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5155192"/>
        <w:docPartObj>
          <w:docPartGallery w:val="Table of Contents"/>
          <w:docPartUnique/>
        </w:docPartObj>
      </w:sdtPr>
      <w:sdtEndPr/>
      <w:sdtContent>
        <w:p w14:paraId="43286FCC" w14:textId="7DD93554" w:rsidR="02EBC143" w:rsidRDefault="07A96B65">
          <w:pPr>
            <w:pStyle w:val="TOC1"/>
            <w:tabs>
              <w:tab w:val="right" w:leader="dot" w:pos="9360"/>
            </w:tabs>
            <w:rPr>
              <w:rStyle w:val="Hyperlink"/>
              <w:rFonts w:asciiTheme="minorHAnsi" w:hAnsiTheme="minorHAnsi" w:cs="Times New Roman"/>
              <w:snapToGrid w:val="0"/>
              <w:w w:val="0"/>
              <w:kern w:val="0"/>
              <w:sz w:val="0"/>
              <w:szCs w:val="0"/>
              <w:u w:color="000000"/>
              <w:bdr w:val="none" w:sz="0" w:space="0" w:color="000000"/>
              <w:shd w:val="clear" w:color="000000" w:fill="000000"/>
              <w:lang w:val="x-none" w:eastAsia="x-none" w:bidi="x-none"/>
              <w14:ligatures w14:val="none"/>
            </w:rPr>
            <w:pPrChange w:id="0" w:author="Kompella, Sai Chandrika" w:date="2023-09-29T04:55:00Z">
              <w:pPr/>
            </w:pPrChange>
          </w:pPr>
          <w:r>
            <w:fldChar w:fldCharType="begin"/>
          </w:r>
          <w:r w:rsidR="02EBC143">
            <w:instrText>TOC \o \z \u \h</w:instrText>
          </w:r>
          <w:r>
            <w:fldChar w:fldCharType="separate"/>
          </w:r>
          <w:r w:rsidR="0034467A">
            <w:fldChar w:fldCharType="begin"/>
          </w:r>
          <w:r w:rsidR="0034467A">
            <w:instrText>HYPERLINK \l "_Toc1538832224" \h</w:instrText>
          </w:r>
          <w:r w:rsidR="0034467A">
            <w:fldChar w:fldCharType="separate"/>
          </w:r>
          <w:r w:rsidRPr="07A96B65">
            <w:rPr>
              <w:rStyle w:val="Hyperlink"/>
            </w:rPr>
            <w:t>1. INTRODUCTION</w:t>
          </w:r>
          <w:ins w:id="1" w:author="Kompella, Sai Chandrika" w:date="2023-09-29T04:55:00Z">
            <w:r w:rsidR="02EBC143">
              <w:tab/>
            </w:r>
          </w:ins>
          <w:r w:rsidR="02EBC143">
            <w:fldChar w:fldCharType="begin"/>
          </w:r>
          <w:r w:rsidR="02EBC143">
            <w:instrText>PAGEREF _Toc1538832224 \h</w:instrText>
          </w:r>
          <w:r w:rsidR="02EBC143">
            <w:fldChar w:fldCharType="separate"/>
          </w:r>
          <w:r w:rsidRPr="07A96B65">
            <w:rPr>
              <w:rStyle w:val="Hyperlink"/>
            </w:rPr>
            <w:t>2</w:t>
          </w:r>
          <w:r w:rsidR="02EBC143">
            <w:fldChar w:fldCharType="end"/>
          </w:r>
          <w:r w:rsidR="0034467A">
            <w:fldChar w:fldCharType="end"/>
          </w:r>
        </w:p>
        <w:p w14:paraId="503CC055" w14:textId="0409BBE5" w:rsidR="02EBC143" w:rsidRDefault="0034467A">
          <w:pPr>
            <w:pStyle w:val="TOC2"/>
            <w:tabs>
              <w:tab w:val="right" w:leader="dot" w:pos="9360"/>
            </w:tabs>
            <w:rPr>
              <w:rStyle w:val="Hyperlink"/>
            </w:rPr>
            <w:pPrChange w:id="2" w:author="Kompella, Sai Chandrika" w:date="2023-09-29T04:55:00Z">
              <w:pPr/>
            </w:pPrChange>
          </w:pPr>
          <w:r>
            <w:fldChar w:fldCharType="begin"/>
          </w:r>
          <w:r>
            <w:instrText>HYPERLINK \l "_Toc569883111" \h</w:instrText>
          </w:r>
          <w:r>
            <w:fldChar w:fldCharType="separate"/>
          </w:r>
          <w:r w:rsidR="07A96B65" w:rsidRPr="07A96B65">
            <w:rPr>
              <w:rStyle w:val="Hyperlink"/>
            </w:rPr>
            <w:t>1.1 Background</w:t>
          </w:r>
          <w:ins w:id="3" w:author="Kompella, Sai Chandrika" w:date="2023-09-29T04:55:00Z">
            <w:r>
              <w:tab/>
            </w:r>
          </w:ins>
          <w:r>
            <w:fldChar w:fldCharType="begin"/>
          </w:r>
          <w:r>
            <w:instrText>PAGEREF _Toc569883111 \h</w:instrText>
          </w:r>
          <w:r>
            <w:fldChar w:fldCharType="separate"/>
          </w:r>
          <w:r w:rsidR="07A96B65" w:rsidRPr="07A96B65">
            <w:rPr>
              <w:rStyle w:val="Hyperlink"/>
            </w:rPr>
            <w:t>3</w:t>
          </w:r>
          <w:r>
            <w:fldChar w:fldCharType="end"/>
          </w:r>
          <w:r>
            <w:fldChar w:fldCharType="end"/>
          </w:r>
        </w:p>
        <w:p w14:paraId="29B6D01B" w14:textId="0AC5D8CA" w:rsidR="02EBC143" w:rsidRDefault="0034467A">
          <w:pPr>
            <w:pStyle w:val="TOC2"/>
            <w:tabs>
              <w:tab w:val="right" w:leader="dot" w:pos="9360"/>
            </w:tabs>
            <w:rPr>
              <w:rStyle w:val="Hyperlink"/>
            </w:rPr>
            <w:pPrChange w:id="4" w:author="Kompella, Sai Chandrika" w:date="2023-09-29T04:55:00Z">
              <w:pPr/>
            </w:pPrChange>
          </w:pPr>
          <w:r>
            <w:fldChar w:fldCharType="begin"/>
          </w:r>
          <w:r>
            <w:instrText>HYPERLINK \l "_Toc1847154652" \h</w:instrText>
          </w:r>
          <w:r>
            <w:fldChar w:fldCharType="separate"/>
          </w:r>
          <w:r w:rsidR="07A96B65" w:rsidRPr="07A96B65">
            <w:rPr>
              <w:rStyle w:val="Hyperlink"/>
            </w:rPr>
            <w:t>1.2 Problem Statement</w:t>
          </w:r>
          <w:ins w:id="5" w:author="Kompella, Sai Chandrika" w:date="2023-09-29T04:55:00Z">
            <w:r>
              <w:tab/>
            </w:r>
          </w:ins>
          <w:r>
            <w:fldChar w:fldCharType="begin"/>
          </w:r>
          <w:r>
            <w:instrText>PAGEREF _Toc1847154652 \h</w:instrText>
          </w:r>
          <w:r>
            <w:fldChar w:fldCharType="separate"/>
          </w:r>
          <w:r w:rsidR="07A96B65" w:rsidRPr="07A96B65">
            <w:rPr>
              <w:rStyle w:val="Hyperlink"/>
            </w:rPr>
            <w:t>3</w:t>
          </w:r>
          <w:r>
            <w:fldChar w:fldCharType="end"/>
          </w:r>
          <w:r>
            <w:fldChar w:fldCharType="end"/>
          </w:r>
        </w:p>
        <w:p w14:paraId="3E0A39FE" w14:textId="1C7A8854" w:rsidR="02EBC143" w:rsidRDefault="0034467A">
          <w:pPr>
            <w:pStyle w:val="TOC1"/>
            <w:tabs>
              <w:tab w:val="right" w:leader="dot" w:pos="9360"/>
            </w:tabs>
            <w:rPr>
              <w:rStyle w:val="Hyperlink"/>
            </w:rPr>
            <w:pPrChange w:id="6" w:author="Kompella, Sai Chandrika" w:date="2023-09-29T04:55:00Z">
              <w:pPr/>
            </w:pPrChange>
          </w:pPr>
          <w:r>
            <w:fldChar w:fldCharType="begin"/>
          </w:r>
          <w:r>
            <w:instrText>HYPERLINK \l "_Toc170649694" \h</w:instrText>
          </w:r>
          <w:r>
            <w:fldChar w:fldCharType="separate"/>
          </w:r>
          <w:r w:rsidR="07A96B65" w:rsidRPr="07A96B65">
            <w:rPr>
              <w:rStyle w:val="Hyperlink"/>
            </w:rPr>
            <w:t>2.DATA DESCRIPTIVE ANALYSIS</w:t>
          </w:r>
          <w:ins w:id="7" w:author="Kompella, Sai Chandrika" w:date="2023-09-29T04:55:00Z">
            <w:r>
              <w:tab/>
            </w:r>
          </w:ins>
          <w:r>
            <w:fldChar w:fldCharType="begin"/>
          </w:r>
          <w:r>
            <w:instrText>PAGEREF _Toc170649694 \h</w:instrText>
          </w:r>
          <w:r>
            <w:fldChar w:fldCharType="separate"/>
          </w:r>
          <w:r w:rsidR="07A96B65" w:rsidRPr="07A96B65">
            <w:rPr>
              <w:rStyle w:val="Hyperlink"/>
            </w:rPr>
            <w:t>4</w:t>
          </w:r>
          <w:r>
            <w:fldChar w:fldCharType="end"/>
          </w:r>
          <w:r>
            <w:fldChar w:fldCharType="end"/>
          </w:r>
        </w:p>
        <w:p w14:paraId="5EC5B98F" w14:textId="6631389E" w:rsidR="02EBC143" w:rsidRDefault="0034467A">
          <w:pPr>
            <w:pStyle w:val="TOC2"/>
            <w:tabs>
              <w:tab w:val="right" w:leader="dot" w:pos="9360"/>
            </w:tabs>
            <w:rPr>
              <w:rStyle w:val="Hyperlink"/>
            </w:rPr>
            <w:pPrChange w:id="8" w:author="Kompella, Sai Chandrika" w:date="2023-09-29T04:55:00Z">
              <w:pPr/>
            </w:pPrChange>
          </w:pPr>
          <w:r>
            <w:fldChar w:fldCharType="begin"/>
          </w:r>
          <w:r>
            <w:instrText>HYPERLINK \l "_Toc2014602087" \h</w:instrText>
          </w:r>
          <w:r>
            <w:fldChar w:fldCharType="separate"/>
          </w:r>
          <w:r w:rsidR="07A96B65" w:rsidRPr="07A96B65">
            <w:rPr>
              <w:rStyle w:val="Hyperlink"/>
            </w:rPr>
            <w:t>2.1 Target descriptive analysis</w:t>
          </w:r>
          <w:ins w:id="9" w:author="Kompella, Sai Chandrika" w:date="2023-09-29T04:55:00Z">
            <w:r>
              <w:tab/>
            </w:r>
          </w:ins>
          <w:r>
            <w:fldChar w:fldCharType="begin"/>
          </w:r>
          <w:r>
            <w:instrText>PAGEREF _Toc2014602087 \h</w:instrText>
          </w:r>
          <w:r>
            <w:fldChar w:fldCharType="separate"/>
          </w:r>
          <w:r w:rsidR="07A96B65" w:rsidRPr="07A96B65">
            <w:rPr>
              <w:rStyle w:val="Hyperlink"/>
            </w:rPr>
            <w:t>4</w:t>
          </w:r>
          <w:r>
            <w:fldChar w:fldCharType="end"/>
          </w:r>
          <w:r>
            <w:fldChar w:fldCharType="end"/>
          </w:r>
        </w:p>
        <w:p w14:paraId="45B31010" w14:textId="5DB58925" w:rsidR="02EBC143" w:rsidRDefault="0034467A">
          <w:pPr>
            <w:pStyle w:val="TOC2"/>
            <w:tabs>
              <w:tab w:val="right" w:leader="dot" w:pos="9360"/>
            </w:tabs>
            <w:rPr>
              <w:rStyle w:val="Hyperlink"/>
            </w:rPr>
            <w:pPrChange w:id="10" w:author="Kompella, Sai Chandrika" w:date="2023-09-29T04:55:00Z">
              <w:pPr/>
            </w:pPrChange>
          </w:pPr>
          <w:r>
            <w:fldChar w:fldCharType="begin"/>
          </w:r>
          <w:r>
            <w:instrText>HYPERLINK \l "_Toc722235016" \h</w:instrText>
          </w:r>
          <w:r>
            <w:fldChar w:fldCharType="separate"/>
          </w:r>
          <w:r w:rsidR="07A96B65" w:rsidRPr="07A96B65">
            <w:rPr>
              <w:rStyle w:val="Hyperlink"/>
            </w:rPr>
            <w:t>2.2 Medical claim descriptive analysis</w:t>
          </w:r>
          <w:ins w:id="11" w:author="Kompella, Sai Chandrika" w:date="2023-09-29T04:55:00Z">
            <w:r>
              <w:tab/>
            </w:r>
          </w:ins>
          <w:r>
            <w:fldChar w:fldCharType="begin"/>
          </w:r>
          <w:r>
            <w:instrText>PAGEREF _Toc722235016 \h</w:instrText>
          </w:r>
          <w:r>
            <w:fldChar w:fldCharType="separate"/>
          </w:r>
          <w:r w:rsidR="07A96B65" w:rsidRPr="07A96B65">
            <w:rPr>
              <w:rStyle w:val="Hyperlink"/>
            </w:rPr>
            <w:t>8</w:t>
          </w:r>
          <w:r>
            <w:fldChar w:fldCharType="end"/>
          </w:r>
          <w:r>
            <w:fldChar w:fldCharType="end"/>
          </w:r>
        </w:p>
        <w:p w14:paraId="585E6702" w14:textId="6D4CF710" w:rsidR="02EBC143" w:rsidRDefault="0034467A">
          <w:pPr>
            <w:pStyle w:val="TOC2"/>
            <w:tabs>
              <w:tab w:val="right" w:leader="dot" w:pos="9360"/>
            </w:tabs>
            <w:rPr>
              <w:rStyle w:val="Hyperlink"/>
            </w:rPr>
            <w:pPrChange w:id="12" w:author="Kompella, Sai Chandrika" w:date="2023-09-29T04:55:00Z">
              <w:pPr/>
            </w:pPrChange>
          </w:pPr>
          <w:r>
            <w:fldChar w:fldCharType="begin"/>
          </w:r>
          <w:r>
            <w:instrText>HYPERLINK \l "_Toc1740528154" \h</w:instrText>
          </w:r>
          <w:r>
            <w:fldChar w:fldCharType="separate"/>
          </w:r>
          <w:r w:rsidR="07A96B65" w:rsidRPr="07A96B65">
            <w:rPr>
              <w:rStyle w:val="Hyperlink"/>
            </w:rPr>
            <w:t>2.3 Pharmacy claim descriptive analysis</w:t>
          </w:r>
          <w:ins w:id="13" w:author="Kompella, Sai Chandrika" w:date="2023-09-29T04:55:00Z">
            <w:r>
              <w:tab/>
            </w:r>
          </w:ins>
          <w:r>
            <w:fldChar w:fldCharType="begin"/>
          </w:r>
          <w:r>
            <w:instrText>PAGEREF _Toc1740528154 \h</w:instrText>
          </w:r>
          <w:r>
            <w:fldChar w:fldCharType="separate"/>
          </w:r>
          <w:r w:rsidR="07A96B65" w:rsidRPr="07A96B65">
            <w:rPr>
              <w:rStyle w:val="Hyperlink"/>
            </w:rPr>
            <w:t>9</w:t>
          </w:r>
          <w:r>
            <w:fldChar w:fldCharType="end"/>
          </w:r>
          <w:r>
            <w:fldChar w:fldCharType="end"/>
          </w:r>
        </w:p>
        <w:p w14:paraId="2000C839" w14:textId="60977C0A" w:rsidR="02EBC143" w:rsidRDefault="0034467A">
          <w:pPr>
            <w:pStyle w:val="TOC2"/>
            <w:tabs>
              <w:tab w:val="right" w:leader="dot" w:pos="9360"/>
            </w:tabs>
            <w:rPr>
              <w:rStyle w:val="Hyperlink"/>
            </w:rPr>
            <w:pPrChange w:id="14" w:author="Kompella, Sai Chandrika" w:date="2023-09-29T04:55:00Z">
              <w:pPr/>
            </w:pPrChange>
          </w:pPr>
          <w:r>
            <w:fldChar w:fldCharType="begin"/>
          </w:r>
          <w:r>
            <w:instrText>HYPERLINK \l "_Toc2064816046" \h</w:instrText>
          </w:r>
          <w:r>
            <w:fldChar w:fldCharType="separate"/>
          </w:r>
          <w:r w:rsidR="07A96B65" w:rsidRPr="07A96B65">
            <w:rPr>
              <w:rStyle w:val="Hyperlink"/>
            </w:rPr>
            <w:t>2.4 Training Data descriptive analysis</w:t>
          </w:r>
          <w:ins w:id="15" w:author="Kompella, Sai Chandrika" w:date="2023-09-29T04:55:00Z">
            <w:r>
              <w:tab/>
            </w:r>
          </w:ins>
          <w:r>
            <w:fldChar w:fldCharType="begin"/>
          </w:r>
          <w:r>
            <w:instrText>PAGEREF _Toc2064816046 \h</w:instrText>
          </w:r>
          <w:r>
            <w:fldChar w:fldCharType="separate"/>
          </w:r>
          <w:r w:rsidR="07A96B65" w:rsidRPr="07A96B65">
            <w:rPr>
              <w:rStyle w:val="Hyperlink"/>
            </w:rPr>
            <w:t>11</w:t>
          </w:r>
          <w:r>
            <w:fldChar w:fldCharType="end"/>
          </w:r>
          <w:r>
            <w:fldChar w:fldCharType="end"/>
          </w:r>
        </w:p>
        <w:p w14:paraId="681DBC47" w14:textId="31AF53A6" w:rsidR="02EBC143" w:rsidRDefault="0034467A">
          <w:pPr>
            <w:pStyle w:val="TOC1"/>
            <w:tabs>
              <w:tab w:val="right" w:leader="dot" w:pos="9360"/>
            </w:tabs>
            <w:rPr>
              <w:rStyle w:val="Hyperlink"/>
            </w:rPr>
            <w:pPrChange w:id="16" w:author="Kompella, Sai Chandrika" w:date="2023-09-29T04:55:00Z">
              <w:pPr/>
            </w:pPrChange>
          </w:pPr>
          <w:r>
            <w:fldChar w:fldCharType="begin"/>
          </w:r>
          <w:r>
            <w:instrText>HYPERLINK \l "_Toc182746831" \h</w:instrText>
          </w:r>
          <w:r>
            <w:fldChar w:fldCharType="separate"/>
          </w:r>
          <w:r w:rsidR="07A96B65" w:rsidRPr="07A96B65">
            <w:rPr>
              <w:rStyle w:val="Hyperlink"/>
            </w:rPr>
            <w:t>3. EVALUATION METRICS (Helen)</w:t>
          </w:r>
          <w:ins w:id="17" w:author="Kompella, Sai Chandrika" w:date="2023-09-29T04:55:00Z">
            <w:r>
              <w:tab/>
            </w:r>
          </w:ins>
          <w:r>
            <w:fldChar w:fldCharType="begin"/>
          </w:r>
          <w:r>
            <w:instrText>PAGEREF _Toc182746831 \h</w:instrText>
          </w:r>
          <w:r>
            <w:fldChar w:fldCharType="separate"/>
          </w:r>
          <w:r w:rsidR="07A96B65" w:rsidRPr="07A96B65">
            <w:rPr>
              <w:rStyle w:val="Hyperlink"/>
            </w:rPr>
            <w:t>14</w:t>
          </w:r>
          <w:r>
            <w:fldChar w:fldCharType="end"/>
          </w:r>
          <w:r>
            <w:fldChar w:fldCharType="end"/>
          </w:r>
        </w:p>
        <w:p w14:paraId="6AEA59EF" w14:textId="79E7A4C0" w:rsidR="02EBC143" w:rsidRDefault="0034467A">
          <w:pPr>
            <w:pStyle w:val="TOC2"/>
            <w:tabs>
              <w:tab w:val="right" w:leader="dot" w:pos="9360"/>
            </w:tabs>
            <w:rPr>
              <w:rStyle w:val="Hyperlink"/>
            </w:rPr>
            <w:pPrChange w:id="18" w:author="Kompella, Sai Chandrika" w:date="2023-09-29T04:55:00Z">
              <w:pPr/>
            </w:pPrChange>
          </w:pPr>
          <w:r>
            <w:fldChar w:fldCharType="begin"/>
          </w:r>
          <w:r>
            <w:instrText>HYPERLINK \l "_Toc1561055716" \h</w:instrText>
          </w:r>
          <w:r>
            <w:fldChar w:fldCharType="separate"/>
          </w:r>
          <w:r w:rsidR="07A96B65" w:rsidRPr="07A96B65">
            <w:rPr>
              <w:rStyle w:val="Hyperlink"/>
            </w:rPr>
            <w:t>3.1 Confusion matrix</w:t>
          </w:r>
          <w:ins w:id="19" w:author="Kompella, Sai Chandrika" w:date="2023-09-29T04:55:00Z">
            <w:r>
              <w:tab/>
            </w:r>
          </w:ins>
          <w:r>
            <w:fldChar w:fldCharType="begin"/>
          </w:r>
          <w:r>
            <w:instrText>PAGEREF _Toc1561055716 \h</w:instrText>
          </w:r>
          <w:r>
            <w:fldChar w:fldCharType="separate"/>
          </w:r>
          <w:r w:rsidR="07A96B65" w:rsidRPr="07A96B65">
            <w:rPr>
              <w:rStyle w:val="Hyperlink"/>
            </w:rPr>
            <w:t>15</w:t>
          </w:r>
          <w:r>
            <w:fldChar w:fldCharType="end"/>
          </w:r>
          <w:r>
            <w:fldChar w:fldCharType="end"/>
          </w:r>
        </w:p>
        <w:p w14:paraId="72C2E475" w14:textId="5475E505" w:rsidR="02EBC143" w:rsidRDefault="0034467A">
          <w:pPr>
            <w:pStyle w:val="TOC3"/>
            <w:tabs>
              <w:tab w:val="right" w:leader="dot" w:pos="9360"/>
            </w:tabs>
            <w:rPr>
              <w:rStyle w:val="Hyperlink"/>
            </w:rPr>
            <w:pPrChange w:id="20" w:author="Kompella, Sai Chandrika" w:date="2023-09-29T04:55:00Z">
              <w:pPr/>
            </w:pPrChange>
          </w:pPr>
          <w:r>
            <w:fldChar w:fldCharType="begin"/>
          </w:r>
          <w:r>
            <w:instrText>HYPERLINK \l "_Toc125950246" \h</w:instrText>
          </w:r>
          <w:r>
            <w:fldChar w:fldCharType="separate"/>
          </w:r>
          <w:r w:rsidR="07A96B65" w:rsidRPr="07A96B65">
            <w:rPr>
              <w:rStyle w:val="Hyperlink"/>
            </w:rPr>
            <w:t>3.1.1 Precision</w:t>
          </w:r>
          <w:ins w:id="21" w:author="Kompella, Sai Chandrika" w:date="2023-09-29T04:55:00Z">
            <w:r>
              <w:tab/>
            </w:r>
          </w:ins>
          <w:r>
            <w:fldChar w:fldCharType="begin"/>
          </w:r>
          <w:r>
            <w:instrText>PAGEREF _Toc125950246 \h</w:instrText>
          </w:r>
          <w:r>
            <w:fldChar w:fldCharType="separate"/>
          </w:r>
          <w:r w:rsidR="07A96B65" w:rsidRPr="07A96B65">
            <w:rPr>
              <w:rStyle w:val="Hyperlink"/>
            </w:rPr>
            <w:t>15</w:t>
          </w:r>
          <w:r>
            <w:fldChar w:fldCharType="end"/>
          </w:r>
          <w:r>
            <w:fldChar w:fldCharType="end"/>
          </w:r>
        </w:p>
        <w:p w14:paraId="15EED072" w14:textId="4A48562B" w:rsidR="02EBC143" w:rsidRDefault="0034467A">
          <w:pPr>
            <w:pStyle w:val="TOC3"/>
            <w:tabs>
              <w:tab w:val="right" w:leader="dot" w:pos="9360"/>
            </w:tabs>
            <w:rPr>
              <w:rStyle w:val="Hyperlink"/>
            </w:rPr>
            <w:pPrChange w:id="22" w:author="Kompella, Sai Chandrika" w:date="2023-09-29T04:55:00Z">
              <w:pPr/>
            </w:pPrChange>
          </w:pPr>
          <w:r>
            <w:fldChar w:fldCharType="begin"/>
          </w:r>
          <w:r>
            <w:instrText>HYPERLINK \l "_Toc599171061" \h</w:instrText>
          </w:r>
          <w:r>
            <w:fldChar w:fldCharType="separate"/>
          </w:r>
          <w:r w:rsidR="07A96B65" w:rsidRPr="07A96B65">
            <w:rPr>
              <w:rStyle w:val="Hyperlink"/>
            </w:rPr>
            <w:t>3.1.2 Recall</w:t>
          </w:r>
          <w:ins w:id="23" w:author="Kompella, Sai Chandrika" w:date="2023-09-29T04:55:00Z">
            <w:r>
              <w:tab/>
            </w:r>
          </w:ins>
          <w:r>
            <w:fldChar w:fldCharType="begin"/>
          </w:r>
          <w:r>
            <w:instrText>PAGEREF _Toc599171061 \h</w:instrText>
          </w:r>
          <w:r>
            <w:fldChar w:fldCharType="separate"/>
          </w:r>
          <w:r w:rsidR="07A96B65" w:rsidRPr="07A96B65">
            <w:rPr>
              <w:rStyle w:val="Hyperlink"/>
            </w:rPr>
            <w:t>15</w:t>
          </w:r>
          <w:r>
            <w:fldChar w:fldCharType="end"/>
          </w:r>
          <w:r>
            <w:fldChar w:fldCharType="end"/>
          </w:r>
        </w:p>
        <w:p w14:paraId="19D7B828" w14:textId="19A82075" w:rsidR="07A96B65" w:rsidRDefault="0034467A">
          <w:pPr>
            <w:pStyle w:val="TOC3"/>
            <w:tabs>
              <w:tab w:val="right" w:leader="dot" w:pos="9360"/>
            </w:tabs>
            <w:rPr>
              <w:rStyle w:val="Hyperlink"/>
            </w:rPr>
            <w:pPrChange w:id="24" w:author="Kompella, Sai Chandrika" w:date="2023-09-29T04:55:00Z">
              <w:pPr/>
            </w:pPrChange>
          </w:pPr>
          <w:r>
            <w:fldChar w:fldCharType="begin"/>
          </w:r>
          <w:r>
            <w:instrText>HYPERLINK \l "_Toc234646502" \h</w:instrText>
          </w:r>
          <w:r>
            <w:fldChar w:fldCharType="separate"/>
          </w:r>
          <w:r w:rsidR="07A96B65" w:rsidRPr="07A96B65">
            <w:rPr>
              <w:rStyle w:val="Hyperlink"/>
            </w:rPr>
            <w:t>3.1.3 F1 Score</w:t>
          </w:r>
          <w:ins w:id="25" w:author="Kompella, Sai Chandrika" w:date="2023-09-29T04:55:00Z">
            <w:r w:rsidR="07A96B65">
              <w:tab/>
            </w:r>
          </w:ins>
          <w:r w:rsidR="07A96B65">
            <w:fldChar w:fldCharType="begin"/>
          </w:r>
          <w:r w:rsidR="07A96B65">
            <w:instrText>PAGEREF _Toc234646502 \h</w:instrText>
          </w:r>
          <w:r w:rsidR="07A96B65">
            <w:fldChar w:fldCharType="separate"/>
          </w:r>
          <w:r w:rsidR="07A96B65" w:rsidRPr="07A96B65">
            <w:rPr>
              <w:rStyle w:val="Hyperlink"/>
            </w:rPr>
            <w:t>16</w:t>
          </w:r>
          <w:r w:rsidR="07A96B65">
            <w:fldChar w:fldCharType="end"/>
          </w:r>
          <w:r>
            <w:fldChar w:fldCharType="end"/>
          </w:r>
        </w:p>
        <w:p w14:paraId="541D37C7" w14:textId="73A5C999" w:rsidR="07A96B65" w:rsidRDefault="0034467A">
          <w:pPr>
            <w:pStyle w:val="TOC2"/>
            <w:tabs>
              <w:tab w:val="right" w:leader="dot" w:pos="9360"/>
            </w:tabs>
            <w:rPr>
              <w:rStyle w:val="Hyperlink"/>
            </w:rPr>
            <w:pPrChange w:id="26" w:author="Kompella, Sai Chandrika" w:date="2023-09-29T04:55:00Z">
              <w:pPr/>
            </w:pPrChange>
          </w:pPr>
          <w:r>
            <w:fldChar w:fldCharType="begin"/>
          </w:r>
          <w:r>
            <w:instrText>HYPERLINK \l "_Toc488857219" \h</w:instrText>
          </w:r>
          <w:r>
            <w:fldChar w:fldCharType="separate"/>
          </w:r>
          <w:r w:rsidR="07A96B65" w:rsidRPr="07A96B65">
            <w:rPr>
              <w:rStyle w:val="Hyperlink"/>
            </w:rPr>
            <w:t>3.2 Micro-averaged Metrics</w:t>
          </w:r>
          <w:ins w:id="27" w:author="Kompella, Sai Chandrika" w:date="2023-09-29T04:55:00Z">
            <w:r w:rsidR="07A96B65">
              <w:tab/>
            </w:r>
          </w:ins>
          <w:r w:rsidR="07A96B65">
            <w:fldChar w:fldCharType="begin"/>
          </w:r>
          <w:r w:rsidR="07A96B65">
            <w:instrText>PAGEREF _Toc488857219 \h</w:instrText>
          </w:r>
          <w:r w:rsidR="07A96B65">
            <w:fldChar w:fldCharType="separate"/>
          </w:r>
          <w:r w:rsidR="07A96B65" w:rsidRPr="07A96B65">
            <w:rPr>
              <w:rStyle w:val="Hyperlink"/>
            </w:rPr>
            <w:t>16</w:t>
          </w:r>
          <w:r w:rsidR="07A96B65">
            <w:fldChar w:fldCharType="end"/>
          </w:r>
          <w:r>
            <w:fldChar w:fldCharType="end"/>
          </w:r>
        </w:p>
        <w:p w14:paraId="2F6936DD" w14:textId="752022A8" w:rsidR="07A96B65" w:rsidRDefault="0034467A">
          <w:pPr>
            <w:pStyle w:val="TOC2"/>
            <w:tabs>
              <w:tab w:val="right" w:leader="dot" w:pos="9360"/>
            </w:tabs>
            <w:rPr>
              <w:rStyle w:val="Hyperlink"/>
            </w:rPr>
            <w:pPrChange w:id="28" w:author="Kompella, Sai Chandrika" w:date="2023-09-29T04:55:00Z">
              <w:pPr/>
            </w:pPrChange>
          </w:pPr>
          <w:r>
            <w:fldChar w:fldCharType="begin"/>
          </w:r>
          <w:r>
            <w:instrText>HYPERLINK \l "_Toc2064045451" \h</w:instrText>
          </w:r>
          <w:r>
            <w:fldChar w:fldCharType="separate"/>
          </w:r>
          <w:r w:rsidR="07A96B65" w:rsidRPr="07A96B65">
            <w:rPr>
              <w:rStyle w:val="Hyperlink"/>
            </w:rPr>
            <w:t>3.3 Macro-averaged Metrics</w:t>
          </w:r>
          <w:ins w:id="29" w:author="Kompella, Sai Chandrika" w:date="2023-09-29T04:55:00Z">
            <w:r w:rsidR="07A96B65">
              <w:tab/>
            </w:r>
          </w:ins>
          <w:r w:rsidR="07A96B65">
            <w:fldChar w:fldCharType="begin"/>
          </w:r>
          <w:r w:rsidR="07A96B65">
            <w:instrText>PAGEREF _Toc2064045451 \h</w:instrText>
          </w:r>
          <w:r w:rsidR="07A96B65">
            <w:fldChar w:fldCharType="separate"/>
          </w:r>
          <w:r w:rsidR="07A96B65" w:rsidRPr="07A96B65">
            <w:rPr>
              <w:rStyle w:val="Hyperlink"/>
            </w:rPr>
            <w:t>17</w:t>
          </w:r>
          <w:r w:rsidR="07A96B65">
            <w:fldChar w:fldCharType="end"/>
          </w:r>
          <w:r>
            <w:fldChar w:fldCharType="end"/>
          </w:r>
        </w:p>
        <w:p w14:paraId="55BAB698" w14:textId="7F59D483" w:rsidR="07A96B65" w:rsidRDefault="0034467A">
          <w:pPr>
            <w:pStyle w:val="TOC2"/>
            <w:tabs>
              <w:tab w:val="right" w:leader="dot" w:pos="9360"/>
            </w:tabs>
            <w:rPr>
              <w:rStyle w:val="Hyperlink"/>
            </w:rPr>
            <w:pPrChange w:id="30" w:author="Kompella, Sai Chandrika" w:date="2023-09-29T04:55:00Z">
              <w:pPr/>
            </w:pPrChange>
          </w:pPr>
          <w:r>
            <w:fldChar w:fldCharType="begin"/>
          </w:r>
          <w:r>
            <w:instrText>HYPERLINK \l "_Toc1811076731" \h</w:instrText>
          </w:r>
          <w:r>
            <w:fldChar w:fldCharType="separate"/>
          </w:r>
          <w:r w:rsidR="07A96B65" w:rsidRPr="07A96B65">
            <w:rPr>
              <w:rStyle w:val="Hyperlink"/>
            </w:rPr>
            <w:t>3.4 Weighted-averaged Metrics</w:t>
          </w:r>
          <w:ins w:id="31" w:author="Kompella, Sai Chandrika" w:date="2023-09-29T04:55:00Z">
            <w:r w:rsidR="07A96B65">
              <w:tab/>
            </w:r>
          </w:ins>
          <w:r w:rsidR="07A96B65">
            <w:fldChar w:fldCharType="begin"/>
          </w:r>
          <w:r w:rsidR="07A96B65">
            <w:instrText>PAGEREF _Toc1811076731 \h</w:instrText>
          </w:r>
          <w:r w:rsidR="07A96B65">
            <w:fldChar w:fldCharType="separate"/>
          </w:r>
          <w:r w:rsidR="07A96B65" w:rsidRPr="07A96B65">
            <w:rPr>
              <w:rStyle w:val="Hyperlink"/>
            </w:rPr>
            <w:t>17</w:t>
          </w:r>
          <w:r w:rsidR="07A96B65">
            <w:fldChar w:fldCharType="end"/>
          </w:r>
          <w:r>
            <w:fldChar w:fldCharType="end"/>
          </w:r>
        </w:p>
        <w:p w14:paraId="63AD2449" w14:textId="0836490A" w:rsidR="07A96B65" w:rsidRDefault="0034467A">
          <w:pPr>
            <w:pStyle w:val="TOC1"/>
            <w:tabs>
              <w:tab w:val="right" w:leader="dot" w:pos="9360"/>
            </w:tabs>
            <w:rPr>
              <w:rStyle w:val="Hyperlink"/>
            </w:rPr>
            <w:pPrChange w:id="32" w:author="Kompella, Sai Chandrika" w:date="2023-09-29T04:55:00Z">
              <w:pPr/>
            </w:pPrChange>
          </w:pPr>
          <w:r>
            <w:fldChar w:fldCharType="begin"/>
          </w:r>
          <w:r>
            <w:instrText>HYPERLINK \l "_Toc1951193626" \h</w:instrText>
          </w:r>
          <w:r>
            <w:fldChar w:fldCharType="separate"/>
          </w:r>
          <w:r w:rsidR="07A96B65" w:rsidRPr="07A96B65">
            <w:rPr>
              <w:rStyle w:val="Hyperlink"/>
            </w:rPr>
            <w:t>4 Machine Learning Modeling and Results</w:t>
          </w:r>
          <w:ins w:id="33" w:author="Kompella, Sai Chandrika" w:date="2023-09-29T04:55:00Z">
            <w:r w:rsidR="07A96B65">
              <w:tab/>
            </w:r>
          </w:ins>
          <w:r w:rsidR="07A96B65">
            <w:fldChar w:fldCharType="begin"/>
          </w:r>
          <w:r w:rsidR="07A96B65">
            <w:instrText>PAGEREF _Toc1951193626 \h</w:instrText>
          </w:r>
          <w:r w:rsidR="07A96B65">
            <w:fldChar w:fldCharType="separate"/>
          </w:r>
          <w:r w:rsidR="07A96B65" w:rsidRPr="07A96B65">
            <w:rPr>
              <w:rStyle w:val="Hyperlink"/>
            </w:rPr>
            <w:t>17</w:t>
          </w:r>
          <w:r w:rsidR="07A96B65">
            <w:fldChar w:fldCharType="end"/>
          </w:r>
          <w:r>
            <w:fldChar w:fldCharType="end"/>
          </w:r>
        </w:p>
        <w:p w14:paraId="53BA5BEC" w14:textId="707CC907" w:rsidR="07A96B65" w:rsidRDefault="0034467A">
          <w:pPr>
            <w:pStyle w:val="TOC2"/>
            <w:tabs>
              <w:tab w:val="right" w:leader="dot" w:pos="9360"/>
            </w:tabs>
            <w:rPr>
              <w:rStyle w:val="Hyperlink"/>
            </w:rPr>
            <w:pPrChange w:id="34" w:author="Kompella, Sai Chandrika" w:date="2023-09-29T04:55:00Z">
              <w:pPr/>
            </w:pPrChange>
          </w:pPr>
          <w:r>
            <w:fldChar w:fldCharType="begin"/>
          </w:r>
          <w:r>
            <w:instrText>HYPERLINK \l "_Toc7290056" \h</w:instrText>
          </w:r>
          <w:r>
            <w:fldChar w:fldCharType="separate"/>
          </w:r>
          <w:r w:rsidR="07A96B65" w:rsidRPr="07A96B65">
            <w:rPr>
              <w:rStyle w:val="Hyperlink"/>
            </w:rPr>
            <w:t>4.1 Machine Learning Models</w:t>
          </w:r>
          <w:ins w:id="35" w:author="Kompella, Sai Chandrika" w:date="2023-09-29T04:55:00Z">
            <w:r w:rsidR="07A96B65">
              <w:tab/>
            </w:r>
          </w:ins>
          <w:r w:rsidR="07A96B65">
            <w:fldChar w:fldCharType="begin"/>
          </w:r>
          <w:r w:rsidR="07A96B65">
            <w:instrText>PAGEREF _Toc7290056 \h</w:instrText>
          </w:r>
          <w:r w:rsidR="07A96B65">
            <w:fldChar w:fldCharType="separate"/>
          </w:r>
          <w:r w:rsidR="07A96B65" w:rsidRPr="07A96B65">
            <w:rPr>
              <w:rStyle w:val="Hyperlink"/>
            </w:rPr>
            <w:t>18</w:t>
          </w:r>
          <w:r w:rsidR="07A96B65">
            <w:fldChar w:fldCharType="end"/>
          </w:r>
          <w:r>
            <w:fldChar w:fldCharType="end"/>
          </w:r>
        </w:p>
        <w:p w14:paraId="3A51D94F" w14:textId="65023FD7" w:rsidR="07A96B65" w:rsidRDefault="0034467A">
          <w:pPr>
            <w:pStyle w:val="TOC3"/>
            <w:tabs>
              <w:tab w:val="right" w:leader="dot" w:pos="9360"/>
            </w:tabs>
            <w:rPr>
              <w:rStyle w:val="Hyperlink"/>
            </w:rPr>
            <w:pPrChange w:id="36" w:author="Kompella, Sai Chandrika" w:date="2023-09-29T04:55:00Z">
              <w:pPr/>
            </w:pPrChange>
          </w:pPr>
          <w:r>
            <w:fldChar w:fldCharType="begin"/>
          </w:r>
          <w:r>
            <w:instrText>HYPERLINK \l "_Toc92436300" \h</w:instrText>
          </w:r>
          <w:r>
            <w:fldChar w:fldCharType="separate"/>
          </w:r>
          <w:r w:rsidR="07A96B65" w:rsidRPr="07A96B65">
            <w:rPr>
              <w:rStyle w:val="Hyperlink"/>
            </w:rPr>
            <w:t>4.1.1 Long Short-Term Memory (LSTM) Model (Chandrika, Helen)</w:t>
          </w:r>
          <w:ins w:id="37" w:author="Kompella, Sai Chandrika" w:date="2023-09-29T04:55:00Z">
            <w:r w:rsidR="07A96B65">
              <w:tab/>
            </w:r>
          </w:ins>
          <w:r w:rsidR="07A96B65">
            <w:fldChar w:fldCharType="begin"/>
          </w:r>
          <w:r w:rsidR="07A96B65">
            <w:instrText>PAGEREF _Toc92436300 \h</w:instrText>
          </w:r>
          <w:r w:rsidR="07A96B65">
            <w:fldChar w:fldCharType="separate"/>
          </w:r>
          <w:r w:rsidR="07A96B65" w:rsidRPr="07A96B65">
            <w:rPr>
              <w:rStyle w:val="Hyperlink"/>
            </w:rPr>
            <w:t>18</w:t>
          </w:r>
          <w:r w:rsidR="07A96B65">
            <w:fldChar w:fldCharType="end"/>
          </w:r>
          <w:r>
            <w:fldChar w:fldCharType="end"/>
          </w:r>
        </w:p>
        <w:p w14:paraId="584F135E" w14:textId="24F48D9E" w:rsidR="07A96B65" w:rsidRDefault="0034467A">
          <w:pPr>
            <w:pStyle w:val="TOC3"/>
            <w:tabs>
              <w:tab w:val="right" w:leader="dot" w:pos="9360"/>
            </w:tabs>
            <w:rPr>
              <w:rStyle w:val="Hyperlink"/>
            </w:rPr>
            <w:pPrChange w:id="38" w:author="Kompella, Sai Chandrika" w:date="2023-09-29T04:55:00Z">
              <w:pPr/>
            </w:pPrChange>
          </w:pPr>
          <w:r>
            <w:fldChar w:fldCharType="begin"/>
          </w:r>
          <w:r>
            <w:instrText>HYPERLINK \l "_Toc362168358" \h</w:instrText>
          </w:r>
          <w:r>
            <w:fldChar w:fldCharType="separate"/>
          </w:r>
          <w:r w:rsidR="07A96B65" w:rsidRPr="07A96B65">
            <w:rPr>
              <w:rStyle w:val="Hyperlink"/>
            </w:rPr>
            <w:t>4.1.2 Random Forest Algorithms</w:t>
          </w:r>
          <w:ins w:id="39" w:author="Kompella, Sai Chandrika" w:date="2023-09-29T04:55:00Z">
            <w:r w:rsidR="07A96B65">
              <w:tab/>
            </w:r>
          </w:ins>
          <w:r w:rsidR="07A96B65">
            <w:fldChar w:fldCharType="begin"/>
          </w:r>
          <w:r w:rsidR="07A96B65">
            <w:instrText>PAGEREF _Toc362168358 \h</w:instrText>
          </w:r>
          <w:r w:rsidR="07A96B65">
            <w:fldChar w:fldCharType="separate"/>
          </w:r>
          <w:r w:rsidR="07A96B65" w:rsidRPr="07A96B65">
            <w:rPr>
              <w:rStyle w:val="Hyperlink"/>
            </w:rPr>
            <w:t>18</w:t>
          </w:r>
          <w:r w:rsidR="07A96B65">
            <w:fldChar w:fldCharType="end"/>
          </w:r>
          <w:r>
            <w:fldChar w:fldCharType="end"/>
          </w:r>
        </w:p>
        <w:p w14:paraId="1F62CC7C" w14:textId="0FDD0D53" w:rsidR="07A96B65" w:rsidRDefault="0034467A">
          <w:pPr>
            <w:pStyle w:val="TOC3"/>
            <w:tabs>
              <w:tab w:val="right" w:leader="dot" w:pos="9360"/>
            </w:tabs>
            <w:rPr>
              <w:rStyle w:val="Hyperlink"/>
            </w:rPr>
            <w:pPrChange w:id="40" w:author="Kompella, Sai Chandrika" w:date="2023-09-29T04:55:00Z">
              <w:pPr/>
            </w:pPrChange>
          </w:pPr>
          <w:r>
            <w:fldChar w:fldCharType="begin"/>
          </w:r>
          <w:r>
            <w:instrText>HYPERLINK \l "_Toc661664151" \h</w:instrText>
          </w:r>
          <w:r>
            <w:fldChar w:fldCharType="separate"/>
          </w:r>
          <w:r w:rsidR="07A96B65" w:rsidRPr="07A96B65">
            <w:rPr>
              <w:rStyle w:val="Hyperlink"/>
            </w:rPr>
            <w:t>4.1.3 Extreme Random Tree Algorithms</w:t>
          </w:r>
          <w:ins w:id="41" w:author="Kompella, Sai Chandrika" w:date="2023-09-29T04:55:00Z">
            <w:r w:rsidR="07A96B65">
              <w:tab/>
            </w:r>
          </w:ins>
          <w:r w:rsidR="07A96B65">
            <w:fldChar w:fldCharType="begin"/>
          </w:r>
          <w:r w:rsidR="07A96B65">
            <w:instrText>PAGEREF _Toc661664151 \h</w:instrText>
          </w:r>
          <w:r w:rsidR="07A96B65">
            <w:fldChar w:fldCharType="separate"/>
          </w:r>
          <w:r w:rsidR="07A96B65" w:rsidRPr="07A96B65">
            <w:rPr>
              <w:rStyle w:val="Hyperlink"/>
            </w:rPr>
            <w:t>19</w:t>
          </w:r>
          <w:r w:rsidR="07A96B65">
            <w:fldChar w:fldCharType="end"/>
          </w:r>
          <w:r>
            <w:fldChar w:fldCharType="end"/>
          </w:r>
        </w:p>
        <w:p w14:paraId="41BE0A5C" w14:textId="609D458A" w:rsidR="07A96B65" w:rsidRDefault="0034467A">
          <w:pPr>
            <w:pStyle w:val="TOC3"/>
            <w:tabs>
              <w:tab w:val="right" w:leader="dot" w:pos="9360"/>
            </w:tabs>
            <w:rPr>
              <w:rStyle w:val="Hyperlink"/>
            </w:rPr>
            <w:pPrChange w:id="42" w:author="Kompella, Sai Chandrika" w:date="2023-09-29T04:55:00Z">
              <w:pPr/>
            </w:pPrChange>
          </w:pPr>
          <w:r>
            <w:fldChar w:fldCharType="begin"/>
          </w:r>
          <w:r>
            <w:instrText>HYPERLINK \l "_Toc1435399253" \h</w:instrText>
          </w:r>
          <w:r>
            <w:fldChar w:fldCharType="separate"/>
          </w:r>
          <w:r w:rsidR="07A96B65" w:rsidRPr="07A96B65">
            <w:rPr>
              <w:rStyle w:val="Hyperlink"/>
            </w:rPr>
            <w:t>4.1.4 Boosting Tree Algorithms</w:t>
          </w:r>
          <w:ins w:id="43" w:author="Kompella, Sai Chandrika" w:date="2023-09-29T04:55:00Z">
            <w:r w:rsidR="07A96B65">
              <w:tab/>
            </w:r>
          </w:ins>
          <w:r w:rsidR="07A96B65">
            <w:fldChar w:fldCharType="begin"/>
          </w:r>
          <w:r w:rsidR="07A96B65">
            <w:instrText>PAGEREF _Toc1435399253 \h</w:instrText>
          </w:r>
          <w:r w:rsidR="07A96B65">
            <w:fldChar w:fldCharType="separate"/>
          </w:r>
          <w:r w:rsidR="07A96B65" w:rsidRPr="07A96B65">
            <w:rPr>
              <w:rStyle w:val="Hyperlink"/>
            </w:rPr>
            <w:t>19</w:t>
          </w:r>
          <w:r w:rsidR="07A96B65">
            <w:fldChar w:fldCharType="end"/>
          </w:r>
          <w:r>
            <w:fldChar w:fldCharType="end"/>
          </w:r>
        </w:p>
        <w:p w14:paraId="72A586C1" w14:textId="2997B943" w:rsidR="07A96B65" w:rsidRDefault="0034467A">
          <w:pPr>
            <w:pStyle w:val="TOC3"/>
            <w:tabs>
              <w:tab w:val="right" w:leader="dot" w:pos="9360"/>
            </w:tabs>
            <w:rPr>
              <w:rStyle w:val="Hyperlink"/>
            </w:rPr>
            <w:pPrChange w:id="44" w:author="Kompella, Sai Chandrika" w:date="2023-09-29T04:55:00Z">
              <w:pPr/>
            </w:pPrChange>
          </w:pPr>
          <w:r>
            <w:fldChar w:fldCharType="begin"/>
          </w:r>
          <w:r>
            <w:instrText>HYPERLINK \l "_Toc764585966" \h</w:instrText>
          </w:r>
          <w:r>
            <w:fldChar w:fldCharType="separate"/>
          </w:r>
          <w:r w:rsidR="07A96B65" w:rsidRPr="07A96B65">
            <w:rPr>
              <w:rStyle w:val="Hyperlink"/>
            </w:rPr>
            <w:t>4.1.5 Neural Network Algorithms</w:t>
          </w:r>
          <w:ins w:id="45" w:author="Kompella, Sai Chandrika" w:date="2023-09-29T04:55:00Z">
            <w:r w:rsidR="07A96B65">
              <w:tab/>
            </w:r>
          </w:ins>
          <w:r w:rsidR="07A96B65">
            <w:fldChar w:fldCharType="begin"/>
          </w:r>
          <w:r w:rsidR="07A96B65">
            <w:instrText>PAGEREF _Toc764585966 \h</w:instrText>
          </w:r>
          <w:r w:rsidR="07A96B65">
            <w:fldChar w:fldCharType="separate"/>
          </w:r>
          <w:r w:rsidR="07A96B65" w:rsidRPr="07A96B65">
            <w:rPr>
              <w:rStyle w:val="Hyperlink"/>
            </w:rPr>
            <w:t>21</w:t>
          </w:r>
          <w:r w:rsidR="07A96B65">
            <w:fldChar w:fldCharType="end"/>
          </w:r>
          <w:r>
            <w:fldChar w:fldCharType="end"/>
          </w:r>
        </w:p>
        <w:p w14:paraId="78625952" w14:textId="11E8E2A4" w:rsidR="07A96B65" w:rsidRDefault="0034467A">
          <w:pPr>
            <w:pStyle w:val="TOC2"/>
            <w:tabs>
              <w:tab w:val="right" w:leader="dot" w:pos="9360"/>
            </w:tabs>
            <w:rPr>
              <w:rStyle w:val="Hyperlink"/>
            </w:rPr>
            <w:pPrChange w:id="46" w:author="Kompella, Sai Chandrika" w:date="2023-09-29T04:55:00Z">
              <w:pPr/>
            </w:pPrChange>
          </w:pPr>
          <w:r>
            <w:fldChar w:fldCharType="begin"/>
          </w:r>
          <w:r>
            <w:instrText>HYPERLINK \l "_Toc1009770314" \h</w:instrText>
          </w:r>
          <w:r>
            <w:fldChar w:fldCharType="separate"/>
          </w:r>
          <w:r w:rsidR="07A96B65" w:rsidRPr="07A96B65">
            <w:rPr>
              <w:rStyle w:val="Hyperlink"/>
            </w:rPr>
            <w:t>4.2 Modeling Results</w:t>
          </w:r>
          <w:ins w:id="47" w:author="Kompella, Sai Chandrika" w:date="2023-09-29T04:55:00Z">
            <w:r w:rsidR="07A96B65">
              <w:tab/>
            </w:r>
          </w:ins>
          <w:r w:rsidR="07A96B65">
            <w:fldChar w:fldCharType="begin"/>
          </w:r>
          <w:r w:rsidR="07A96B65">
            <w:instrText>PAGEREF _Toc1009770314 \h</w:instrText>
          </w:r>
          <w:r w:rsidR="07A96B65">
            <w:fldChar w:fldCharType="separate"/>
          </w:r>
          <w:r w:rsidR="07A96B65" w:rsidRPr="07A96B65">
            <w:rPr>
              <w:rStyle w:val="Hyperlink"/>
            </w:rPr>
            <w:t>21</w:t>
          </w:r>
          <w:r w:rsidR="07A96B65">
            <w:fldChar w:fldCharType="end"/>
          </w:r>
          <w:r>
            <w:fldChar w:fldCharType="end"/>
          </w:r>
        </w:p>
        <w:p w14:paraId="2B51C8D5" w14:textId="7E18F862" w:rsidR="07A96B65" w:rsidRDefault="0034467A">
          <w:pPr>
            <w:pStyle w:val="TOC3"/>
            <w:tabs>
              <w:tab w:val="right" w:leader="dot" w:pos="9360"/>
            </w:tabs>
            <w:rPr>
              <w:rStyle w:val="Hyperlink"/>
            </w:rPr>
            <w:pPrChange w:id="48" w:author="Kompella, Sai Chandrika" w:date="2023-09-29T04:55:00Z">
              <w:pPr/>
            </w:pPrChange>
          </w:pPr>
          <w:r>
            <w:fldChar w:fldCharType="begin"/>
          </w:r>
          <w:r>
            <w:instrText>HYPERLINK \l "_Toc702228538" \h</w:instrText>
          </w:r>
          <w:r>
            <w:fldChar w:fldCharType="separate"/>
          </w:r>
          <w:r w:rsidR="07A96B65" w:rsidRPr="07A96B65">
            <w:rPr>
              <w:rStyle w:val="Hyperlink"/>
            </w:rPr>
            <w:t>4.2.1 LSTM</w:t>
          </w:r>
          <w:ins w:id="49" w:author="Kompella, Sai Chandrika" w:date="2023-09-29T04:55:00Z">
            <w:r w:rsidR="07A96B65">
              <w:tab/>
            </w:r>
          </w:ins>
          <w:r w:rsidR="07A96B65">
            <w:fldChar w:fldCharType="begin"/>
          </w:r>
          <w:r w:rsidR="07A96B65">
            <w:instrText>PAGEREF _Toc702228538 \h</w:instrText>
          </w:r>
          <w:r w:rsidR="07A96B65">
            <w:fldChar w:fldCharType="separate"/>
          </w:r>
          <w:r w:rsidR="07A96B65" w:rsidRPr="07A96B65">
            <w:rPr>
              <w:rStyle w:val="Hyperlink"/>
            </w:rPr>
            <w:t>21</w:t>
          </w:r>
          <w:r w:rsidR="07A96B65">
            <w:fldChar w:fldCharType="end"/>
          </w:r>
          <w:r>
            <w:fldChar w:fldCharType="end"/>
          </w:r>
        </w:p>
        <w:p w14:paraId="5BDBDAD8" w14:textId="1572D3D1" w:rsidR="07A96B65" w:rsidRDefault="0034467A">
          <w:pPr>
            <w:pStyle w:val="TOC3"/>
            <w:tabs>
              <w:tab w:val="right" w:leader="dot" w:pos="9360"/>
            </w:tabs>
            <w:rPr>
              <w:rStyle w:val="Hyperlink"/>
            </w:rPr>
            <w:pPrChange w:id="50" w:author="Kompella, Sai Chandrika" w:date="2023-09-29T04:55:00Z">
              <w:pPr/>
            </w:pPrChange>
          </w:pPr>
          <w:r>
            <w:fldChar w:fldCharType="begin"/>
          </w:r>
          <w:r>
            <w:instrText>HYPERLINK \l "_Toc287584563" \h</w:instrText>
          </w:r>
          <w:r>
            <w:fldChar w:fldCharType="separate"/>
          </w:r>
          <w:r w:rsidR="07A96B65" w:rsidRPr="07A96B65">
            <w:rPr>
              <w:rStyle w:val="Hyperlink"/>
            </w:rPr>
            <w:t>4.2.2 Random Forest Algorithms</w:t>
          </w:r>
          <w:ins w:id="51" w:author="Kompella, Sai Chandrika" w:date="2023-09-29T04:55:00Z">
            <w:r w:rsidR="07A96B65">
              <w:tab/>
            </w:r>
          </w:ins>
          <w:r w:rsidR="07A96B65">
            <w:fldChar w:fldCharType="begin"/>
          </w:r>
          <w:r w:rsidR="07A96B65">
            <w:instrText>PAGEREF _Toc287584563 \h</w:instrText>
          </w:r>
          <w:r w:rsidR="07A96B65">
            <w:fldChar w:fldCharType="separate"/>
          </w:r>
          <w:r w:rsidR="07A96B65" w:rsidRPr="07A96B65">
            <w:rPr>
              <w:rStyle w:val="Hyperlink"/>
            </w:rPr>
            <w:t>22</w:t>
          </w:r>
          <w:r w:rsidR="07A96B65">
            <w:fldChar w:fldCharType="end"/>
          </w:r>
          <w:r>
            <w:fldChar w:fldCharType="end"/>
          </w:r>
        </w:p>
        <w:p w14:paraId="5753445D" w14:textId="2E9EAD73" w:rsidR="07A96B65" w:rsidRDefault="0034467A">
          <w:pPr>
            <w:pStyle w:val="TOC3"/>
            <w:tabs>
              <w:tab w:val="right" w:leader="dot" w:pos="9360"/>
            </w:tabs>
            <w:rPr>
              <w:rStyle w:val="Hyperlink"/>
            </w:rPr>
            <w:pPrChange w:id="52" w:author="Kompella, Sai Chandrika" w:date="2023-09-29T04:55:00Z">
              <w:pPr/>
            </w:pPrChange>
          </w:pPr>
          <w:r>
            <w:fldChar w:fldCharType="begin"/>
          </w:r>
          <w:r>
            <w:instrText>HYPERLINK \l "_Toc1653343907" \h</w:instrText>
          </w:r>
          <w:r>
            <w:fldChar w:fldCharType="separate"/>
          </w:r>
          <w:r w:rsidR="07A96B65" w:rsidRPr="07A96B65">
            <w:rPr>
              <w:rStyle w:val="Hyperlink"/>
            </w:rPr>
            <w:t>4.2.3 Extreme Random Tree Algorithms</w:t>
          </w:r>
          <w:ins w:id="53" w:author="Kompella, Sai Chandrika" w:date="2023-09-29T04:55:00Z">
            <w:r w:rsidR="07A96B65">
              <w:tab/>
            </w:r>
          </w:ins>
          <w:r w:rsidR="07A96B65">
            <w:fldChar w:fldCharType="begin"/>
          </w:r>
          <w:r w:rsidR="07A96B65">
            <w:instrText>PAGEREF _Toc1653343907 \h</w:instrText>
          </w:r>
          <w:r w:rsidR="07A96B65">
            <w:fldChar w:fldCharType="separate"/>
          </w:r>
          <w:r w:rsidR="07A96B65" w:rsidRPr="07A96B65">
            <w:rPr>
              <w:rStyle w:val="Hyperlink"/>
            </w:rPr>
            <w:t>23</w:t>
          </w:r>
          <w:r w:rsidR="07A96B65">
            <w:fldChar w:fldCharType="end"/>
          </w:r>
          <w:r>
            <w:fldChar w:fldCharType="end"/>
          </w:r>
        </w:p>
        <w:p w14:paraId="74FFAE8D" w14:textId="038E7D59" w:rsidR="07A96B65" w:rsidRDefault="0034467A">
          <w:pPr>
            <w:pStyle w:val="TOC3"/>
            <w:tabs>
              <w:tab w:val="right" w:leader="dot" w:pos="9360"/>
            </w:tabs>
            <w:rPr>
              <w:rStyle w:val="Hyperlink"/>
            </w:rPr>
            <w:pPrChange w:id="54" w:author="Kompella, Sai Chandrika" w:date="2023-09-29T04:55:00Z">
              <w:pPr/>
            </w:pPrChange>
          </w:pPr>
          <w:r>
            <w:lastRenderedPageBreak/>
            <w:fldChar w:fldCharType="begin"/>
          </w:r>
          <w:r>
            <w:instrText>HYPERLINK \l "_Toc1658665195" \h</w:instrText>
          </w:r>
          <w:r>
            <w:fldChar w:fldCharType="separate"/>
          </w:r>
          <w:r w:rsidR="07A96B65" w:rsidRPr="07A96B65">
            <w:rPr>
              <w:rStyle w:val="Hyperlink"/>
            </w:rPr>
            <w:t>4.2.4 Boosting Tree Algorithms</w:t>
          </w:r>
          <w:ins w:id="55" w:author="Kompella, Sai Chandrika" w:date="2023-09-29T04:55:00Z">
            <w:r w:rsidR="07A96B65">
              <w:tab/>
            </w:r>
          </w:ins>
          <w:r w:rsidR="07A96B65">
            <w:fldChar w:fldCharType="begin"/>
          </w:r>
          <w:r w:rsidR="07A96B65">
            <w:instrText>PAGEREF _Toc1658665195 \h</w:instrText>
          </w:r>
          <w:r w:rsidR="07A96B65">
            <w:fldChar w:fldCharType="separate"/>
          </w:r>
          <w:r w:rsidR="07A96B65" w:rsidRPr="07A96B65">
            <w:rPr>
              <w:rStyle w:val="Hyperlink"/>
            </w:rPr>
            <w:t>24</w:t>
          </w:r>
          <w:r w:rsidR="07A96B65">
            <w:fldChar w:fldCharType="end"/>
          </w:r>
          <w:r>
            <w:fldChar w:fldCharType="end"/>
          </w:r>
        </w:p>
        <w:p w14:paraId="4D3D4B7E" w14:textId="3635C0AE" w:rsidR="07A96B65" w:rsidRDefault="0034467A">
          <w:pPr>
            <w:pStyle w:val="TOC3"/>
            <w:tabs>
              <w:tab w:val="right" w:leader="dot" w:pos="9360"/>
            </w:tabs>
            <w:rPr>
              <w:rStyle w:val="Hyperlink"/>
            </w:rPr>
            <w:pPrChange w:id="56" w:author="Kompella, Sai Chandrika" w:date="2023-09-29T04:55:00Z">
              <w:pPr/>
            </w:pPrChange>
          </w:pPr>
          <w:r>
            <w:fldChar w:fldCharType="begin"/>
          </w:r>
          <w:r>
            <w:instrText>HYPERLINK \l "_Toc1448227144" \h</w:instrText>
          </w:r>
          <w:r>
            <w:fldChar w:fldCharType="separate"/>
          </w:r>
          <w:r w:rsidR="07A96B65" w:rsidRPr="07A96B65">
            <w:rPr>
              <w:rStyle w:val="Hyperlink"/>
            </w:rPr>
            <w:t>4.2.5 Neural Network Algorithms</w:t>
          </w:r>
          <w:ins w:id="57" w:author="Kompella, Sai Chandrika" w:date="2023-09-29T04:55:00Z">
            <w:r w:rsidR="07A96B65">
              <w:tab/>
            </w:r>
          </w:ins>
          <w:r w:rsidR="07A96B65">
            <w:fldChar w:fldCharType="begin"/>
          </w:r>
          <w:r w:rsidR="07A96B65">
            <w:instrText>PAGEREF _Toc1448227144 \h</w:instrText>
          </w:r>
          <w:r w:rsidR="07A96B65">
            <w:fldChar w:fldCharType="separate"/>
          </w:r>
          <w:r w:rsidR="07A96B65" w:rsidRPr="07A96B65">
            <w:rPr>
              <w:rStyle w:val="Hyperlink"/>
            </w:rPr>
            <w:t>27</w:t>
          </w:r>
          <w:r w:rsidR="07A96B65">
            <w:fldChar w:fldCharType="end"/>
          </w:r>
          <w:r>
            <w:fldChar w:fldCharType="end"/>
          </w:r>
        </w:p>
        <w:p w14:paraId="7155BDA5" w14:textId="24A75D3D" w:rsidR="07A96B65" w:rsidRDefault="0034467A">
          <w:pPr>
            <w:pStyle w:val="TOC2"/>
            <w:tabs>
              <w:tab w:val="right" w:leader="dot" w:pos="9360"/>
            </w:tabs>
            <w:rPr>
              <w:rStyle w:val="Hyperlink"/>
            </w:rPr>
            <w:pPrChange w:id="58" w:author="Kompella, Sai Chandrika" w:date="2023-09-29T04:55:00Z">
              <w:pPr/>
            </w:pPrChange>
          </w:pPr>
          <w:r>
            <w:fldChar w:fldCharType="begin"/>
          </w:r>
          <w:r>
            <w:instrText>HYPERLINK \l "_Toc1693487059" \h</w:instrText>
          </w:r>
          <w:r>
            <w:fldChar w:fldCharType="separate"/>
          </w:r>
          <w:r w:rsidR="07A96B65" w:rsidRPr="07A96B65">
            <w:rPr>
              <w:rStyle w:val="Hyperlink"/>
            </w:rPr>
            <w:t>4.3 AUC Score</w:t>
          </w:r>
          <w:ins w:id="59" w:author="Kompella, Sai Chandrika" w:date="2023-09-29T04:55:00Z">
            <w:r w:rsidR="07A96B65">
              <w:tab/>
            </w:r>
          </w:ins>
          <w:r w:rsidR="07A96B65">
            <w:fldChar w:fldCharType="begin"/>
          </w:r>
          <w:r w:rsidR="07A96B65">
            <w:instrText>PAGEREF _Toc1693487059 \h</w:instrText>
          </w:r>
          <w:r w:rsidR="07A96B65">
            <w:fldChar w:fldCharType="separate"/>
          </w:r>
          <w:r w:rsidR="07A96B65" w:rsidRPr="07A96B65">
            <w:rPr>
              <w:rStyle w:val="Hyperlink"/>
            </w:rPr>
            <w:t>28</w:t>
          </w:r>
          <w:r w:rsidR="07A96B65">
            <w:fldChar w:fldCharType="end"/>
          </w:r>
          <w:r>
            <w:fldChar w:fldCharType="end"/>
          </w:r>
        </w:p>
        <w:p w14:paraId="4416B5B2" w14:textId="2F406329" w:rsidR="07A96B65" w:rsidRDefault="0034467A">
          <w:pPr>
            <w:pStyle w:val="TOC2"/>
            <w:tabs>
              <w:tab w:val="right" w:leader="dot" w:pos="9360"/>
            </w:tabs>
            <w:rPr>
              <w:rStyle w:val="Hyperlink"/>
            </w:rPr>
            <w:pPrChange w:id="60" w:author="Kompella, Sai Chandrika" w:date="2023-09-29T04:55:00Z">
              <w:pPr/>
            </w:pPrChange>
          </w:pPr>
          <w:r>
            <w:fldChar w:fldCharType="begin"/>
          </w:r>
          <w:r>
            <w:instrText>HYPERLINK \l "_Toc327450098" \h</w:instrText>
          </w:r>
          <w:r>
            <w:fldChar w:fldCharType="separate"/>
          </w:r>
          <w:r w:rsidR="07A96B65" w:rsidRPr="07A96B65">
            <w:rPr>
              <w:rStyle w:val="Hyperlink"/>
            </w:rPr>
            <w:t>4.4 Feature Importance</w:t>
          </w:r>
          <w:ins w:id="61" w:author="Kompella, Sai Chandrika" w:date="2023-09-29T04:55:00Z">
            <w:r w:rsidR="07A96B65">
              <w:tab/>
            </w:r>
          </w:ins>
          <w:r w:rsidR="07A96B65">
            <w:fldChar w:fldCharType="begin"/>
          </w:r>
          <w:r w:rsidR="07A96B65">
            <w:instrText>PAGEREF _Toc327450098 \h</w:instrText>
          </w:r>
          <w:r w:rsidR="07A96B65">
            <w:fldChar w:fldCharType="separate"/>
          </w:r>
          <w:r w:rsidR="07A96B65" w:rsidRPr="07A96B65">
            <w:rPr>
              <w:rStyle w:val="Hyperlink"/>
            </w:rPr>
            <w:t>29</w:t>
          </w:r>
          <w:r w:rsidR="07A96B65">
            <w:fldChar w:fldCharType="end"/>
          </w:r>
          <w:r>
            <w:fldChar w:fldCharType="end"/>
          </w:r>
          <w:r w:rsidR="07A96B65">
            <w:fldChar w:fldCharType="end"/>
          </w:r>
        </w:p>
      </w:sdtContent>
    </w:sdt>
    <w:p w14:paraId="237EAC66" w14:textId="066CC516" w:rsidR="02EBC143" w:rsidRDefault="02EBC143" w:rsidP="02EBC143">
      <w:pPr>
        <w:rPr>
          <w:rFonts w:ascii="Calibri Light" w:eastAsia="Calibri Light" w:hAnsi="Calibri Light" w:cs="Calibri Light"/>
          <w:color w:val="000000" w:themeColor="text1"/>
          <w:sz w:val="55"/>
          <w:szCs w:val="55"/>
        </w:rPr>
      </w:pPr>
    </w:p>
    <w:sdt>
      <w:sdtPr>
        <w:id w:val="923475751"/>
        <w:docPartObj>
          <w:docPartGallery w:val="Table of Contents"/>
          <w:docPartUnique/>
        </w:docPartObj>
      </w:sdtPr>
      <w:sdtEndPr/>
      <w:sdtContent>
        <w:p w14:paraId="197288A7" w14:textId="2D9335A7" w:rsidR="78566F41" w:rsidRDefault="78566F41" w:rsidP="78566F41">
          <w:pPr>
            <w:pStyle w:val="TOC1"/>
            <w:tabs>
              <w:tab w:val="right" w:leader="dot" w:pos="9360"/>
            </w:tabs>
            <w:rPr>
              <w:rStyle w:val="Hyperlink"/>
            </w:rPr>
          </w:pPr>
          <w:r>
            <w:fldChar w:fldCharType="begin"/>
          </w:r>
          <w:r>
            <w:instrText>TOC \o \z \u \h</w:instrText>
          </w:r>
          <w:r>
            <w:fldChar w:fldCharType="separate"/>
          </w:r>
          <w:hyperlink w:anchor="_Toc578035581">
            <w:r w:rsidRPr="78566F41">
              <w:rPr>
                <w:rStyle w:val="Hyperlink"/>
              </w:rPr>
              <w:t>3. EVALUATION METRICS (Helen)</w:t>
            </w:r>
            <w:r>
              <w:tab/>
            </w:r>
            <w:r>
              <w:fldChar w:fldCharType="begin"/>
            </w:r>
            <w:r>
              <w:instrText>PAGEREF _Toc578035581 \h</w:instrText>
            </w:r>
            <w:r>
              <w:fldChar w:fldCharType="separate"/>
            </w:r>
            <w:r w:rsidRPr="78566F41">
              <w:rPr>
                <w:rStyle w:val="Hyperlink"/>
              </w:rPr>
              <w:t>1</w:t>
            </w:r>
            <w:r>
              <w:fldChar w:fldCharType="end"/>
            </w:r>
          </w:hyperlink>
        </w:p>
        <w:p w14:paraId="1C2A947A" w14:textId="32795B56" w:rsidR="78566F41" w:rsidRDefault="00E97548" w:rsidP="78566F41">
          <w:pPr>
            <w:pStyle w:val="TOC2"/>
            <w:tabs>
              <w:tab w:val="right" w:leader="dot" w:pos="9360"/>
            </w:tabs>
            <w:rPr>
              <w:rStyle w:val="Hyperlink"/>
            </w:rPr>
          </w:pPr>
          <w:hyperlink w:anchor="_Toc2074494257">
            <w:r w:rsidR="78566F41" w:rsidRPr="78566F41">
              <w:rPr>
                <w:rStyle w:val="Hyperlink"/>
              </w:rPr>
              <w:t>3.1 Confusion matrix</w:t>
            </w:r>
            <w:r w:rsidR="78566F41">
              <w:tab/>
            </w:r>
            <w:r w:rsidR="78566F41">
              <w:fldChar w:fldCharType="begin"/>
            </w:r>
            <w:r w:rsidR="78566F41">
              <w:instrText>PAGEREF _Toc2074494257 \h</w:instrText>
            </w:r>
            <w:r w:rsidR="78566F41">
              <w:fldChar w:fldCharType="separate"/>
            </w:r>
            <w:r w:rsidR="78566F41" w:rsidRPr="78566F41">
              <w:rPr>
                <w:rStyle w:val="Hyperlink"/>
              </w:rPr>
              <w:t>1</w:t>
            </w:r>
            <w:r w:rsidR="78566F41">
              <w:fldChar w:fldCharType="end"/>
            </w:r>
          </w:hyperlink>
        </w:p>
        <w:p w14:paraId="1573A3B8" w14:textId="5AC8F9DB" w:rsidR="78566F41" w:rsidRDefault="00E97548" w:rsidP="78566F41">
          <w:pPr>
            <w:pStyle w:val="TOC2"/>
            <w:tabs>
              <w:tab w:val="right" w:leader="dot" w:pos="9360"/>
            </w:tabs>
            <w:rPr>
              <w:rStyle w:val="Hyperlink"/>
            </w:rPr>
          </w:pPr>
          <w:hyperlink w:anchor="_Toc1659802751">
            <w:r w:rsidR="78566F41" w:rsidRPr="78566F41">
              <w:rPr>
                <w:rStyle w:val="Hyperlink"/>
              </w:rPr>
              <w:t>3.2 Precision</w:t>
            </w:r>
            <w:r w:rsidR="78566F41">
              <w:tab/>
            </w:r>
            <w:r w:rsidR="78566F41">
              <w:fldChar w:fldCharType="begin"/>
            </w:r>
            <w:r w:rsidR="78566F41">
              <w:instrText>PAGEREF _Toc1659802751 \h</w:instrText>
            </w:r>
            <w:r w:rsidR="78566F41">
              <w:fldChar w:fldCharType="separate"/>
            </w:r>
            <w:r w:rsidR="78566F41" w:rsidRPr="78566F41">
              <w:rPr>
                <w:rStyle w:val="Hyperlink"/>
              </w:rPr>
              <w:t>1</w:t>
            </w:r>
            <w:r w:rsidR="78566F41">
              <w:fldChar w:fldCharType="end"/>
            </w:r>
          </w:hyperlink>
        </w:p>
        <w:p w14:paraId="673A56A6" w14:textId="0239F5DB" w:rsidR="78566F41" w:rsidRDefault="00E97548" w:rsidP="78566F41">
          <w:pPr>
            <w:pStyle w:val="TOC2"/>
            <w:tabs>
              <w:tab w:val="right" w:leader="dot" w:pos="9360"/>
            </w:tabs>
            <w:rPr>
              <w:rStyle w:val="Hyperlink"/>
            </w:rPr>
          </w:pPr>
          <w:hyperlink w:anchor="_Toc1093570332">
            <w:r w:rsidR="78566F41" w:rsidRPr="78566F41">
              <w:rPr>
                <w:rStyle w:val="Hyperlink"/>
              </w:rPr>
              <w:t>3.3 Recall</w:t>
            </w:r>
            <w:r w:rsidR="78566F41">
              <w:tab/>
            </w:r>
            <w:r w:rsidR="78566F41">
              <w:fldChar w:fldCharType="begin"/>
            </w:r>
            <w:r w:rsidR="78566F41">
              <w:instrText>PAGEREF _Toc1093570332 \h</w:instrText>
            </w:r>
            <w:r w:rsidR="78566F41">
              <w:fldChar w:fldCharType="separate"/>
            </w:r>
            <w:r w:rsidR="78566F41" w:rsidRPr="78566F41">
              <w:rPr>
                <w:rStyle w:val="Hyperlink"/>
              </w:rPr>
              <w:t>1</w:t>
            </w:r>
            <w:r w:rsidR="78566F41">
              <w:fldChar w:fldCharType="end"/>
            </w:r>
          </w:hyperlink>
        </w:p>
        <w:p w14:paraId="7D0F0101" w14:textId="18CDD6AB" w:rsidR="78566F41" w:rsidRDefault="00E97548" w:rsidP="78566F41">
          <w:pPr>
            <w:pStyle w:val="TOC2"/>
            <w:tabs>
              <w:tab w:val="right" w:leader="dot" w:pos="9360"/>
            </w:tabs>
            <w:rPr>
              <w:rStyle w:val="Hyperlink"/>
            </w:rPr>
          </w:pPr>
          <w:hyperlink w:anchor="_Toc1648185618">
            <w:r w:rsidR="78566F41" w:rsidRPr="78566F41">
              <w:rPr>
                <w:rStyle w:val="Hyperlink"/>
              </w:rPr>
              <w:t>3.4 F1</w:t>
            </w:r>
            <w:r w:rsidR="78566F41">
              <w:tab/>
            </w:r>
            <w:r w:rsidR="78566F41">
              <w:fldChar w:fldCharType="begin"/>
            </w:r>
            <w:r w:rsidR="78566F41">
              <w:instrText>PAGEREF _Toc1648185618 \h</w:instrText>
            </w:r>
            <w:r w:rsidR="78566F41">
              <w:fldChar w:fldCharType="separate"/>
            </w:r>
            <w:r w:rsidR="78566F41" w:rsidRPr="78566F41">
              <w:rPr>
                <w:rStyle w:val="Hyperlink"/>
              </w:rPr>
              <w:t>1</w:t>
            </w:r>
            <w:r w:rsidR="78566F41">
              <w:fldChar w:fldCharType="end"/>
            </w:r>
          </w:hyperlink>
        </w:p>
        <w:p w14:paraId="3F5AAA82" w14:textId="63A569ED" w:rsidR="78566F41" w:rsidRDefault="00E97548" w:rsidP="78566F41">
          <w:pPr>
            <w:pStyle w:val="TOC1"/>
            <w:tabs>
              <w:tab w:val="right" w:leader="dot" w:pos="9360"/>
            </w:tabs>
            <w:rPr>
              <w:rStyle w:val="Hyperlink"/>
            </w:rPr>
          </w:pPr>
          <w:hyperlink w:anchor="_Toc44425384">
            <w:r w:rsidR="78566F41" w:rsidRPr="78566F41">
              <w:rPr>
                <w:rStyle w:val="Hyperlink"/>
              </w:rPr>
              <w:t>4 Machine Learning Modeling</w:t>
            </w:r>
            <w:r w:rsidR="78566F41">
              <w:tab/>
            </w:r>
            <w:r w:rsidR="78566F41">
              <w:fldChar w:fldCharType="begin"/>
            </w:r>
            <w:r w:rsidR="78566F41">
              <w:instrText>PAGEREF _Toc44425384 \h</w:instrText>
            </w:r>
            <w:r w:rsidR="78566F41">
              <w:fldChar w:fldCharType="separate"/>
            </w:r>
            <w:r w:rsidR="78566F41" w:rsidRPr="78566F41">
              <w:rPr>
                <w:rStyle w:val="Hyperlink"/>
              </w:rPr>
              <w:t>1</w:t>
            </w:r>
            <w:r w:rsidR="78566F41">
              <w:fldChar w:fldCharType="end"/>
            </w:r>
          </w:hyperlink>
        </w:p>
        <w:p w14:paraId="7799C98B" w14:textId="2CBDA041" w:rsidR="78566F41" w:rsidRDefault="00E97548" w:rsidP="78566F41">
          <w:pPr>
            <w:pStyle w:val="TOC2"/>
            <w:tabs>
              <w:tab w:val="right" w:leader="dot" w:pos="9360"/>
            </w:tabs>
            <w:rPr>
              <w:rStyle w:val="Hyperlink"/>
            </w:rPr>
          </w:pPr>
          <w:hyperlink w:anchor="_Toc428120811">
            <w:r w:rsidR="78566F41" w:rsidRPr="78566F41">
              <w:rPr>
                <w:rStyle w:val="Hyperlink"/>
              </w:rPr>
              <w:t>4.1 Long Short-Term Memory (LSTM) Model (Chandrika, Helen)</w:t>
            </w:r>
            <w:r w:rsidR="78566F41">
              <w:tab/>
            </w:r>
            <w:r w:rsidR="78566F41">
              <w:fldChar w:fldCharType="begin"/>
            </w:r>
            <w:r w:rsidR="78566F41">
              <w:instrText>PAGEREF _Toc428120811 \h</w:instrText>
            </w:r>
            <w:r w:rsidR="78566F41">
              <w:fldChar w:fldCharType="separate"/>
            </w:r>
            <w:r w:rsidR="78566F41" w:rsidRPr="78566F41">
              <w:rPr>
                <w:rStyle w:val="Hyperlink"/>
              </w:rPr>
              <w:t>1</w:t>
            </w:r>
            <w:r w:rsidR="78566F41">
              <w:fldChar w:fldCharType="end"/>
            </w:r>
          </w:hyperlink>
        </w:p>
        <w:p w14:paraId="0BD40997" w14:textId="5E77683B" w:rsidR="78566F41" w:rsidRDefault="00E97548" w:rsidP="78566F41">
          <w:pPr>
            <w:pStyle w:val="TOC3"/>
            <w:tabs>
              <w:tab w:val="right" w:leader="dot" w:pos="9360"/>
            </w:tabs>
            <w:rPr>
              <w:rStyle w:val="Hyperlink"/>
            </w:rPr>
          </w:pPr>
          <w:hyperlink w:anchor="_Toc1234995589">
            <w:r w:rsidR="78566F41" w:rsidRPr="78566F41">
              <w:rPr>
                <w:rStyle w:val="Hyperlink"/>
              </w:rPr>
              <w:t>4.11.1 LSTM Introduction (Chandrika)</w:t>
            </w:r>
            <w:r w:rsidR="78566F41">
              <w:tab/>
            </w:r>
            <w:r w:rsidR="78566F41">
              <w:fldChar w:fldCharType="begin"/>
            </w:r>
            <w:r w:rsidR="78566F41">
              <w:instrText>PAGEREF _Toc1234995589 \h</w:instrText>
            </w:r>
            <w:r w:rsidR="78566F41">
              <w:fldChar w:fldCharType="separate"/>
            </w:r>
            <w:r w:rsidR="78566F41" w:rsidRPr="78566F41">
              <w:rPr>
                <w:rStyle w:val="Hyperlink"/>
              </w:rPr>
              <w:t>1</w:t>
            </w:r>
            <w:r w:rsidR="78566F41">
              <w:fldChar w:fldCharType="end"/>
            </w:r>
          </w:hyperlink>
        </w:p>
        <w:p w14:paraId="1A5B75A5" w14:textId="71E68241" w:rsidR="78566F41" w:rsidRDefault="00E97548" w:rsidP="78566F41">
          <w:pPr>
            <w:pStyle w:val="TOC3"/>
            <w:tabs>
              <w:tab w:val="right" w:leader="dot" w:pos="9360"/>
            </w:tabs>
            <w:rPr>
              <w:rStyle w:val="Hyperlink"/>
            </w:rPr>
          </w:pPr>
          <w:hyperlink w:anchor="_Toc1584005779">
            <w:r w:rsidR="78566F41" w:rsidRPr="78566F41">
              <w:rPr>
                <w:rStyle w:val="Hyperlink"/>
              </w:rPr>
              <w:t>4.1.2 Model parameters (Helen)</w:t>
            </w:r>
            <w:r w:rsidR="78566F41">
              <w:tab/>
            </w:r>
            <w:r w:rsidR="78566F41">
              <w:fldChar w:fldCharType="begin"/>
            </w:r>
            <w:r w:rsidR="78566F41">
              <w:instrText>PAGEREF _Toc1584005779 \h</w:instrText>
            </w:r>
            <w:r w:rsidR="78566F41">
              <w:fldChar w:fldCharType="separate"/>
            </w:r>
            <w:r w:rsidR="78566F41" w:rsidRPr="78566F41">
              <w:rPr>
                <w:rStyle w:val="Hyperlink"/>
              </w:rPr>
              <w:t>1</w:t>
            </w:r>
            <w:r w:rsidR="78566F41">
              <w:fldChar w:fldCharType="end"/>
            </w:r>
          </w:hyperlink>
        </w:p>
        <w:p w14:paraId="2AA6A7CB" w14:textId="7AB296C8" w:rsidR="78566F41" w:rsidRDefault="00E97548" w:rsidP="78566F41">
          <w:pPr>
            <w:pStyle w:val="TOC3"/>
            <w:tabs>
              <w:tab w:val="right" w:leader="dot" w:pos="9360"/>
            </w:tabs>
            <w:rPr>
              <w:rStyle w:val="Hyperlink"/>
            </w:rPr>
          </w:pPr>
          <w:hyperlink w:anchor="_Toc201923113">
            <w:r w:rsidR="78566F41" w:rsidRPr="78566F41">
              <w:rPr>
                <w:rStyle w:val="Hyperlink"/>
              </w:rPr>
              <w:t>4.1.3 Model results (Helen)</w:t>
            </w:r>
            <w:r w:rsidR="78566F41">
              <w:tab/>
            </w:r>
            <w:r w:rsidR="78566F41">
              <w:fldChar w:fldCharType="begin"/>
            </w:r>
            <w:r w:rsidR="78566F41">
              <w:instrText>PAGEREF _Toc201923113 \h</w:instrText>
            </w:r>
            <w:r w:rsidR="78566F41">
              <w:fldChar w:fldCharType="separate"/>
            </w:r>
            <w:r w:rsidR="78566F41" w:rsidRPr="78566F41">
              <w:rPr>
                <w:rStyle w:val="Hyperlink"/>
              </w:rPr>
              <w:t>1</w:t>
            </w:r>
            <w:r w:rsidR="78566F41">
              <w:fldChar w:fldCharType="end"/>
            </w:r>
          </w:hyperlink>
        </w:p>
        <w:p w14:paraId="3F26AB1D" w14:textId="7AF7A8CF" w:rsidR="78566F41" w:rsidRDefault="00E97548" w:rsidP="78566F41">
          <w:pPr>
            <w:pStyle w:val="TOC2"/>
            <w:tabs>
              <w:tab w:val="right" w:leader="dot" w:pos="9360"/>
            </w:tabs>
            <w:rPr>
              <w:rStyle w:val="Hyperlink"/>
            </w:rPr>
          </w:pPr>
          <w:hyperlink w:anchor="_Toc698745443">
            <w:r w:rsidR="78566F41" w:rsidRPr="78566F41">
              <w:rPr>
                <w:rStyle w:val="Hyperlink"/>
              </w:rPr>
              <w:t>4.2 LightGBM Model</w:t>
            </w:r>
            <w:r w:rsidR="78566F41">
              <w:tab/>
            </w:r>
            <w:r w:rsidR="78566F41">
              <w:fldChar w:fldCharType="begin"/>
            </w:r>
            <w:r w:rsidR="78566F41">
              <w:instrText>PAGEREF _Toc698745443 \h</w:instrText>
            </w:r>
            <w:r w:rsidR="78566F41">
              <w:fldChar w:fldCharType="separate"/>
            </w:r>
            <w:r w:rsidR="78566F41" w:rsidRPr="78566F41">
              <w:rPr>
                <w:rStyle w:val="Hyperlink"/>
              </w:rPr>
              <w:t>1</w:t>
            </w:r>
            <w:r w:rsidR="78566F41">
              <w:fldChar w:fldCharType="end"/>
            </w:r>
          </w:hyperlink>
        </w:p>
        <w:p w14:paraId="25E89D4F" w14:textId="721E2F8F" w:rsidR="78566F41" w:rsidRDefault="00E97548" w:rsidP="64EAC376">
          <w:pPr>
            <w:pStyle w:val="TOC2"/>
            <w:tabs>
              <w:tab w:val="right" w:leader="dot" w:pos="9360"/>
            </w:tabs>
            <w:rPr>
              <w:rStyle w:val="Hyperlink"/>
            </w:rPr>
          </w:pPr>
          <w:hyperlink w:anchor="_Toc1623307834">
            <w:r w:rsidR="78566F41" w:rsidRPr="64EAC376">
              <w:rPr>
                <w:rStyle w:val="Hyperlink"/>
              </w:rPr>
              <w:t>4.3 XGBoost</w:t>
            </w:r>
            <w:r w:rsidR="78566F41">
              <w:tab/>
            </w:r>
            <w:r w:rsidR="78566F41">
              <w:fldChar w:fldCharType="begin"/>
            </w:r>
            <w:r w:rsidR="78566F41">
              <w:instrText>PAGEREF _Toc1623307834 \h</w:instrText>
            </w:r>
            <w:r w:rsidR="78566F41">
              <w:fldChar w:fldCharType="separate"/>
            </w:r>
            <w:r w:rsidR="78566F41" w:rsidRPr="64EAC376">
              <w:rPr>
                <w:rStyle w:val="Hyperlink"/>
              </w:rPr>
              <w:t>1</w:t>
            </w:r>
            <w:r w:rsidR="78566F41">
              <w:fldChar w:fldCharType="end"/>
            </w:r>
          </w:hyperlink>
          <w:r w:rsidR="78566F41">
            <w:fldChar w:fldCharType="end"/>
          </w:r>
        </w:p>
      </w:sdtContent>
    </w:sdt>
    <w:p w14:paraId="4D06BB59" w14:textId="732F3E7F" w:rsidR="68D7AA4F" w:rsidRPr="0031013B" w:rsidRDefault="68D7AA4F" w:rsidP="0031013B">
      <w:pPr>
        <w:jc w:val="center"/>
        <w:rPr>
          <w:rFonts w:ascii="Arial" w:hAnsi="Arial" w:cs="Arial"/>
          <w:b/>
          <w:bCs/>
          <w:sz w:val="18"/>
          <w:szCs w:val="18"/>
        </w:rPr>
      </w:pPr>
      <w:r w:rsidRPr="0031013B">
        <w:rPr>
          <w:rFonts w:ascii="Arial" w:eastAsia="Calibri Light" w:hAnsi="Arial" w:cs="Arial"/>
          <w:b/>
          <w:bCs/>
          <w:color w:val="000000" w:themeColor="text1"/>
          <w:sz w:val="48"/>
          <w:szCs w:val="48"/>
        </w:rPr>
        <w:t>2023 Humana Mays Healthcare Analytics Case Competition Problem Prompt</w:t>
      </w:r>
    </w:p>
    <w:p w14:paraId="7E3E9832" w14:textId="4FAE7409" w:rsidR="142BC0FD" w:rsidRPr="00E11125" w:rsidRDefault="142BC0FD" w:rsidP="00E11125">
      <w:pPr>
        <w:sectPr w:rsidR="142BC0FD" w:rsidRPr="00E11125">
          <w:pgSz w:w="12240" w:h="15840"/>
          <w:pgMar w:top="1440" w:right="1440" w:bottom="1440" w:left="1440" w:header="720" w:footer="720" w:gutter="0"/>
          <w:cols w:space="720"/>
        </w:sectPr>
      </w:pPr>
    </w:p>
    <w:p w14:paraId="24CD667E" w14:textId="7C8963A4" w:rsidR="142BC0FD" w:rsidRPr="00E11125" w:rsidRDefault="142BC0FD" w:rsidP="00E11125"/>
    <w:p w14:paraId="2DBD9BC5" w14:textId="77777777" w:rsidR="00E11125" w:rsidRPr="00E11125" w:rsidRDefault="00E11125" w:rsidP="00E11125"/>
    <w:p w14:paraId="4B5C1ACF" w14:textId="77777777" w:rsidR="00E11125" w:rsidRPr="00E11125" w:rsidRDefault="00E11125" w:rsidP="00E11125"/>
    <w:p w14:paraId="0FBFC59B" w14:textId="77777777" w:rsidR="00E11125" w:rsidRDefault="00E11125" w:rsidP="00E11125"/>
    <w:p w14:paraId="3C1D7786" w14:textId="77777777" w:rsidR="00E11125" w:rsidRDefault="00E11125" w:rsidP="00E11125"/>
    <w:p w14:paraId="48FC71B7" w14:textId="77777777" w:rsidR="00E11125" w:rsidRDefault="00E11125" w:rsidP="00E25E94">
      <w:pPr>
        <w:pStyle w:val="Heading1"/>
        <w:sectPr w:rsidR="00E11125">
          <w:pgSz w:w="12240" w:h="15840"/>
          <w:pgMar w:top="1440" w:right="1440" w:bottom="1440" w:left="1440" w:header="720" w:footer="720" w:gutter="0"/>
          <w:cols w:space="720"/>
          <w:docGrid w:linePitch="360"/>
        </w:sectPr>
      </w:pPr>
    </w:p>
    <w:p w14:paraId="0FC7C543" w14:textId="1229FAD1" w:rsidR="442BA164" w:rsidRDefault="442BA164" w:rsidP="00E25E94">
      <w:pPr>
        <w:pStyle w:val="Heading1"/>
      </w:pPr>
      <w:bookmarkStart w:id="62" w:name="_Toc1538832224"/>
      <w:r>
        <w:lastRenderedPageBreak/>
        <w:t>1. INTRODUCTION</w:t>
      </w:r>
      <w:bookmarkEnd w:id="62"/>
      <w:r>
        <w:t xml:space="preserve"> </w:t>
      </w:r>
    </w:p>
    <w:p w14:paraId="1C1A3B7D" w14:textId="10C572A7" w:rsidR="442BA164" w:rsidRDefault="442BA164" w:rsidP="00E25E94">
      <w:pPr>
        <w:pStyle w:val="Heading2"/>
      </w:pPr>
      <w:bookmarkStart w:id="63" w:name="_Toc569883111"/>
      <w:r>
        <w:t xml:space="preserve">1.1 </w:t>
      </w:r>
      <w:r w:rsidR="7B9FAEE2">
        <w:t>Background</w:t>
      </w:r>
      <w:bookmarkEnd w:id="63"/>
    </w:p>
    <w:p w14:paraId="74220658" w14:textId="1C85B52B" w:rsidR="7B9FAEE2" w:rsidRDefault="7B9FAEE2" w:rsidP="00C475CE">
      <w:r>
        <w:t>Oncology has witnessed noteworthy advancements in treatments, yet cancer remains a prominent cause of mortality in the US, claiming around 600,000 lives annually. A key medication, Osimertinib, an oral tyrosine kinase inhibitor, is employed for early-stage non-small cell lung cancer patients with a specific EGFR mutation. While its efficacy is commendable, doubling survival rates and reducing recurrence by 80% when adhered to, its associated side effects, including nausea, fatigue, and high blood glucose, present challenges. Roughly 25% of Humana members discontinue Osimertinib within six months due to these side effects. Leveraging data analytics can aid in identifying at-risk members, promoting medication adherence, and enhancing the quality of life for oncology patients.</w:t>
      </w:r>
    </w:p>
    <w:p w14:paraId="6CD6A262" w14:textId="1BD9CCDB" w:rsidR="142BC0FD" w:rsidRDefault="142BC0FD" w:rsidP="142BC0FD"/>
    <w:p w14:paraId="15C55200" w14:textId="05874C89" w:rsidR="56DB326E" w:rsidRDefault="56DB326E" w:rsidP="00E25E94">
      <w:pPr>
        <w:pStyle w:val="Heading2"/>
      </w:pPr>
      <w:bookmarkStart w:id="64" w:name="_Toc1847154652"/>
      <w:r>
        <w:t xml:space="preserve">1.2 </w:t>
      </w:r>
      <w:r w:rsidR="2C9ADFFE">
        <w:t>Problem Statement</w:t>
      </w:r>
      <w:bookmarkEnd w:id="64"/>
    </w:p>
    <w:p w14:paraId="22CDDAFF" w14:textId="3D5BA864" w:rsidR="71383595" w:rsidRDefault="2C9ADFFE" w:rsidP="6D1F94D1">
      <w:pPr>
        <w:spacing w:after="165"/>
        <w:rPr>
          <w:highlight w:val="yellow"/>
        </w:rPr>
      </w:pPr>
      <w:r>
        <w:t>The goal is to utilize data and analytics to identify members at risk of discontinuing Osimertinib due to adverse drug events (ADEs), promote medication adherence, and consequently improve patient outcomes.</w:t>
      </w:r>
      <w:bookmarkStart w:id="65" w:name="_Toc170649694"/>
      <w:r w:rsidR="71383595">
        <w:t>2.DATA DESCRIPTIVE ANALYSIS</w:t>
      </w:r>
      <w:bookmarkEnd w:id="65"/>
    </w:p>
    <w:p w14:paraId="3E74D57E" w14:textId="456BC6B8" w:rsidR="00D82C3C" w:rsidRPr="00D82C3C" w:rsidRDefault="6DD8A3CA" w:rsidP="6D1F94D1">
      <w:pPr>
        <w:pStyle w:val="Heading2"/>
      </w:pPr>
      <w:bookmarkStart w:id="66" w:name="_Toc2014602087"/>
      <w:r>
        <w:t xml:space="preserve">2.1 </w:t>
      </w:r>
      <w:r w:rsidR="2C78AE37">
        <w:t>Target des</w:t>
      </w:r>
      <w:r w:rsidR="7FF4F2C7">
        <w:t>criptive analysis</w:t>
      </w:r>
      <w:bookmarkEnd w:id="66"/>
    </w:p>
    <w:p w14:paraId="783C5DA0" w14:textId="14897474" w:rsidR="6D1F94D1" w:rsidRDefault="6D1F94D1">
      <w:pPr>
        <w:pPrChange w:id="67" w:author="Purohit, Vishwesh" w:date="2023-10-02T22:01:00Z">
          <w:pPr>
            <w:pStyle w:val="Heading2"/>
          </w:pPr>
        </w:pPrChange>
      </w:pPr>
    </w:p>
    <w:p w14:paraId="56D8B587" w14:textId="58DBC124" w:rsidR="19DC2200" w:rsidRDefault="4D864397" w:rsidP="64C59526">
      <w:pPr>
        <w:rPr>
          <w:ins w:id="68" w:author="Purohit, Vishwesh" w:date="2023-10-02T22:13:00Z"/>
        </w:rPr>
      </w:pPr>
      <w:ins w:id="69" w:author="Purohit, Vishwesh" w:date="2023-10-02T22:11:00Z">
        <w:r>
          <w:t xml:space="preserve"> </w:t>
        </w:r>
      </w:ins>
      <w:del w:id="70" w:author="Purohit, Vishwesh" w:date="2023-10-02T22:11:00Z">
        <w:r>
          <w:rPr>
            <w:noProof/>
          </w:rPr>
          <w:drawing>
            <wp:inline distT="0" distB="0" distL="0" distR="0" wp14:anchorId="548DB713" wp14:editId="0E83A1CD">
              <wp:extent cx="2752725" cy="2352675"/>
              <wp:effectExtent l="0" t="0" r="0" b="0"/>
              <wp:docPr id="1454379685" name="Picture 145437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del>
      <w:ins w:id="71" w:author="Purohit, Vishwesh" w:date="2023-10-02T22:11:00Z">
        <w:r>
          <w:t xml:space="preserve"> </w:t>
        </w:r>
      </w:ins>
    </w:p>
    <w:p w14:paraId="08E4DF41" w14:textId="1D6CDF3B" w:rsidR="64C59526" w:rsidRDefault="64C59526" w:rsidP="64C59526">
      <w:pPr>
        <w:rPr>
          <w:ins w:id="72" w:author="Purohit, Vishwesh" w:date="2023-10-02T22:13:00Z"/>
        </w:rPr>
      </w:pPr>
    </w:p>
    <w:p w14:paraId="6996C540" w14:textId="0454CC42" w:rsidR="7B9629ED" w:rsidRDefault="7B9629ED" w:rsidP="64C59526">
      <w:pPr>
        <w:rPr>
          <w:ins w:id="73" w:author="Purohit, Vishwesh" w:date="2023-10-02T22:14:00Z"/>
        </w:rPr>
      </w:pPr>
      <w:ins w:id="74" w:author="Purohit, Vishwesh" w:date="2023-10-02T22:13:00Z">
        <w:r>
          <w:rPr>
            <w:noProof/>
          </w:rPr>
          <w:drawing>
            <wp:inline distT="0" distB="0" distL="0" distR="0" wp14:anchorId="4783A616" wp14:editId="04C2D5DD">
              <wp:extent cx="2457450" cy="2762250"/>
              <wp:effectExtent l="0" t="0" r="0" b="0"/>
              <wp:docPr id="849292526" name="Picture 84929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57450" cy="2762250"/>
                      </a:xfrm>
                      <a:prstGeom prst="rect">
                        <a:avLst/>
                      </a:prstGeom>
                    </pic:spPr>
                  </pic:pic>
                </a:graphicData>
              </a:graphic>
            </wp:inline>
          </w:drawing>
        </w:r>
      </w:ins>
    </w:p>
    <w:p w14:paraId="5BC80325" w14:textId="38E13607" w:rsidR="64C59526" w:rsidRDefault="64C59526" w:rsidP="64C59526">
      <w:pPr>
        <w:rPr>
          <w:ins w:id="75" w:author="Purohit, Vishwesh" w:date="2023-10-02T22:14:00Z"/>
        </w:rPr>
      </w:pPr>
    </w:p>
    <w:p w14:paraId="1DC913C3" w14:textId="2B59C8F3" w:rsidR="64C59526" w:rsidRDefault="64C59526" w:rsidP="64C59526"/>
    <w:p w14:paraId="3E8F28E1" w14:textId="45E57C57" w:rsidR="64C59526" w:rsidRDefault="64C59526" w:rsidP="64C59526">
      <w:pPr>
        <w:rPr>
          <w:highlight w:val="yellow"/>
        </w:rPr>
      </w:pPr>
    </w:p>
    <w:p w14:paraId="3461F19B" w14:textId="0D9F0578" w:rsidR="03EB111D" w:rsidRDefault="03EB111D" w:rsidP="0AEE2C1D">
      <w:r>
        <w:rPr>
          <w:noProof/>
        </w:rPr>
        <w:drawing>
          <wp:inline distT="0" distB="0" distL="0" distR="0" wp14:anchorId="5B21C0D8" wp14:editId="29FB2D6B">
            <wp:extent cx="4572000" cy="3248025"/>
            <wp:effectExtent l="0" t="0" r="0" b="0"/>
            <wp:docPr id="1431383968" name="Picture 143138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383968"/>
                    <pic:cNvPicPr/>
                  </pic:nvPicPr>
                  <pic:blipFill>
                    <a:blip r:embed="rId1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3996AF38" w14:textId="77777777" w:rsidR="0086144D" w:rsidRDefault="0086144D" w:rsidP="0086144D">
      <w:r>
        <w:rPr>
          <w:noProof/>
        </w:rPr>
        <w:drawing>
          <wp:inline distT="0" distB="0" distL="0" distR="0" wp14:anchorId="4418EB71" wp14:editId="29FC4D26">
            <wp:extent cx="4847010" cy="2686050"/>
            <wp:effectExtent l="0" t="0" r="0" b="0"/>
            <wp:docPr id="1065223773" name="Picture 1065223773" descr="A bar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223773"/>
                    <pic:cNvPicPr/>
                  </pic:nvPicPr>
                  <pic:blipFill>
                    <a:blip r:embed="rId12">
                      <a:extLst>
                        <a:ext uri="{28A0092B-C50C-407E-A947-70E740481C1C}">
                          <a14:useLocalDpi xmlns:a14="http://schemas.microsoft.com/office/drawing/2010/main" val="0"/>
                        </a:ext>
                      </a:extLst>
                    </a:blip>
                    <a:stretch>
                      <a:fillRect/>
                    </a:stretch>
                  </pic:blipFill>
                  <pic:spPr>
                    <a:xfrm>
                      <a:off x="0" y="0"/>
                      <a:ext cx="4847010" cy="2686050"/>
                    </a:xfrm>
                    <a:prstGeom prst="rect">
                      <a:avLst/>
                    </a:prstGeom>
                  </pic:spPr>
                </pic:pic>
              </a:graphicData>
            </a:graphic>
          </wp:inline>
        </w:drawing>
      </w:r>
    </w:p>
    <w:p w14:paraId="64CCD321" w14:textId="77777777" w:rsidR="0086144D" w:rsidRDefault="0086144D" w:rsidP="0086144D">
      <w:r>
        <w:t>From The above visualization we can observe the time-series analysis of the Count of therapies ending over time.</w:t>
      </w:r>
    </w:p>
    <w:p w14:paraId="20CC8663" w14:textId="77777777" w:rsidR="0086144D" w:rsidRDefault="0086144D" w:rsidP="0086144D">
      <w:r>
        <w:rPr>
          <w:noProof/>
        </w:rPr>
        <w:lastRenderedPageBreak/>
        <w:drawing>
          <wp:inline distT="0" distB="0" distL="0" distR="0" wp14:anchorId="6CA01B10" wp14:editId="09837A9F">
            <wp:extent cx="5438774" cy="4410075"/>
            <wp:effectExtent l="0" t="0" r="0" b="0"/>
            <wp:docPr id="460525170" name="Picture 460525170"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525170"/>
                    <pic:cNvPicPr/>
                  </pic:nvPicPr>
                  <pic:blipFill>
                    <a:blip r:embed="rId13">
                      <a:extLst>
                        <a:ext uri="{28A0092B-C50C-407E-A947-70E740481C1C}">
                          <a14:useLocalDpi xmlns:a14="http://schemas.microsoft.com/office/drawing/2010/main" val="0"/>
                        </a:ext>
                      </a:extLst>
                    </a:blip>
                    <a:stretch>
                      <a:fillRect/>
                    </a:stretch>
                  </pic:blipFill>
                  <pic:spPr>
                    <a:xfrm>
                      <a:off x="0" y="0"/>
                      <a:ext cx="5438774" cy="4410075"/>
                    </a:xfrm>
                    <a:prstGeom prst="rect">
                      <a:avLst/>
                    </a:prstGeom>
                  </pic:spPr>
                </pic:pic>
              </a:graphicData>
            </a:graphic>
          </wp:inline>
        </w:drawing>
      </w:r>
      <w:r>
        <w:br/>
      </w:r>
    </w:p>
    <w:p w14:paraId="614C3EEF" w14:textId="77777777" w:rsidR="0086144D" w:rsidRDefault="0086144D" w:rsidP="0086144D">
      <w:pPr>
        <w:rPr>
          <w:rFonts w:ascii="system-ui" w:eastAsia="system-ui" w:hAnsi="system-ui" w:cs="system-ui"/>
          <w:color w:val="374151"/>
          <w:sz w:val="24"/>
          <w:szCs w:val="24"/>
        </w:rPr>
      </w:pPr>
      <w:r>
        <w:t>The data describes a distribution of individuals across different racial or ethnic categories. Each category has a unique code (</w:t>
      </w:r>
      <w:proofErr w:type="spellStart"/>
      <w:r>
        <w:t>race_cd</w:t>
      </w:r>
      <w:proofErr w:type="spellEnd"/>
      <w:r>
        <w:t>) that corresponds to a specific racial or ethnic description (</w:t>
      </w:r>
      <w:proofErr w:type="spellStart"/>
      <w:r>
        <w:t>race_cd_desc</w:t>
      </w:r>
      <w:proofErr w:type="spellEnd"/>
      <w:r>
        <w:t xml:space="preserve">). 0 - unknown: </w:t>
      </w:r>
    </w:p>
    <w:p w14:paraId="45172ECA" w14:textId="77777777" w:rsidR="0086144D" w:rsidRDefault="0086144D" w:rsidP="0086144D">
      <w:pPr>
        <w:rPr>
          <w:rFonts w:ascii="system-ui" w:eastAsia="system-ui" w:hAnsi="system-ui" w:cs="system-ui"/>
          <w:color w:val="374151"/>
          <w:sz w:val="24"/>
          <w:szCs w:val="24"/>
        </w:rPr>
      </w:pPr>
      <w:r>
        <w:t>This code is likely reserved for instances where an individual's racial or ethnic background cannot be determined or is not specified.</w:t>
      </w:r>
    </w:p>
    <w:p w14:paraId="256ADEAA" w14:textId="77777777" w:rsidR="0086144D" w:rsidRDefault="0086144D" w:rsidP="0086144D">
      <w:pPr>
        <w:rPr>
          <w:rFonts w:ascii="system-ui" w:eastAsia="system-ui" w:hAnsi="system-ui" w:cs="system-ui"/>
          <w:color w:val="374151"/>
          <w:sz w:val="24"/>
          <w:szCs w:val="24"/>
        </w:rPr>
      </w:pPr>
      <w:r>
        <w:t>1 - white: Represents individuals who identify as White.</w:t>
      </w:r>
    </w:p>
    <w:p w14:paraId="0FECED16" w14:textId="77777777" w:rsidR="0086144D" w:rsidRDefault="0086144D" w:rsidP="0086144D">
      <w:pPr>
        <w:rPr>
          <w:rFonts w:ascii="system-ui" w:eastAsia="system-ui" w:hAnsi="system-ui" w:cs="system-ui"/>
          <w:color w:val="374151"/>
          <w:sz w:val="24"/>
          <w:szCs w:val="24"/>
        </w:rPr>
      </w:pPr>
      <w:r>
        <w:t>2 - black: Represents individuals who identify as Black or African American.</w:t>
      </w:r>
    </w:p>
    <w:p w14:paraId="0F5029DB" w14:textId="77777777" w:rsidR="0086144D" w:rsidRDefault="0086144D" w:rsidP="0086144D">
      <w:pPr>
        <w:rPr>
          <w:rFonts w:ascii="system-ui" w:eastAsia="system-ui" w:hAnsi="system-ui" w:cs="system-ui"/>
          <w:color w:val="374151"/>
          <w:sz w:val="24"/>
          <w:szCs w:val="24"/>
        </w:rPr>
      </w:pPr>
      <w:r>
        <w:t>3 - other: This category might include individuals who do not fit into any of the specific categories provided, or it could be a collection of several smaller racial or ethnic groups not separately listed.</w:t>
      </w:r>
    </w:p>
    <w:p w14:paraId="11626744" w14:textId="77777777" w:rsidR="0086144D" w:rsidRDefault="0086144D" w:rsidP="0086144D">
      <w:pPr>
        <w:rPr>
          <w:rFonts w:ascii="system-ui" w:eastAsia="system-ui" w:hAnsi="system-ui" w:cs="system-ui"/>
          <w:color w:val="374151"/>
          <w:sz w:val="24"/>
          <w:szCs w:val="24"/>
        </w:rPr>
      </w:pPr>
      <w:r>
        <w:t>4 - Asian: Represents individuals who identify as Asian. This might encompass a wide range of ethnicities from the Asian continent, such as Chinese, Japanese, Indian, etc.</w:t>
      </w:r>
    </w:p>
    <w:p w14:paraId="072051BB" w14:textId="77777777" w:rsidR="0086144D" w:rsidRDefault="0086144D" w:rsidP="0086144D">
      <w:pPr>
        <w:rPr>
          <w:rFonts w:ascii="system-ui" w:eastAsia="system-ui" w:hAnsi="system-ui" w:cs="system-ui"/>
          <w:color w:val="374151"/>
          <w:sz w:val="24"/>
          <w:szCs w:val="24"/>
        </w:rPr>
      </w:pPr>
      <w:r>
        <w:t>5 - Hispanic: Represents individuals who identify as Hispanic or Latino. This might include people from a Spanish-speaking background or from Latin American countries.</w:t>
      </w:r>
    </w:p>
    <w:p w14:paraId="7DEC24FB" w14:textId="77777777" w:rsidR="0086144D" w:rsidRDefault="0086144D" w:rsidP="0086144D">
      <w:pPr>
        <w:rPr>
          <w:rFonts w:ascii="system-ui" w:eastAsia="system-ui" w:hAnsi="system-ui" w:cs="system-ui"/>
          <w:color w:val="374151"/>
          <w:sz w:val="24"/>
          <w:szCs w:val="24"/>
        </w:rPr>
      </w:pPr>
      <w:r>
        <w:lastRenderedPageBreak/>
        <w:t>6 - n Amer native: Represents individuals who identify as Native American or Indigenous to North America.</w:t>
      </w:r>
    </w:p>
    <w:p w14:paraId="6753BE46" w14:textId="77777777" w:rsidR="0086144D" w:rsidRDefault="0086144D" w:rsidP="0086144D">
      <w:r>
        <w:rPr>
          <w:noProof/>
        </w:rPr>
        <w:drawing>
          <wp:inline distT="0" distB="0" distL="0" distR="0" wp14:anchorId="55E113F7" wp14:editId="2CE1C401">
            <wp:extent cx="5353048" cy="4248150"/>
            <wp:effectExtent l="0" t="0" r="0" b="0"/>
            <wp:docPr id="867072465" name="Picture 867072465"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72465"/>
                    <pic:cNvPicPr/>
                  </pic:nvPicPr>
                  <pic:blipFill>
                    <a:blip r:embed="rId14">
                      <a:extLst>
                        <a:ext uri="{28A0092B-C50C-407E-A947-70E740481C1C}">
                          <a14:useLocalDpi xmlns:a14="http://schemas.microsoft.com/office/drawing/2010/main" val="0"/>
                        </a:ext>
                      </a:extLst>
                    </a:blip>
                    <a:stretch>
                      <a:fillRect/>
                    </a:stretch>
                  </pic:blipFill>
                  <pic:spPr>
                    <a:xfrm>
                      <a:off x="0" y="0"/>
                      <a:ext cx="5353048" cy="4248150"/>
                    </a:xfrm>
                    <a:prstGeom prst="rect">
                      <a:avLst/>
                    </a:prstGeom>
                  </pic:spPr>
                </pic:pic>
              </a:graphicData>
            </a:graphic>
          </wp:inline>
        </w:drawing>
      </w:r>
      <w:r>
        <w:br/>
      </w:r>
    </w:p>
    <w:p w14:paraId="12B75E78" w14:textId="77777777" w:rsidR="0086144D" w:rsidRDefault="0086144D" w:rsidP="0086144D">
      <w:r>
        <w:t>The bar chart depicts the distribution of count of gender distribution with respect to each category which is male and female, and it clearly shows the high distribution is in females rather than males.</w:t>
      </w:r>
    </w:p>
    <w:p w14:paraId="1FAFEFAC" w14:textId="77777777" w:rsidR="0086144D" w:rsidRDefault="0086144D" w:rsidP="0086144D"/>
    <w:p w14:paraId="3B8A574D" w14:textId="77777777" w:rsidR="0086144D" w:rsidRDefault="0086144D" w:rsidP="0086144D">
      <w:r>
        <w:rPr>
          <w:noProof/>
        </w:rPr>
        <w:lastRenderedPageBreak/>
        <w:drawing>
          <wp:inline distT="0" distB="0" distL="0" distR="0" wp14:anchorId="695A591F" wp14:editId="52AAE157">
            <wp:extent cx="5943600" cy="3829050"/>
            <wp:effectExtent l="0" t="0" r="0" b="0"/>
            <wp:docPr id="1354303943" name="Picture 1354303943"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303943"/>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r>
        <w:t>The bar chart spans the age range from 40 to 90 years. In such charts, each bar represents an Estimated age, and the height of each bar corresponds to the count of patients within that age. A higher bar in the 70-75 age range indicates that a significant number of patients fall within this age group compared to other age groups on the chart.</w:t>
      </w:r>
    </w:p>
    <w:p w14:paraId="20A47063" w14:textId="77777777" w:rsidR="0086144D" w:rsidRDefault="0086144D" w:rsidP="0AEE2C1D"/>
    <w:p w14:paraId="170768A5" w14:textId="79402AF8" w:rsidR="0AEE2C1D" w:rsidRDefault="0AEE2C1D" w:rsidP="0AEE2C1D"/>
    <w:p w14:paraId="041CB28B" w14:textId="793F1F62" w:rsidR="0AEE2C1D" w:rsidRDefault="0AEE2C1D" w:rsidP="0AEE2C1D"/>
    <w:p w14:paraId="044F4614" w14:textId="7F6FA3B6" w:rsidR="0AEE2C1D" w:rsidRDefault="0AEE2C1D" w:rsidP="0AEE2C1D"/>
    <w:p w14:paraId="0CE5FC28" w14:textId="1512843D" w:rsidR="00E03A77" w:rsidRDefault="00E03A77" w:rsidP="00E03A77">
      <w:pPr>
        <w:pStyle w:val="Heading2"/>
        <w:rPr>
          <w:ins w:id="76" w:author="Yang, Xue" w:date="2023-09-27T13:59:00Z"/>
        </w:rPr>
      </w:pPr>
      <w:bookmarkStart w:id="77" w:name="_Toc722235016"/>
      <w:r>
        <w:t>2.2 Medical claim descriptive analysis</w:t>
      </w:r>
      <w:bookmarkEnd w:id="77"/>
    </w:p>
    <w:p w14:paraId="38286F16" w14:textId="77777777" w:rsidR="00622FA4" w:rsidRPr="00622FA4" w:rsidRDefault="00622FA4">
      <w:pPr>
        <w:pPrChange w:id="78" w:author="Yang, Xue" w:date="2023-09-27T13:59:00Z">
          <w:pPr>
            <w:pStyle w:val="Heading2"/>
          </w:pPr>
        </w:pPrChange>
      </w:pPr>
    </w:p>
    <w:p w14:paraId="63E14EC2" w14:textId="0ABA8605" w:rsidR="7D004896" w:rsidRDefault="7D004896" w:rsidP="0AEE2C1D">
      <w:r>
        <w:rPr>
          <w:noProof/>
        </w:rPr>
        <w:lastRenderedPageBreak/>
        <w:drawing>
          <wp:inline distT="0" distB="0" distL="0" distR="0" wp14:anchorId="77E1F948" wp14:editId="1F5FB2C3">
            <wp:extent cx="4572000" cy="4248150"/>
            <wp:effectExtent l="0" t="0" r="0" b="0"/>
            <wp:docPr id="707817463" name="Picture 7078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0DF0A965" w14:textId="0843813B" w:rsidR="464D16B0" w:rsidRDefault="464D16B0" w:rsidP="0AEE2C1D">
      <w:r>
        <w:t>We have data on 100,159 medical claims, each with unique IDs.</w:t>
      </w:r>
    </w:p>
    <w:p w14:paraId="23035E35" w14:textId="717A354B" w:rsidR="464D16B0" w:rsidRDefault="464D16B0" w:rsidP="0AEE2C1D">
      <w:r>
        <w:t>Most claims don</w:t>
      </w:r>
      <w:del w:id="79" w:author="Yang, Xue" w:date="2023-09-27T13:59:00Z">
        <w:r w:rsidDel="00BA2EBD">
          <w:delText>'</w:delText>
        </w:r>
      </w:del>
      <w:ins w:id="80" w:author="Yang, Xue" w:date="2023-09-27T13:59:00Z">
        <w:r w:rsidR="00BA2EBD">
          <w:t>’</w:t>
        </w:r>
      </w:ins>
      <w:r>
        <w:t>t have the mentioned diagnoses, but when they do:</w:t>
      </w:r>
    </w:p>
    <w:p w14:paraId="1F8CFCAB" w14:textId="403CD3D0" w:rsidR="464D16B0" w:rsidRDefault="464D16B0" w:rsidP="0AEE2C1D">
      <w:r>
        <w:t xml:space="preserve">The most common is the </w:t>
      </w:r>
      <w:del w:id="81" w:author="Yang, Xue" w:date="2023-09-27T13:59:00Z">
        <w:r w:rsidDel="00BA2EBD">
          <w:delText>"</w:delText>
        </w:r>
      </w:del>
      <w:ins w:id="82" w:author="Yang, Xue" w:date="2023-09-27T13:59:00Z">
        <w:r w:rsidR="00BA2EBD">
          <w:t>“</w:t>
        </w:r>
      </w:ins>
      <w:proofErr w:type="spellStart"/>
      <w:r>
        <w:t>ade_diagnosis</w:t>
      </w:r>
      <w:proofErr w:type="spellEnd"/>
      <w:del w:id="83" w:author="Yang, Xue" w:date="2023-09-27T13:59:00Z">
        <w:r w:rsidDel="00BA2EBD">
          <w:delText>"</w:delText>
        </w:r>
      </w:del>
      <w:ins w:id="84" w:author="Yang, Xue" w:date="2023-09-27T13:59:00Z">
        <w:r w:rsidR="00BA2EBD">
          <w:t>”</w:t>
        </w:r>
      </w:ins>
      <w:r>
        <w:t xml:space="preserve"> (6.84% of claims), followed by </w:t>
      </w:r>
      <w:del w:id="85" w:author="Yang, Xue" w:date="2023-09-27T13:59:00Z">
        <w:r w:rsidDel="00BA2EBD">
          <w:delText>"</w:delText>
        </w:r>
      </w:del>
      <w:ins w:id="86" w:author="Yang, Xue" w:date="2023-09-27T13:59:00Z">
        <w:r w:rsidR="00BA2EBD">
          <w:t>“</w:t>
        </w:r>
      </w:ins>
      <w:proofErr w:type="spellStart"/>
      <w:r>
        <w:t>fatigue_diagnosis</w:t>
      </w:r>
      <w:proofErr w:type="spellEnd"/>
      <w:del w:id="87" w:author="Yang, Xue" w:date="2023-09-27T13:59:00Z">
        <w:r w:rsidDel="00BA2EBD">
          <w:delText>"</w:delText>
        </w:r>
      </w:del>
      <w:ins w:id="88" w:author="Yang, Xue" w:date="2023-09-27T13:59:00Z">
        <w:r w:rsidR="00BA2EBD">
          <w:t>”</w:t>
        </w:r>
      </w:ins>
      <w:r>
        <w:t xml:space="preserve"> (2.73%).</w:t>
      </w:r>
    </w:p>
    <w:p w14:paraId="60BA7634" w14:textId="18A236AA" w:rsidR="464D16B0" w:rsidRDefault="464D16B0" w:rsidP="0AEE2C1D">
      <w:r>
        <w:t>Diagnoses like seizures, pain, and hyperglycemia is rare in this dataset.</w:t>
      </w:r>
    </w:p>
    <w:p w14:paraId="2AF65F44" w14:textId="3F24DCE5" w:rsidR="464D16B0" w:rsidRDefault="464D16B0" w:rsidP="0AEE2C1D">
      <w:pPr>
        <w:rPr>
          <w:ins w:id="89" w:author="Yang, Xue" w:date="2023-09-27T10:49:00Z"/>
        </w:rPr>
      </w:pPr>
      <w:r>
        <w:t>This dataset essentially gives us an idea about the distribution of various diagnoses across 100,159 medical claims.</w:t>
      </w:r>
    </w:p>
    <w:p w14:paraId="2BC8A9A4" w14:textId="55F4816D" w:rsidR="00D82042" w:rsidRDefault="00BA2EBD" w:rsidP="0AEE2C1D">
      <w:ins w:id="90" w:author="Yang, Xue" w:date="2023-09-27T13:59:00Z">
        <w:r>
          <w:rPr>
            <w:highlight w:val="yellow"/>
          </w:rPr>
          <w:t xml:space="preserve">Table and </w:t>
        </w:r>
      </w:ins>
      <w:ins w:id="91" w:author="Yang, Xue" w:date="2023-09-27T10:49:00Z">
        <w:r w:rsidR="00D82042" w:rsidRPr="00BA2EBD">
          <w:rPr>
            <w:highlight w:val="yellow"/>
            <w:rPrChange w:id="92" w:author="Yang, Xue" w:date="2023-09-27T13:59:00Z">
              <w:rPr/>
            </w:rPrChange>
          </w:rPr>
          <w:t>figures</w:t>
        </w:r>
      </w:ins>
    </w:p>
    <w:p w14:paraId="644C4EC1" w14:textId="7586651E" w:rsidR="00E03A77" w:rsidRDefault="00E03A77" w:rsidP="00E03A77">
      <w:pPr>
        <w:pStyle w:val="Heading2"/>
        <w:rPr>
          <w:ins w:id="93" w:author="Yang, Xue" w:date="2023-09-27T13:59:00Z"/>
        </w:rPr>
      </w:pPr>
      <w:bookmarkStart w:id="94" w:name="_Toc1740528154"/>
      <w:r>
        <w:t>2.3 Ph</w:t>
      </w:r>
      <w:r w:rsidR="001A6409">
        <w:t>armacy</w:t>
      </w:r>
      <w:r>
        <w:t xml:space="preserve"> claim descriptive </w:t>
      </w:r>
      <w:proofErr w:type="gramStart"/>
      <w:r>
        <w:t>analysis</w:t>
      </w:r>
      <w:bookmarkEnd w:id="94"/>
      <w:proofErr w:type="gramEnd"/>
    </w:p>
    <w:p w14:paraId="061BF799" w14:textId="77777777" w:rsidR="00BA2EBD" w:rsidRDefault="00BA2EBD" w:rsidP="00BA2EBD">
      <w:pPr>
        <w:rPr>
          <w:ins w:id="95" w:author="Yang, Xue" w:date="2023-09-27T14:00:00Z"/>
        </w:rPr>
      </w:pPr>
      <w:ins w:id="96" w:author="Yang, Xue" w:date="2023-09-27T14:00:00Z">
        <w:r>
          <w:rPr>
            <w:highlight w:val="yellow"/>
          </w:rPr>
          <w:t xml:space="preserve">Table and </w:t>
        </w:r>
        <w:r w:rsidRPr="00C81B6F">
          <w:rPr>
            <w:highlight w:val="yellow"/>
          </w:rPr>
          <w:t>figures</w:t>
        </w:r>
      </w:ins>
    </w:p>
    <w:p w14:paraId="04D10535" w14:textId="77777777" w:rsidR="00BA2EBD" w:rsidRPr="00BA2EBD" w:rsidRDefault="00BA2EBD">
      <w:pPr>
        <w:pPrChange w:id="97" w:author="Yang, Xue" w:date="2023-09-27T13:59:00Z">
          <w:pPr>
            <w:pStyle w:val="Heading2"/>
          </w:pPr>
        </w:pPrChange>
      </w:pPr>
    </w:p>
    <w:p w14:paraId="69D8AE3B" w14:textId="76F485A3" w:rsidR="56F4890F" w:rsidRDefault="56F4890F" w:rsidP="0AEE2C1D">
      <w:pPr>
        <w:rPr>
          <w:ins w:id="98" w:author="Yang, Xue" w:date="2023-09-27T10:49:00Z"/>
        </w:rPr>
      </w:pPr>
      <w:r>
        <w:rPr>
          <w:noProof/>
        </w:rPr>
        <w:lastRenderedPageBreak/>
        <w:drawing>
          <wp:inline distT="0" distB="0" distL="0" distR="0" wp14:anchorId="003B3D2C" wp14:editId="5D79EB7D">
            <wp:extent cx="4572000" cy="4229100"/>
            <wp:effectExtent l="0" t="0" r="0" b="0"/>
            <wp:docPr id="1275687611" name="Picture 127568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0CA0A443" w14:textId="77777777" w:rsidR="00D82042" w:rsidRDefault="00D82042" w:rsidP="00D82042">
      <w:pPr>
        <w:rPr>
          <w:ins w:id="99" w:author="Yang, Xue" w:date="2023-09-27T10:49:00Z"/>
        </w:rPr>
      </w:pPr>
      <w:ins w:id="100" w:author="Yang, Xue" w:date="2023-09-27T10:49:00Z">
        <w:r w:rsidRPr="00494BC5">
          <w:rPr>
            <w:rFonts w:hint="eastAsia"/>
            <w:highlight w:val="yellow"/>
          </w:rPr>
          <w:t>figures</w:t>
        </w:r>
      </w:ins>
    </w:p>
    <w:p w14:paraId="58A3527E" w14:textId="77777777" w:rsidR="00D82042" w:rsidRDefault="00D82042" w:rsidP="0AEE2C1D"/>
    <w:p w14:paraId="7795679F" w14:textId="6C8388BA" w:rsidR="74B52873" w:rsidRDefault="74B52873" w:rsidP="0AEE2C1D">
      <w:r>
        <w:t>Mean: The average prescription cost is approximately $2463.95.</w:t>
      </w:r>
    </w:p>
    <w:p w14:paraId="5AC549C2" w14:textId="1C1F5540" w:rsidR="74B52873" w:rsidRDefault="74B52873" w:rsidP="0AEE2C1D">
      <w:r>
        <w:t>Std: There's a high variability in prescription costs, with a standard deviation of about $5746.57.</w:t>
      </w:r>
    </w:p>
    <w:p w14:paraId="7D88BC00" w14:textId="0A8C1306" w:rsidR="74B52873" w:rsidRDefault="74B52873" w:rsidP="0AEE2C1D">
      <w:r>
        <w:t>Min-Max: The costs range from $0 to $45819.31. Given the huge difference between the mean and median (50% quartile) which is only $13.46, it indicates that there are some high-cost outliers affecting the average.</w:t>
      </w:r>
    </w:p>
    <w:p w14:paraId="673A8C75" w14:textId="574A8896" w:rsidR="0AEE2C1D" w:rsidRDefault="0AEE2C1D" w:rsidP="0AEE2C1D"/>
    <w:p w14:paraId="04C3FF88" w14:textId="7A3CB94E" w:rsidR="6CAFD473" w:rsidRDefault="6CAFD473" w:rsidP="0AEE2C1D">
      <w:r>
        <w:t xml:space="preserve">The dataset has 32,133 observations for most variables. </w:t>
      </w:r>
    </w:p>
    <w:p w14:paraId="2FA699C6" w14:textId="6939EE54" w:rsidR="6CAFD473" w:rsidRDefault="6CAFD473" w:rsidP="0AEE2C1D">
      <w:r>
        <w:t>Prescription costs (</w:t>
      </w:r>
      <w:proofErr w:type="spellStart"/>
      <w:r>
        <w:t>rx_cost</w:t>
      </w:r>
      <w:proofErr w:type="spellEnd"/>
      <w:r>
        <w:t>) and metric strength (</w:t>
      </w:r>
      <w:proofErr w:type="spellStart"/>
      <w:r>
        <w:t>metric_strength</w:t>
      </w:r>
      <w:proofErr w:type="spellEnd"/>
      <w:r>
        <w:t xml:space="preserve">) have high variability. </w:t>
      </w:r>
    </w:p>
    <w:p w14:paraId="0F7C43E3" w14:textId="1EF99E68" w:rsidR="6CAFD473" w:rsidRDefault="6CAFD473" w:rsidP="0AEE2C1D">
      <w:r>
        <w:t xml:space="preserve">Most binary indicators (like </w:t>
      </w:r>
      <w:proofErr w:type="spellStart"/>
      <w:r>
        <w:t>ddi_ind</w:t>
      </w:r>
      <w:proofErr w:type="spellEnd"/>
      <w:r>
        <w:t xml:space="preserve">, </w:t>
      </w:r>
      <w:proofErr w:type="spellStart"/>
      <w:r>
        <w:t>anticoag_ind</w:t>
      </w:r>
      <w:proofErr w:type="spellEnd"/>
      <w:r>
        <w:t xml:space="preserve">, etc.) have a low percentage of "yes" (or 1) responses, implying that </w:t>
      </w:r>
      <w:r w:rsidR="3352507C">
        <w:t>many</w:t>
      </w:r>
      <w:r>
        <w:t xml:space="preserve"> observations in these categories are "no" (or 0).</w:t>
      </w:r>
    </w:p>
    <w:p w14:paraId="7FBD28B7" w14:textId="40F35F6B" w:rsidR="0AEE2C1D" w:rsidRDefault="0AEE2C1D" w:rsidP="0AEE2C1D"/>
    <w:p w14:paraId="399213C2" w14:textId="3A9FF863" w:rsidR="0AEE2C1D" w:rsidRDefault="0AEE2C1D" w:rsidP="0AEE2C1D"/>
    <w:p w14:paraId="283C4A2F" w14:textId="0994824F" w:rsidR="3C607C82" w:rsidRDefault="3C607C82" w:rsidP="142BC0FD">
      <w:r w:rsidRPr="142BC0FD">
        <w:rPr>
          <w:u w:val="single"/>
        </w:rPr>
        <w:t xml:space="preserve">Target Data: </w:t>
      </w:r>
      <w:r w:rsidRPr="142BC0FD">
        <w:t>Contains therapy start and end dates, target identifiers, and protected attributes like sex, race, and age.</w:t>
      </w:r>
    </w:p>
    <w:p w14:paraId="4C6A3B62" w14:textId="3D58A36E" w:rsidR="3C607C82" w:rsidRDefault="3C607C82" w:rsidP="142BC0FD">
      <w:proofErr w:type="spellStart"/>
      <w:r w:rsidRPr="142BC0FD">
        <w:lastRenderedPageBreak/>
        <w:t>target_train</w:t>
      </w:r>
      <w:proofErr w:type="spellEnd"/>
      <w:r w:rsidRPr="142BC0FD">
        <w:t xml:space="preserve"> with 1232 records and </w:t>
      </w:r>
      <w:proofErr w:type="spellStart"/>
      <w:r w:rsidRPr="142BC0FD">
        <w:t>target_holdout</w:t>
      </w:r>
      <w:proofErr w:type="spellEnd"/>
      <w:r w:rsidRPr="142BC0FD">
        <w:t xml:space="preserve"> with 420 records.</w:t>
      </w:r>
    </w:p>
    <w:p w14:paraId="1BAD5F82" w14:textId="0F5D0EF7" w:rsidR="3C607C82" w:rsidRDefault="3C607C82" w:rsidP="142BC0FD">
      <w:r w:rsidRPr="142BC0FD">
        <w:rPr>
          <w:u w:val="single"/>
        </w:rPr>
        <w:t>Medical Claims Data:</w:t>
      </w:r>
      <w:r w:rsidRPr="142BC0FD">
        <w:t xml:space="preserve"> Contains information about all medical claims for a member for 90 days (about 3 months) before starting Osimertinib therapy and until the end of therapy.</w:t>
      </w:r>
    </w:p>
    <w:p w14:paraId="3E28E37A" w14:textId="4323D14D" w:rsidR="3C607C82" w:rsidRDefault="3C607C82" w:rsidP="142BC0FD">
      <w:proofErr w:type="spellStart"/>
      <w:r w:rsidRPr="142BC0FD">
        <w:t>medclms_train</w:t>
      </w:r>
      <w:proofErr w:type="spellEnd"/>
      <w:r w:rsidRPr="142BC0FD">
        <w:t xml:space="preserve"> with 100,159 records and </w:t>
      </w:r>
      <w:proofErr w:type="spellStart"/>
      <w:r w:rsidRPr="142BC0FD">
        <w:t>medclms_holdout</w:t>
      </w:r>
      <w:proofErr w:type="spellEnd"/>
      <w:r w:rsidRPr="142BC0FD">
        <w:t xml:space="preserve"> with 23,232 records.</w:t>
      </w:r>
    </w:p>
    <w:p w14:paraId="77250F2E" w14:textId="0A30AB83" w:rsidR="3C607C82" w:rsidRDefault="3C607C82" w:rsidP="142BC0FD">
      <w:r w:rsidRPr="142BC0FD">
        <w:rPr>
          <w:u w:val="single"/>
        </w:rPr>
        <w:t>Pharmacy Claims Data:</w:t>
      </w:r>
      <w:r w:rsidRPr="142BC0FD">
        <w:t xml:space="preserve"> Provides details about all pharmacy claims for an individual during the 90 days (about 3 months) before starting Osimertinib therapy and until the end of therapy.</w:t>
      </w:r>
    </w:p>
    <w:p w14:paraId="09618175" w14:textId="1C86B063" w:rsidR="3C607C82" w:rsidRDefault="3C607C82" w:rsidP="142BC0FD">
      <w:proofErr w:type="spellStart"/>
      <w:r w:rsidRPr="142BC0FD">
        <w:t>rxclms_train</w:t>
      </w:r>
      <w:proofErr w:type="spellEnd"/>
      <w:r w:rsidRPr="142BC0FD">
        <w:t xml:space="preserve"> with 32,133 records and </w:t>
      </w:r>
      <w:proofErr w:type="spellStart"/>
      <w:r w:rsidRPr="142BC0FD">
        <w:t>rxclms_holdout</w:t>
      </w:r>
      <w:proofErr w:type="spellEnd"/>
      <w:r w:rsidRPr="142BC0FD">
        <w:t xml:space="preserve"> with 6,670 records.</w:t>
      </w:r>
    </w:p>
    <w:p w14:paraId="376F0E23" w14:textId="432CCECB" w:rsidR="3C607C82" w:rsidRDefault="3C607C82" w:rsidP="78566F41">
      <w:pPr>
        <w:rPr>
          <w:color w:val="FF0000"/>
          <w:u w:val="single"/>
        </w:rPr>
      </w:pPr>
    </w:p>
    <w:p w14:paraId="36C2EC80" w14:textId="5903A494" w:rsidR="3C607C82" w:rsidRDefault="3C607C82" w:rsidP="142BC0FD">
      <w:pPr>
        <w:rPr>
          <w:color w:val="FF0000"/>
          <w:u w:val="single"/>
        </w:rPr>
      </w:pPr>
      <w:r w:rsidRPr="0AEE2C1D">
        <w:rPr>
          <w:color w:val="FF0000"/>
          <w:u w:val="single"/>
        </w:rPr>
        <w:t>Data Dictionary:</w:t>
      </w:r>
      <w:r>
        <w:t xml:space="preserve"> Describes each data column available in the </w:t>
      </w:r>
      <w:bookmarkStart w:id="101" w:name="_Int_9C30PMpB"/>
      <w:proofErr w:type="gramStart"/>
      <w:r>
        <w:t>claims</w:t>
      </w:r>
      <w:bookmarkEnd w:id="101"/>
      <w:proofErr w:type="gramEnd"/>
      <w:r>
        <w:t xml:space="preserve"> datasets.</w:t>
      </w:r>
    </w:p>
    <w:p w14:paraId="03339913" w14:textId="67B50594" w:rsidR="142BC0FD" w:rsidRDefault="142BC0FD" w:rsidP="142BC0FD"/>
    <w:p w14:paraId="718F0DF8" w14:textId="55EE84BA" w:rsidR="3C607C82" w:rsidRDefault="3C607C82" w:rsidP="142BC0FD">
      <w:r w:rsidRPr="142BC0FD">
        <w:rPr>
          <w:color w:val="FF0000"/>
          <w:u w:val="single"/>
        </w:rPr>
        <w:t>Race Code Descriptions</w:t>
      </w:r>
      <w:r w:rsidRPr="142BC0FD">
        <w:t>: Gives definitions for the race codes in the target files.</w:t>
      </w:r>
    </w:p>
    <w:p w14:paraId="69425F8F" w14:textId="27C296B7" w:rsidR="3C607C82" w:rsidRDefault="3C607C82" w:rsidP="142BC0FD">
      <w:pPr>
        <w:rPr>
          <w:u w:val="single"/>
        </w:rPr>
      </w:pPr>
      <w:r w:rsidRPr="142BC0FD">
        <w:rPr>
          <w:u w:val="single"/>
        </w:rPr>
        <w:t>Outcome Metrics:</w:t>
      </w:r>
    </w:p>
    <w:p w14:paraId="744ADBF4" w14:textId="29A49CD5" w:rsidR="3C607C82" w:rsidRDefault="3C607C82" w:rsidP="142BC0FD">
      <w:r w:rsidRPr="142BC0FD">
        <w:t xml:space="preserve">The predictive model's outcomes should be evaluated using the target column </w:t>
      </w:r>
      <w:proofErr w:type="spellStart"/>
      <w:r w:rsidRPr="142BC0FD">
        <w:t>tgt_ade_dc_</w:t>
      </w:r>
      <w:proofErr w:type="gramStart"/>
      <w:r w:rsidRPr="142BC0FD">
        <w:t>ind</w:t>
      </w:r>
      <w:proofErr w:type="spellEnd"/>
      <w:proofErr w:type="gramEnd"/>
    </w:p>
    <w:p w14:paraId="646F50A8" w14:textId="3B4316C0" w:rsidR="074E5C5A" w:rsidRDefault="074E5C5A" w:rsidP="002D03F6">
      <w:pPr>
        <w:pStyle w:val="Heading2"/>
      </w:pPr>
      <w:bookmarkStart w:id="102" w:name="_Toc2064816046"/>
      <w:r>
        <w:t>2.</w:t>
      </w:r>
      <w:r w:rsidR="00FA2EA0">
        <w:t xml:space="preserve">4 </w:t>
      </w:r>
      <w:r w:rsidR="002D03F6">
        <w:t>Training Data descriptive analysis</w:t>
      </w:r>
      <w:bookmarkEnd w:id="102"/>
    </w:p>
    <w:p w14:paraId="4DE053A6" w14:textId="705EB23D" w:rsidR="00C5491D" w:rsidRDefault="00C5491D" w:rsidP="6D1F94D1">
      <w:pPr>
        <w:rPr>
          <w:highlight w:val="yellow"/>
        </w:rPr>
      </w:pPr>
      <w:r w:rsidRPr="6D1F94D1">
        <w:rPr>
          <w:highlight w:val="yellow"/>
          <w:rPrChange w:id="103" w:author="Yang, Xue" w:date="2023-09-27T14:07:00Z">
            <w:rPr/>
          </w:rPrChange>
        </w:rPr>
        <w:t>2.4.1 Data connection</w:t>
      </w:r>
    </w:p>
    <w:p w14:paraId="56EDEA7F" w14:textId="2A5DC858" w:rsidR="0D3F6097" w:rsidRDefault="0D3F6097">
      <w:pPr>
        <w:spacing w:before="40"/>
        <w:rPr>
          <w:rFonts w:ascii="Calibri" w:eastAsia="Calibri" w:hAnsi="Calibri" w:cs="Calibri"/>
          <w:b/>
          <w:bCs/>
          <w:u w:val="single"/>
        </w:rPr>
        <w:pPrChange w:id="104" w:author="Purohit, Vishwesh" w:date="2023-10-02T21:55:00Z">
          <w:pPr>
            <w:spacing w:after="160" w:line="257" w:lineRule="auto"/>
          </w:pPr>
        </w:pPrChange>
      </w:pPr>
      <w:r w:rsidRPr="6D1F94D1">
        <w:rPr>
          <w:rFonts w:eastAsia="Times New Roman" w:cs="Times New Roman"/>
          <w:b/>
          <w:bCs/>
          <w:sz w:val="24"/>
          <w:szCs w:val="24"/>
          <w:rPrChange w:id="105" w:author="Purohit, Vishwesh" w:date="2023-10-02T21:55:00Z">
            <w:rPr>
              <w:rFonts w:ascii="Calibri" w:eastAsia="Calibri" w:hAnsi="Calibri" w:cs="Calibri"/>
              <w:b/>
              <w:bCs/>
              <w:u w:val="single"/>
            </w:rPr>
          </w:rPrChange>
        </w:rPr>
        <w:t xml:space="preserve"> Data Connection </w:t>
      </w:r>
    </w:p>
    <w:p w14:paraId="42C867F2" w14:textId="12712203" w:rsidR="0D3F6097" w:rsidRDefault="0D3F6097" w:rsidP="6D1F94D1">
      <w:pPr>
        <w:pStyle w:val="ListParagraph"/>
        <w:numPr>
          <w:ilvl w:val="0"/>
          <w:numId w:val="9"/>
        </w:numPr>
        <w:tabs>
          <w:tab w:val="left" w:pos="0"/>
          <w:tab w:val="left" w:pos="720"/>
        </w:tabs>
        <w:spacing w:line="257" w:lineRule="auto"/>
        <w:rPr>
          <w:rFonts w:ascii="Calibri" w:eastAsia="Calibri" w:hAnsi="Calibri" w:cs="Calibri"/>
        </w:rPr>
      </w:pPr>
      <w:r w:rsidRPr="6D1F94D1">
        <w:rPr>
          <w:rFonts w:ascii="Calibri" w:eastAsia="Calibri" w:hAnsi="Calibri" w:cs="Calibri"/>
        </w:rPr>
        <w:t xml:space="preserve">We have 3 training data sources, </w:t>
      </w:r>
      <w:r w:rsidRPr="6D1F94D1">
        <w:rPr>
          <w:rFonts w:ascii="Calibri" w:eastAsia="Calibri" w:hAnsi="Calibri" w:cs="Calibri"/>
          <w:b/>
          <w:bCs/>
        </w:rPr>
        <w:t>target_train.csv</w:t>
      </w:r>
      <w:r w:rsidRPr="6D1F94D1">
        <w:rPr>
          <w:rFonts w:ascii="Calibri" w:eastAsia="Calibri" w:hAnsi="Calibri" w:cs="Calibri"/>
        </w:rPr>
        <w:t xml:space="preserve">, </w:t>
      </w:r>
      <w:r w:rsidRPr="6D1F94D1">
        <w:rPr>
          <w:rFonts w:ascii="Calibri" w:eastAsia="Calibri" w:hAnsi="Calibri" w:cs="Calibri"/>
          <w:b/>
          <w:bCs/>
        </w:rPr>
        <w:t>medclms_train.csv</w:t>
      </w:r>
      <w:r w:rsidRPr="6D1F94D1">
        <w:rPr>
          <w:rFonts w:ascii="Calibri" w:eastAsia="Calibri" w:hAnsi="Calibri" w:cs="Calibri"/>
        </w:rPr>
        <w:t xml:space="preserve">, </w:t>
      </w:r>
      <w:r w:rsidRPr="6D1F94D1">
        <w:rPr>
          <w:rFonts w:ascii="Calibri" w:eastAsia="Calibri" w:hAnsi="Calibri" w:cs="Calibri"/>
          <w:b/>
          <w:bCs/>
        </w:rPr>
        <w:t>rxclms_train.csv</w:t>
      </w:r>
      <w:r w:rsidRPr="6D1F94D1">
        <w:rPr>
          <w:rFonts w:ascii="Calibri" w:eastAsia="Calibri" w:hAnsi="Calibri" w:cs="Calibri"/>
        </w:rPr>
        <w:t xml:space="preserve">. We have the unique ids </w:t>
      </w:r>
      <w:proofErr w:type="spellStart"/>
      <w:r w:rsidRPr="6D1F94D1">
        <w:rPr>
          <w:rFonts w:ascii="Calibri" w:eastAsia="Calibri" w:hAnsi="Calibri" w:cs="Calibri"/>
          <w:b/>
          <w:bCs/>
        </w:rPr>
        <w:t>therapy_id</w:t>
      </w:r>
      <w:proofErr w:type="spellEnd"/>
      <w:r w:rsidRPr="6D1F94D1">
        <w:rPr>
          <w:rFonts w:ascii="Calibri" w:eastAsia="Calibri" w:hAnsi="Calibri" w:cs="Calibri"/>
        </w:rPr>
        <w:t xml:space="preserve"> in all of them. Using these and other columns to join the three. </w:t>
      </w:r>
    </w:p>
    <w:p w14:paraId="3CE1F3A6" w14:textId="6F95BE99" w:rsidR="0D3F6097" w:rsidRDefault="0D3F6097" w:rsidP="6D1F94D1">
      <w:pPr>
        <w:spacing w:after="160" w:line="257" w:lineRule="auto"/>
        <w:rPr>
          <w:rFonts w:ascii="Calibri" w:eastAsia="Calibri" w:hAnsi="Calibri" w:cs="Calibri"/>
        </w:rPr>
      </w:pPr>
      <w:r w:rsidRPr="6D1F94D1">
        <w:rPr>
          <w:rFonts w:ascii="Calibri" w:eastAsia="Calibri" w:hAnsi="Calibri" w:cs="Calibri"/>
        </w:rPr>
        <w:t xml:space="preserve">We first start with the target train data, where we find users by the Id column, for grouping all the data we use the column </w:t>
      </w:r>
      <w:proofErr w:type="spellStart"/>
      <w:r w:rsidRPr="6D1F94D1">
        <w:rPr>
          <w:rFonts w:ascii="Calibri" w:eastAsia="Calibri" w:hAnsi="Calibri" w:cs="Calibri"/>
          <w:b/>
          <w:bCs/>
        </w:rPr>
        <w:t>therapy_id</w:t>
      </w:r>
      <w:proofErr w:type="spellEnd"/>
      <w:r w:rsidRPr="6D1F94D1">
        <w:rPr>
          <w:rFonts w:ascii="Calibri" w:eastAsia="Calibri" w:hAnsi="Calibri" w:cs="Calibri"/>
        </w:rPr>
        <w:t xml:space="preserve">, also checking if one id only one has </w:t>
      </w:r>
      <w:proofErr w:type="spellStart"/>
      <w:r w:rsidRPr="6D1F94D1">
        <w:rPr>
          <w:rFonts w:ascii="Calibri" w:eastAsia="Calibri" w:hAnsi="Calibri" w:cs="Calibri"/>
          <w:b/>
          <w:bCs/>
        </w:rPr>
        <w:t>therapy_id</w:t>
      </w:r>
      <w:proofErr w:type="spellEnd"/>
      <w:r w:rsidRPr="6D1F94D1">
        <w:rPr>
          <w:rFonts w:ascii="Calibri" w:eastAsia="Calibri" w:hAnsi="Calibri" w:cs="Calibri"/>
        </w:rPr>
        <w:t xml:space="preserve"> using group by and count operations.</w:t>
      </w:r>
    </w:p>
    <w:p w14:paraId="42DB17FA" w14:textId="56336D17" w:rsidR="0D3F6097" w:rsidRDefault="0D3F6097" w:rsidP="6D1F94D1">
      <w:pPr>
        <w:spacing w:after="160" w:line="257" w:lineRule="auto"/>
        <w:rPr>
          <w:rFonts w:ascii="Calibri" w:eastAsia="Calibri" w:hAnsi="Calibri" w:cs="Calibri"/>
        </w:rPr>
      </w:pPr>
      <w:r w:rsidRPr="6D1F94D1">
        <w:rPr>
          <w:rFonts w:ascii="Calibri" w:eastAsia="Calibri" w:hAnsi="Calibri" w:cs="Calibri"/>
        </w:rPr>
        <w:t xml:space="preserve"> </w:t>
      </w:r>
    </w:p>
    <w:p w14:paraId="5AB95352" w14:textId="34CAFFDB" w:rsidR="0D3F6097" w:rsidRDefault="0D3F6097" w:rsidP="6D1F94D1">
      <w:pPr>
        <w:pStyle w:val="ListParagraph"/>
        <w:numPr>
          <w:ilvl w:val="0"/>
          <w:numId w:val="8"/>
        </w:numPr>
        <w:rPr>
          <w:rFonts w:eastAsia="Times New Roman" w:cs="Times New Roman"/>
          <w:b/>
          <w:bCs/>
        </w:rPr>
      </w:pPr>
      <w:r w:rsidRPr="6D1F94D1">
        <w:rPr>
          <w:rFonts w:eastAsia="Times New Roman" w:cs="Times New Roman"/>
        </w:rPr>
        <w:t xml:space="preserve">In the </w:t>
      </w:r>
      <w:proofErr w:type="spellStart"/>
      <w:r w:rsidRPr="6D1F94D1">
        <w:rPr>
          <w:rFonts w:eastAsia="Times New Roman" w:cs="Times New Roman"/>
          <w:b/>
          <w:bCs/>
        </w:rPr>
        <w:t>medclms_train</w:t>
      </w:r>
      <w:proofErr w:type="spellEnd"/>
      <w:r w:rsidRPr="6D1F94D1">
        <w:rPr>
          <w:rFonts w:eastAsia="Times New Roman" w:cs="Times New Roman"/>
        </w:rPr>
        <w:t xml:space="preserve"> dataset, we use the columns. </w:t>
      </w:r>
      <w:proofErr w:type="spellStart"/>
      <w:r w:rsidRPr="6D1F94D1">
        <w:rPr>
          <w:rFonts w:eastAsia="Times New Roman" w:cs="Times New Roman"/>
          <w:b/>
          <w:bCs/>
        </w:rPr>
        <w:t>therapy_id</w:t>
      </w:r>
      <w:proofErr w:type="spellEnd"/>
      <w:r w:rsidRPr="6D1F94D1">
        <w:rPr>
          <w:rFonts w:eastAsia="Times New Roman" w:cs="Times New Roman"/>
          <w:b/>
          <w:bCs/>
        </w:rPr>
        <w:t xml:space="preserve"> , </w:t>
      </w:r>
      <w:proofErr w:type="spellStart"/>
      <w:r w:rsidRPr="6D1F94D1">
        <w:rPr>
          <w:rFonts w:eastAsia="Times New Roman" w:cs="Times New Roman"/>
          <w:b/>
          <w:bCs/>
        </w:rPr>
        <w:t>visit_date</w:t>
      </w:r>
      <w:proofErr w:type="spellEnd"/>
      <w:r w:rsidRPr="6D1F94D1">
        <w:rPr>
          <w:rFonts w:eastAsia="Times New Roman" w:cs="Times New Roman"/>
          <w:b/>
          <w:bCs/>
        </w:rPr>
        <w:t xml:space="preserve"> , </w:t>
      </w:r>
      <w:proofErr w:type="spellStart"/>
      <w:r w:rsidRPr="6D1F94D1">
        <w:rPr>
          <w:rFonts w:eastAsia="Times New Roman" w:cs="Times New Roman"/>
          <w:b/>
          <w:bCs/>
        </w:rPr>
        <w:t>clm_unique_key</w:t>
      </w:r>
      <w:proofErr w:type="spellEnd"/>
    </w:p>
    <w:p w14:paraId="09E22910" w14:textId="18575F7C" w:rsidR="0D3F6097" w:rsidRDefault="0D3F6097">
      <w:pPr>
        <w:spacing w:line="257" w:lineRule="auto"/>
        <w:rPr>
          <w:rFonts w:ascii="Calibri" w:eastAsia="Calibri" w:hAnsi="Calibri" w:cs="Calibri"/>
        </w:rPr>
        <w:pPrChange w:id="106" w:author="Purohit, Vishwesh" w:date="2023-10-02T21:52:00Z">
          <w:pPr>
            <w:numPr>
              <w:numId w:val="8"/>
            </w:numPr>
            <w:ind w:left="720" w:hanging="360"/>
          </w:pPr>
        </w:pPrChange>
      </w:pPr>
      <w:r w:rsidRPr="6D1F94D1">
        <w:rPr>
          <w:rFonts w:ascii="Calibri" w:eastAsia="Calibri" w:hAnsi="Calibri" w:cs="Calibri"/>
        </w:rPr>
        <w:t>Duplicates are dropped based on a subset of columns (</w:t>
      </w:r>
      <w:proofErr w:type="spellStart"/>
      <w:r w:rsidRPr="6D1F94D1">
        <w:rPr>
          <w:rFonts w:ascii="Calibri" w:eastAsia="Calibri" w:hAnsi="Calibri" w:cs="Calibri"/>
          <w:b/>
          <w:bCs/>
        </w:rPr>
        <w:t>therapy_id</w:t>
      </w:r>
      <w:proofErr w:type="spellEnd"/>
      <w:r w:rsidRPr="6D1F94D1">
        <w:rPr>
          <w:rFonts w:ascii="Calibri" w:eastAsia="Calibri" w:hAnsi="Calibri" w:cs="Calibri"/>
        </w:rPr>
        <w:t xml:space="preserve">, </w:t>
      </w:r>
      <w:proofErr w:type="spellStart"/>
      <w:r w:rsidRPr="6D1F94D1">
        <w:rPr>
          <w:rFonts w:ascii="Calibri" w:eastAsia="Calibri" w:hAnsi="Calibri" w:cs="Calibri"/>
          <w:b/>
          <w:bCs/>
        </w:rPr>
        <w:t>visit_date</w:t>
      </w:r>
      <w:proofErr w:type="spellEnd"/>
      <w:r w:rsidRPr="6D1F94D1">
        <w:rPr>
          <w:rFonts w:ascii="Calibri" w:eastAsia="Calibri" w:hAnsi="Calibri" w:cs="Calibri"/>
        </w:rPr>
        <w:t xml:space="preserve">, </w:t>
      </w:r>
      <w:proofErr w:type="spellStart"/>
      <w:r w:rsidRPr="6D1F94D1">
        <w:rPr>
          <w:rFonts w:ascii="Calibri" w:eastAsia="Calibri" w:hAnsi="Calibri" w:cs="Calibri"/>
          <w:b/>
          <w:bCs/>
        </w:rPr>
        <w:t>clm_unique_key</w:t>
      </w:r>
      <w:proofErr w:type="spellEnd"/>
      <w:r w:rsidRPr="6D1F94D1">
        <w:rPr>
          <w:rFonts w:ascii="Calibri" w:eastAsia="Calibri" w:hAnsi="Calibri" w:cs="Calibri"/>
        </w:rPr>
        <w:t>).</w:t>
      </w:r>
    </w:p>
    <w:p w14:paraId="118A9A82" w14:textId="46D8B5C0" w:rsidR="0D3F6097" w:rsidRDefault="0D3F6097">
      <w:pPr>
        <w:spacing w:line="257" w:lineRule="auto"/>
        <w:rPr>
          <w:rFonts w:ascii="Calibri" w:eastAsia="Calibri" w:hAnsi="Calibri" w:cs="Calibri"/>
        </w:rPr>
        <w:pPrChange w:id="107" w:author="Purohit, Vishwesh" w:date="2023-10-02T21:52:00Z">
          <w:pPr/>
        </w:pPrChange>
      </w:pPr>
      <w:r w:rsidRPr="6D1F94D1">
        <w:rPr>
          <w:rFonts w:ascii="Calibri" w:eastAsia="Calibri" w:hAnsi="Calibri" w:cs="Calibri"/>
        </w:rPr>
        <w:t xml:space="preserve"> </w:t>
      </w:r>
    </w:p>
    <w:p w14:paraId="23B7AA54" w14:textId="50E21399" w:rsidR="0D3F6097" w:rsidRDefault="0D3F6097">
      <w:pPr>
        <w:spacing w:line="257" w:lineRule="auto"/>
        <w:rPr>
          <w:rFonts w:ascii="Calibri" w:eastAsia="Calibri" w:hAnsi="Calibri" w:cs="Calibri"/>
        </w:rPr>
        <w:pPrChange w:id="108" w:author="Purohit, Vishwesh" w:date="2023-10-02T21:52:00Z">
          <w:pPr/>
        </w:pPrChange>
      </w:pPr>
      <w:r w:rsidRPr="6D1F94D1">
        <w:rPr>
          <w:rFonts w:ascii="Calibri" w:eastAsia="Calibri" w:hAnsi="Calibri" w:cs="Calibri"/>
        </w:rPr>
        <w:t xml:space="preserve"> </w:t>
      </w:r>
    </w:p>
    <w:p w14:paraId="5EEA6A77" w14:textId="6D9D5ECA" w:rsidR="0D3F6097" w:rsidRDefault="0D3F6097" w:rsidP="6D1F94D1">
      <w:pPr>
        <w:pStyle w:val="ListParagraph"/>
        <w:numPr>
          <w:ilvl w:val="0"/>
          <w:numId w:val="7"/>
        </w:numPr>
        <w:rPr>
          <w:rFonts w:eastAsia="Times New Roman" w:cs="Times New Roman"/>
          <w:b/>
          <w:bCs/>
        </w:rPr>
      </w:pPr>
      <w:r w:rsidRPr="6D1F94D1">
        <w:rPr>
          <w:rFonts w:eastAsia="Times New Roman" w:cs="Times New Roman"/>
        </w:rPr>
        <w:t>The third dataset is for</w:t>
      </w:r>
      <w:r w:rsidRPr="6D1F94D1">
        <w:rPr>
          <w:rFonts w:eastAsia="Times New Roman" w:cs="Times New Roman"/>
          <w:b/>
          <w:bCs/>
        </w:rPr>
        <w:t xml:space="preserve"> </w:t>
      </w:r>
      <w:proofErr w:type="spellStart"/>
      <w:r w:rsidRPr="6D1F94D1">
        <w:rPr>
          <w:rFonts w:eastAsia="Times New Roman" w:cs="Times New Roman"/>
          <w:b/>
          <w:bCs/>
        </w:rPr>
        <w:t>rxclms_train</w:t>
      </w:r>
      <w:proofErr w:type="spellEnd"/>
      <w:r w:rsidRPr="6D1F94D1">
        <w:rPr>
          <w:rFonts w:eastAsia="Times New Roman" w:cs="Times New Roman"/>
        </w:rPr>
        <w:t xml:space="preserve"> dataset: which contains the prescription data, here we focus on columns </w:t>
      </w:r>
      <w:proofErr w:type="spellStart"/>
      <w:r w:rsidRPr="6D1F94D1">
        <w:rPr>
          <w:rFonts w:eastAsia="Times New Roman" w:cs="Times New Roman"/>
          <w:b/>
          <w:bCs/>
        </w:rPr>
        <w:t>therapy_id</w:t>
      </w:r>
      <w:proofErr w:type="spellEnd"/>
      <w:r w:rsidRPr="6D1F94D1">
        <w:rPr>
          <w:rFonts w:eastAsia="Times New Roman" w:cs="Times New Roman"/>
        </w:rPr>
        <w:t xml:space="preserve"> and </w:t>
      </w:r>
      <w:proofErr w:type="spellStart"/>
      <w:r w:rsidRPr="6D1F94D1">
        <w:rPr>
          <w:rFonts w:eastAsia="Times New Roman" w:cs="Times New Roman"/>
          <w:b/>
          <w:bCs/>
        </w:rPr>
        <w:t>service_date</w:t>
      </w:r>
      <w:proofErr w:type="spellEnd"/>
      <w:r w:rsidRPr="6D1F94D1">
        <w:rPr>
          <w:rFonts w:eastAsia="Times New Roman" w:cs="Times New Roman"/>
        </w:rPr>
        <w:t xml:space="preserve"> and we aggregate these by sum of their multiple rows, to get a unique entry for the same </w:t>
      </w:r>
      <w:proofErr w:type="spellStart"/>
      <w:r w:rsidRPr="6D1F94D1">
        <w:rPr>
          <w:rFonts w:eastAsia="Times New Roman" w:cs="Times New Roman"/>
          <w:b/>
          <w:bCs/>
        </w:rPr>
        <w:t>therapy_id</w:t>
      </w:r>
      <w:proofErr w:type="spellEnd"/>
      <w:r w:rsidRPr="6D1F94D1">
        <w:rPr>
          <w:rFonts w:eastAsia="Times New Roman" w:cs="Times New Roman"/>
        </w:rPr>
        <w:t>.</w:t>
      </w:r>
      <w:r w:rsidRPr="6D1F94D1">
        <w:rPr>
          <w:rFonts w:eastAsia="Times New Roman" w:cs="Times New Roman"/>
          <w:b/>
          <w:bCs/>
        </w:rPr>
        <w:t xml:space="preserve"> </w:t>
      </w:r>
    </w:p>
    <w:p w14:paraId="194FBE05" w14:textId="71251AF2" w:rsidR="0D3F6097" w:rsidRDefault="0D3F6097">
      <w:pPr>
        <w:spacing w:line="257" w:lineRule="auto"/>
        <w:rPr>
          <w:rFonts w:ascii="Calibri" w:eastAsia="Calibri" w:hAnsi="Calibri" w:cs="Calibri"/>
          <w:b/>
          <w:bCs/>
        </w:rPr>
        <w:pPrChange w:id="109" w:author="Purohit, Vishwesh" w:date="2023-10-02T21:52:00Z">
          <w:pPr>
            <w:numPr>
              <w:numId w:val="7"/>
            </w:numPr>
            <w:ind w:left="720" w:hanging="360"/>
          </w:pPr>
        </w:pPrChange>
      </w:pPr>
      <w:r w:rsidRPr="6D1F94D1">
        <w:rPr>
          <w:rFonts w:ascii="Calibri" w:eastAsia="Calibri" w:hAnsi="Calibri" w:cs="Calibri"/>
          <w:b/>
          <w:bCs/>
        </w:rPr>
        <w:t xml:space="preserve"> </w:t>
      </w:r>
    </w:p>
    <w:p w14:paraId="0C20CB4B" w14:textId="46263955" w:rsidR="0D3F6097" w:rsidRDefault="0D3F6097">
      <w:pPr>
        <w:spacing w:line="257" w:lineRule="auto"/>
        <w:rPr>
          <w:rFonts w:ascii="Calibri" w:eastAsia="Calibri" w:hAnsi="Calibri" w:cs="Calibri"/>
          <w:b/>
          <w:bCs/>
        </w:rPr>
        <w:pPrChange w:id="110" w:author="Purohit, Vishwesh" w:date="2023-10-02T21:52:00Z">
          <w:pPr/>
        </w:pPrChange>
      </w:pPr>
      <w:r w:rsidRPr="6D1F94D1">
        <w:rPr>
          <w:rFonts w:ascii="Calibri" w:eastAsia="Calibri" w:hAnsi="Calibri" w:cs="Calibri"/>
          <w:b/>
          <w:bCs/>
        </w:rPr>
        <w:t>We then go ahead and merge the datasets, below are the steps for connecting the datasets.</w:t>
      </w:r>
    </w:p>
    <w:p w14:paraId="0F845A28" w14:textId="7CAF2073" w:rsidR="0D3F6097" w:rsidRDefault="0D3F6097">
      <w:pPr>
        <w:spacing w:line="257" w:lineRule="auto"/>
        <w:rPr>
          <w:rFonts w:ascii="Calibri" w:eastAsia="Calibri" w:hAnsi="Calibri" w:cs="Calibri"/>
          <w:b/>
          <w:bCs/>
        </w:rPr>
        <w:pPrChange w:id="111" w:author="Purohit, Vishwesh" w:date="2023-10-02T21:52:00Z">
          <w:pPr/>
        </w:pPrChange>
      </w:pPr>
      <w:r w:rsidRPr="6D1F94D1">
        <w:rPr>
          <w:rFonts w:ascii="Calibri" w:eastAsia="Calibri" w:hAnsi="Calibri" w:cs="Calibri"/>
          <w:b/>
          <w:bCs/>
        </w:rPr>
        <w:t xml:space="preserve"> </w:t>
      </w:r>
    </w:p>
    <w:p w14:paraId="2B221D50" w14:textId="4039221A" w:rsidR="0D3F6097" w:rsidRDefault="0D3F6097" w:rsidP="6D1F94D1">
      <w:pPr>
        <w:pStyle w:val="ListParagraph"/>
        <w:numPr>
          <w:ilvl w:val="0"/>
          <w:numId w:val="6"/>
        </w:numPr>
        <w:rPr>
          <w:rFonts w:eastAsia="Times New Roman" w:cs="Times New Roman"/>
        </w:rPr>
      </w:pPr>
      <w:r w:rsidRPr="6D1F94D1">
        <w:rPr>
          <w:rFonts w:eastAsia="Times New Roman" w:cs="Times New Roman"/>
        </w:rPr>
        <w:t xml:space="preserve">Merging </w:t>
      </w:r>
      <w:proofErr w:type="spellStart"/>
      <w:r w:rsidRPr="6D1F94D1">
        <w:rPr>
          <w:rFonts w:eastAsia="Times New Roman" w:cs="Times New Roman"/>
        </w:rPr>
        <w:t>medclms_train</w:t>
      </w:r>
      <w:proofErr w:type="spellEnd"/>
      <w:r w:rsidRPr="6D1F94D1">
        <w:rPr>
          <w:rFonts w:eastAsia="Times New Roman" w:cs="Times New Roman"/>
        </w:rPr>
        <w:t xml:space="preserve"> with aggregated </w:t>
      </w:r>
      <w:proofErr w:type="spellStart"/>
      <w:r w:rsidRPr="6D1F94D1">
        <w:rPr>
          <w:rFonts w:eastAsia="Times New Roman" w:cs="Times New Roman"/>
        </w:rPr>
        <w:t>rxclms_train</w:t>
      </w:r>
      <w:proofErr w:type="spellEnd"/>
      <w:r w:rsidRPr="6D1F94D1">
        <w:rPr>
          <w:rFonts w:eastAsia="Times New Roman" w:cs="Times New Roman"/>
        </w:rPr>
        <w:t xml:space="preserve">_ on columns </w:t>
      </w:r>
      <w:proofErr w:type="spellStart"/>
      <w:r w:rsidRPr="6D1F94D1">
        <w:rPr>
          <w:rFonts w:eastAsia="Times New Roman" w:cs="Times New Roman"/>
        </w:rPr>
        <w:t>therapy_id</w:t>
      </w:r>
      <w:proofErr w:type="spellEnd"/>
      <w:r w:rsidRPr="6D1F94D1">
        <w:rPr>
          <w:rFonts w:eastAsia="Times New Roman" w:cs="Times New Roman"/>
        </w:rPr>
        <w:t xml:space="preserve"> and </w:t>
      </w:r>
      <w:proofErr w:type="spellStart"/>
      <w:r w:rsidRPr="6D1F94D1">
        <w:rPr>
          <w:rFonts w:eastAsia="Times New Roman" w:cs="Times New Roman"/>
        </w:rPr>
        <w:t>visit_date</w:t>
      </w:r>
      <w:proofErr w:type="spellEnd"/>
      <w:r w:rsidRPr="6D1F94D1">
        <w:rPr>
          <w:rFonts w:eastAsia="Times New Roman" w:cs="Times New Roman"/>
        </w:rPr>
        <w:t>.</w:t>
      </w:r>
    </w:p>
    <w:p w14:paraId="60A65CE1" w14:textId="383FA471" w:rsidR="0D3F6097" w:rsidRDefault="0D3F6097" w:rsidP="6D1F94D1">
      <w:pPr>
        <w:pStyle w:val="ListParagraph"/>
        <w:numPr>
          <w:ilvl w:val="1"/>
          <w:numId w:val="6"/>
        </w:numPr>
        <w:rPr>
          <w:rFonts w:eastAsia="Times New Roman" w:cs="Times New Roman"/>
        </w:rPr>
      </w:pPr>
      <w:r w:rsidRPr="6D1F94D1">
        <w:rPr>
          <w:rFonts w:eastAsia="Times New Roman" w:cs="Times New Roman"/>
        </w:rPr>
        <w:t xml:space="preserve">This is done using </w:t>
      </w:r>
      <w:proofErr w:type="spellStart"/>
      <w:r w:rsidRPr="6D1F94D1">
        <w:rPr>
          <w:rFonts w:eastAsia="Times New Roman" w:cs="Times New Roman"/>
        </w:rPr>
        <w:t>pd.merge</w:t>
      </w:r>
      <w:proofErr w:type="spellEnd"/>
      <w:r w:rsidRPr="6D1F94D1">
        <w:rPr>
          <w:rFonts w:eastAsia="Times New Roman" w:cs="Times New Roman"/>
        </w:rPr>
        <w:t xml:space="preserve"> in </w:t>
      </w:r>
      <w:proofErr w:type="gramStart"/>
      <w:r w:rsidRPr="6D1F94D1">
        <w:rPr>
          <w:rFonts w:eastAsia="Times New Roman" w:cs="Times New Roman"/>
        </w:rPr>
        <w:t>python</w:t>
      </w:r>
      <w:proofErr w:type="gramEnd"/>
    </w:p>
    <w:p w14:paraId="05039C99" w14:textId="45A8FBD0" w:rsidR="0D3F6097" w:rsidRDefault="0D3F6097" w:rsidP="6D1F94D1">
      <w:pPr>
        <w:pStyle w:val="ListParagraph"/>
        <w:numPr>
          <w:ilvl w:val="1"/>
          <w:numId w:val="6"/>
        </w:numPr>
        <w:rPr>
          <w:rFonts w:eastAsia="Times New Roman" w:cs="Times New Roman"/>
        </w:rPr>
      </w:pPr>
      <w:r w:rsidRPr="6D1F94D1">
        <w:rPr>
          <w:rFonts w:eastAsia="Times New Roman" w:cs="Times New Roman"/>
        </w:rPr>
        <w:t xml:space="preserve">Result: </w:t>
      </w:r>
      <w:proofErr w:type="spellStart"/>
      <w:r w:rsidRPr="6D1F94D1">
        <w:rPr>
          <w:rFonts w:eastAsia="Times New Roman" w:cs="Times New Roman"/>
          <w:b/>
          <w:bCs/>
        </w:rPr>
        <w:t>df_medclms_rx_train</w:t>
      </w:r>
      <w:proofErr w:type="spellEnd"/>
      <w:r w:rsidRPr="6D1F94D1">
        <w:rPr>
          <w:rFonts w:eastAsia="Times New Roman" w:cs="Times New Roman"/>
        </w:rPr>
        <w:t xml:space="preserve"> </w:t>
      </w:r>
      <w:proofErr w:type="spellStart"/>
      <w:r w:rsidRPr="6D1F94D1">
        <w:rPr>
          <w:rFonts w:eastAsia="Times New Roman" w:cs="Times New Roman"/>
        </w:rPr>
        <w:t>DataFrame</w:t>
      </w:r>
      <w:proofErr w:type="spellEnd"/>
      <w:r w:rsidRPr="6D1F94D1">
        <w:rPr>
          <w:rFonts w:eastAsia="Times New Roman" w:cs="Times New Roman"/>
        </w:rPr>
        <w:t>.</w:t>
      </w:r>
    </w:p>
    <w:p w14:paraId="5A564B92" w14:textId="4E4A82B0" w:rsidR="0D3F6097" w:rsidRDefault="0D3F6097" w:rsidP="6D1F94D1">
      <w:pPr>
        <w:pStyle w:val="ListParagraph"/>
        <w:numPr>
          <w:ilvl w:val="0"/>
          <w:numId w:val="6"/>
        </w:numPr>
        <w:rPr>
          <w:rFonts w:eastAsia="Times New Roman" w:cs="Times New Roman"/>
        </w:rPr>
      </w:pPr>
      <w:r w:rsidRPr="6D1F94D1">
        <w:rPr>
          <w:rFonts w:eastAsia="Times New Roman" w:cs="Times New Roman"/>
        </w:rPr>
        <w:t xml:space="preserve">Cleaning </w:t>
      </w:r>
      <w:proofErr w:type="spellStart"/>
      <w:r w:rsidRPr="6D1F94D1">
        <w:rPr>
          <w:rFonts w:eastAsia="Times New Roman" w:cs="Times New Roman"/>
          <w:b/>
          <w:bCs/>
        </w:rPr>
        <w:t>df_medclms_rx_train</w:t>
      </w:r>
      <w:proofErr w:type="spellEnd"/>
      <w:r w:rsidRPr="6D1F94D1">
        <w:rPr>
          <w:rFonts w:eastAsia="Times New Roman" w:cs="Times New Roman"/>
        </w:rPr>
        <w:t>:</w:t>
      </w:r>
    </w:p>
    <w:p w14:paraId="38CB29F2" w14:textId="72ACB14F" w:rsidR="0D3F6097" w:rsidRDefault="0D3F6097" w:rsidP="6D1F94D1">
      <w:pPr>
        <w:pStyle w:val="ListParagraph"/>
        <w:numPr>
          <w:ilvl w:val="1"/>
          <w:numId w:val="6"/>
        </w:numPr>
        <w:rPr>
          <w:rFonts w:eastAsia="Times New Roman" w:cs="Times New Roman"/>
        </w:rPr>
      </w:pPr>
      <w:r w:rsidRPr="6D1F94D1">
        <w:rPr>
          <w:rFonts w:eastAsia="Times New Roman" w:cs="Times New Roman"/>
        </w:rPr>
        <w:lastRenderedPageBreak/>
        <w:t>Dropping specified columns such as '</w:t>
      </w:r>
      <w:proofErr w:type="spellStart"/>
      <w:r w:rsidRPr="6D1F94D1">
        <w:rPr>
          <w:rFonts w:eastAsia="Times New Roman" w:cs="Times New Roman"/>
        </w:rPr>
        <w:t>medclm_key</w:t>
      </w:r>
      <w:proofErr w:type="spellEnd"/>
      <w:r w:rsidRPr="6D1F94D1">
        <w:rPr>
          <w:rFonts w:eastAsia="Times New Roman" w:cs="Times New Roman"/>
        </w:rPr>
        <w:t>' and ‘</w:t>
      </w:r>
      <w:proofErr w:type="spellStart"/>
      <w:r w:rsidRPr="6D1F94D1">
        <w:rPr>
          <w:rFonts w:eastAsia="Times New Roman" w:cs="Times New Roman"/>
        </w:rPr>
        <w:t>clm_unique_key</w:t>
      </w:r>
      <w:proofErr w:type="spellEnd"/>
      <w:r w:rsidRPr="6D1F94D1">
        <w:rPr>
          <w:rFonts w:eastAsia="Times New Roman" w:cs="Times New Roman"/>
        </w:rPr>
        <w:t>'</w:t>
      </w:r>
    </w:p>
    <w:p w14:paraId="71E8B94C" w14:textId="26D5957A" w:rsidR="0D3F6097" w:rsidRDefault="0D3F6097" w:rsidP="6D1F94D1">
      <w:pPr>
        <w:pStyle w:val="ListParagraph"/>
        <w:numPr>
          <w:ilvl w:val="1"/>
          <w:numId w:val="6"/>
        </w:numPr>
        <w:rPr>
          <w:rFonts w:eastAsia="Times New Roman" w:cs="Times New Roman"/>
        </w:rPr>
      </w:pPr>
      <w:r w:rsidRPr="6D1F94D1">
        <w:rPr>
          <w:rFonts w:eastAsia="Times New Roman" w:cs="Times New Roman"/>
        </w:rPr>
        <w:t>Filling NaN values with 0.0.</w:t>
      </w:r>
    </w:p>
    <w:p w14:paraId="3B463CD4" w14:textId="2399E7A8" w:rsidR="0D3F6097" w:rsidRDefault="0D3F6097">
      <w:pPr>
        <w:spacing w:line="257" w:lineRule="auto"/>
        <w:rPr>
          <w:rFonts w:ascii="Calibri" w:eastAsia="Calibri" w:hAnsi="Calibri" w:cs="Calibri"/>
        </w:rPr>
        <w:pPrChange w:id="112" w:author="Purohit, Vishwesh" w:date="2023-10-02T21:52:00Z">
          <w:pPr>
            <w:numPr>
              <w:ilvl w:val="1"/>
              <w:numId w:val="6"/>
            </w:numPr>
            <w:ind w:left="1440" w:hanging="360"/>
          </w:pPr>
        </w:pPrChange>
      </w:pPr>
      <w:r w:rsidRPr="6D1F94D1">
        <w:rPr>
          <w:rFonts w:ascii="Calibri" w:eastAsia="Calibri" w:hAnsi="Calibri" w:cs="Calibri"/>
        </w:rPr>
        <w:t xml:space="preserve"> </w:t>
      </w:r>
    </w:p>
    <w:p w14:paraId="24F4EFF0" w14:textId="7A9D43F7" w:rsidR="0D3F6097" w:rsidRDefault="0D3F6097" w:rsidP="6D1F94D1">
      <w:pPr>
        <w:pStyle w:val="ListParagraph"/>
        <w:numPr>
          <w:ilvl w:val="0"/>
          <w:numId w:val="6"/>
        </w:numPr>
        <w:rPr>
          <w:rFonts w:eastAsia="Times New Roman" w:cs="Times New Roman"/>
        </w:rPr>
      </w:pPr>
      <w:r w:rsidRPr="6D1F94D1">
        <w:rPr>
          <w:rFonts w:eastAsia="Times New Roman" w:cs="Times New Roman"/>
        </w:rPr>
        <w:t xml:space="preserve">We then sort the dataset </w:t>
      </w:r>
      <w:proofErr w:type="spellStart"/>
      <w:r w:rsidRPr="6D1F94D1">
        <w:rPr>
          <w:rFonts w:eastAsia="Times New Roman" w:cs="Times New Roman"/>
          <w:b/>
          <w:bCs/>
        </w:rPr>
        <w:t>df_medclms_rx_train</w:t>
      </w:r>
      <w:proofErr w:type="spellEnd"/>
      <w:r w:rsidRPr="6D1F94D1">
        <w:rPr>
          <w:rFonts w:eastAsia="Times New Roman" w:cs="Times New Roman"/>
        </w:rPr>
        <w:t xml:space="preserve"> by </w:t>
      </w:r>
      <w:proofErr w:type="spellStart"/>
      <w:r w:rsidRPr="6D1F94D1">
        <w:rPr>
          <w:rFonts w:eastAsia="Times New Roman" w:cs="Times New Roman"/>
        </w:rPr>
        <w:t>therapy_id</w:t>
      </w:r>
      <w:proofErr w:type="spellEnd"/>
      <w:r w:rsidRPr="6D1F94D1">
        <w:rPr>
          <w:rFonts w:eastAsia="Times New Roman" w:cs="Times New Roman"/>
        </w:rPr>
        <w:t xml:space="preserve"> and </w:t>
      </w:r>
      <w:proofErr w:type="spellStart"/>
      <w:r w:rsidRPr="6D1F94D1">
        <w:rPr>
          <w:rFonts w:eastAsia="Times New Roman" w:cs="Times New Roman"/>
        </w:rPr>
        <w:t>visit_date</w:t>
      </w:r>
      <w:proofErr w:type="spellEnd"/>
      <w:r w:rsidRPr="6D1F94D1">
        <w:rPr>
          <w:rFonts w:eastAsia="Times New Roman" w:cs="Times New Roman"/>
        </w:rPr>
        <w:t>.</w:t>
      </w:r>
    </w:p>
    <w:p w14:paraId="750DF1B1" w14:textId="0DB2DDDC" w:rsidR="6D1F94D1" w:rsidRDefault="6D1F94D1" w:rsidP="6D1F94D1"/>
    <w:p w14:paraId="058D1218" w14:textId="3F1143F8" w:rsidR="001D0A78" w:rsidRPr="00617EC2" w:rsidRDefault="001D0A78">
      <w:pPr>
        <w:pPrChange w:id="113" w:author="Yang, Xue" w:date="2023-09-27T14:05:00Z">
          <w:pPr>
            <w:pStyle w:val="Heading2"/>
          </w:pPr>
        </w:pPrChange>
      </w:pPr>
      <w:r>
        <w:t xml:space="preserve">2.4.3 </w:t>
      </w:r>
      <w:r w:rsidR="00B9090B">
        <w:t>Descriptive analysis</w:t>
      </w:r>
    </w:p>
    <w:p w14:paraId="46D72B8F" w14:textId="7D9D89F0" w:rsidR="002D03F6" w:rsidRPr="00FE26D1" w:rsidRDefault="00F83DD2" w:rsidP="00F83DD2">
      <w:pPr>
        <w:rPr>
          <w:highlight w:val="yellow"/>
          <w:rPrChange w:id="114" w:author="Yang, Xue" w:date="2023-09-27T10:31:00Z">
            <w:rPr/>
          </w:rPrChange>
        </w:rPr>
      </w:pPr>
      <w:r w:rsidRPr="6D1F94D1">
        <w:rPr>
          <w:highlight w:val="yellow"/>
          <w:rPrChange w:id="115" w:author="Yang, Xue" w:date="2023-09-27T10:31:00Z">
            <w:rPr/>
          </w:rPrChange>
        </w:rPr>
        <w:t xml:space="preserve">Using </w:t>
      </w:r>
      <w:proofErr w:type="gramStart"/>
      <w:r w:rsidRPr="6D1F94D1">
        <w:rPr>
          <w:highlight w:val="yellow"/>
          <w:rPrChange w:id="116" w:author="Yang, Xue" w:date="2023-09-27T10:31:00Z">
            <w:rPr/>
          </w:rPrChange>
        </w:rPr>
        <w:t>these two file</w:t>
      </w:r>
      <w:r w:rsidR="005C09DA" w:rsidRPr="6D1F94D1">
        <w:rPr>
          <w:highlight w:val="yellow"/>
        </w:rPr>
        <w:t xml:space="preserve"> (</w:t>
      </w:r>
      <w:proofErr w:type="spellStart"/>
      <w:r w:rsidR="005C09DA" w:rsidRPr="6D1F94D1">
        <w:rPr>
          <w:highlight w:val="yellow"/>
        </w:rPr>
        <w:t>vish</w:t>
      </w:r>
      <w:proofErr w:type="spellEnd"/>
      <w:r w:rsidR="005C09DA" w:rsidRPr="6D1F94D1">
        <w:rPr>
          <w:highlight w:val="yellow"/>
        </w:rPr>
        <w:t>)</w:t>
      </w:r>
      <w:proofErr w:type="gramEnd"/>
    </w:p>
    <w:p w14:paraId="3FCCB8FB" w14:textId="3FE7E428" w:rsidR="00F83DD2" w:rsidRPr="00FE26D1" w:rsidRDefault="00F83DD2" w:rsidP="6D1F94D1">
      <w:pPr>
        <w:rPr>
          <w:highlight w:val="yellow"/>
          <w:rPrChange w:id="117" w:author="Yang, Xue" w:date="2023-09-27T10:31:00Z">
            <w:rPr>
              <w:b/>
              <w:bCs/>
            </w:rPr>
          </w:rPrChange>
        </w:rPr>
      </w:pPr>
      <w:r>
        <w:rPr>
          <w:noProof/>
        </w:rPr>
        <w:drawing>
          <wp:inline distT="0" distB="0" distL="0" distR="0" wp14:anchorId="23CB4090" wp14:editId="4771661E">
            <wp:extent cx="5943600" cy="389890"/>
            <wp:effectExtent l="0" t="0" r="0" b="0"/>
            <wp:docPr id="1290234834" name="Picture 129023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234834"/>
                    <pic:cNvPicPr/>
                  </pic:nvPicPr>
                  <pic:blipFill>
                    <a:blip r:embed="rId18">
                      <a:extLst>
                        <a:ext uri="{28A0092B-C50C-407E-A947-70E740481C1C}">
                          <a14:useLocalDpi xmlns:a14="http://schemas.microsoft.com/office/drawing/2010/main" val="0"/>
                        </a:ext>
                      </a:extLst>
                    </a:blip>
                    <a:stretch>
                      <a:fillRect/>
                    </a:stretch>
                  </pic:blipFill>
                  <pic:spPr>
                    <a:xfrm>
                      <a:off x="0" y="0"/>
                      <a:ext cx="5943600" cy="389890"/>
                    </a:xfrm>
                    <a:prstGeom prst="rect">
                      <a:avLst/>
                    </a:prstGeom>
                  </pic:spPr>
                </pic:pic>
              </a:graphicData>
            </a:graphic>
          </wp:inline>
        </w:drawing>
      </w:r>
    </w:p>
    <w:p w14:paraId="4B594729" w14:textId="1F0A8407" w:rsidR="00FE26D1" w:rsidRDefault="00990EDD">
      <w:pPr>
        <w:pStyle w:val="ListParagraph"/>
        <w:numPr>
          <w:ilvl w:val="0"/>
          <w:numId w:val="18"/>
        </w:numPr>
        <w:spacing w:before="30" w:after="30"/>
        <w:rPr>
          <w:highlight w:val="yellow"/>
        </w:rPr>
        <w:pPrChange w:id="118" w:author="Yang, Xue" w:date="2023-09-27T10:32:00Z">
          <w:pPr>
            <w:spacing w:before="30" w:after="30"/>
          </w:pPr>
        </w:pPrChange>
      </w:pPr>
      <w:r w:rsidRPr="6D1F94D1">
        <w:rPr>
          <w:highlight w:val="yellow"/>
          <w:rPrChange w:id="119" w:author="Yang, Xue" w:date="2023-09-27T10:32:00Z">
            <w:rPr/>
          </w:rPrChange>
        </w:rPr>
        <w:t xml:space="preserve">How many unique </w:t>
      </w:r>
      <w:proofErr w:type="gramStart"/>
      <w:r w:rsidRPr="6D1F94D1">
        <w:rPr>
          <w:highlight w:val="yellow"/>
          <w:rPrChange w:id="120" w:author="Yang, Xue" w:date="2023-09-27T10:32:00Z">
            <w:rPr/>
          </w:rPrChange>
        </w:rPr>
        <w:t>therapy</w:t>
      </w:r>
      <w:proofErr w:type="gramEnd"/>
      <w:r w:rsidRPr="6D1F94D1">
        <w:rPr>
          <w:highlight w:val="yellow"/>
          <w:rPrChange w:id="121" w:author="Yang, Xue" w:date="2023-09-27T10:32:00Z">
            <w:rPr/>
          </w:rPrChange>
        </w:rPr>
        <w:t xml:space="preserve"> ID, the race, sex, age, and </w:t>
      </w:r>
      <w:r w:rsidR="00D82C3C" w:rsidRPr="6D1F94D1">
        <w:rPr>
          <w:highlight w:val="yellow"/>
          <w:rPrChange w:id="122" w:author="Yang, Xue" w:date="2023-09-27T10:32:00Z">
            <w:rPr/>
          </w:rPrChange>
        </w:rPr>
        <w:t xml:space="preserve">disable, </w:t>
      </w:r>
      <w:proofErr w:type="spellStart"/>
      <w:r w:rsidR="00D82C3C" w:rsidRPr="6D1F94D1">
        <w:rPr>
          <w:highlight w:val="yellow"/>
          <w:rPrChange w:id="123" w:author="Yang, Xue" w:date="2023-09-27T10:32:00Z">
            <w:rPr/>
          </w:rPrChange>
        </w:rPr>
        <w:t>low_incom</w:t>
      </w:r>
      <w:r w:rsidR="00FE26D1" w:rsidRPr="6D1F94D1">
        <w:rPr>
          <w:highlight w:val="yellow"/>
          <w:rPrChange w:id="124" w:author="Yang, Xue" w:date="2023-09-27T10:31:00Z">
            <w:rPr/>
          </w:rPrChange>
        </w:rPr>
        <w:t>e</w:t>
      </w:r>
      <w:proofErr w:type="spellEnd"/>
      <w:r w:rsidR="00FE26D1" w:rsidRPr="6D1F94D1">
        <w:rPr>
          <w:highlight w:val="yellow"/>
          <w:rPrChange w:id="125" w:author="Yang, Xue" w:date="2023-09-27T10:31:00Z">
            <w:rPr/>
          </w:rPrChange>
        </w:rPr>
        <w:t xml:space="preserve"> (figures)</w:t>
      </w:r>
    </w:p>
    <w:p w14:paraId="790A2E7E" w14:textId="051DAB77" w:rsidR="00E40DFE" w:rsidRPr="00FE26D1" w:rsidRDefault="00E40DFE">
      <w:pPr>
        <w:pStyle w:val="ListParagraph"/>
        <w:rPr>
          <w:highlight w:val="yellow"/>
          <w:rPrChange w:id="126" w:author="Yang, Xue" w:date="2023-09-27T10:31:00Z">
            <w:rPr/>
          </w:rPrChange>
        </w:rPr>
        <w:pPrChange w:id="127" w:author="Yang, Xue" w:date="2023-09-27T14:01:00Z">
          <w:pPr>
            <w:spacing w:before="30" w:after="30"/>
          </w:pPr>
        </w:pPrChange>
      </w:pPr>
      <w:r w:rsidRPr="6D1F94D1">
        <w:rPr>
          <w:highlight w:val="yellow"/>
        </w:rPr>
        <w:t>unique therapy ID</w:t>
      </w:r>
      <w:r w:rsidR="00A9067C" w:rsidRPr="6D1F94D1">
        <w:rPr>
          <w:highlight w:val="yellow"/>
        </w:rPr>
        <w:t xml:space="preserve"> (around 500)</w:t>
      </w:r>
      <w:r w:rsidR="00147E9B" w:rsidRPr="6D1F94D1">
        <w:rPr>
          <w:highlight w:val="yellow"/>
        </w:rPr>
        <w:t xml:space="preserve">  table and figures</w:t>
      </w:r>
    </w:p>
    <w:p w14:paraId="4DED1A58" w14:textId="44FC982B" w:rsidR="00FE26D1" w:rsidRDefault="00FE26D1" w:rsidP="6D1F94D1">
      <w:pPr>
        <w:pStyle w:val="ListParagraph"/>
        <w:numPr>
          <w:ilvl w:val="0"/>
          <w:numId w:val="18"/>
        </w:numPr>
        <w:rPr>
          <w:highlight w:val="yellow"/>
        </w:rPr>
      </w:pPr>
      <w:r w:rsidRPr="6D1F94D1">
        <w:rPr>
          <w:highlight w:val="yellow"/>
          <w:rPrChange w:id="128" w:author="Yang, Xue" w:date="2023-09-27T10:32:00Z">
            <w:rPr/>
          </w:rPrChange>
        </w:rPr>
        <w:t>A table</w:t>
      </w:r>
    </w:p>
    <w:p w14:paraId="687721DB" w14:textId="2DEDC6F7" w:rsidR="00B27931" w:rsidRDefault="00B27931" w:rsidP="6D1F94D1">
      <w:pPr>
        <w:pStyle w:val="ListParagraph"/>
        <w:numPr>
          <w:ilvl w:val="0"/>
          <w:numId w:val="18"/>
        </w:numPr>
        <w:rPr>
          <w:highlight w:val="yellow"/>
        </w:rPr>
      </w:pPr>
      <w:r>
        <w:t xml:space="preserve">Other </w:t>
      </w:r>
      <w:proofErr w:type="spellStart"/>
      <w:r>
        <w:t>disg</w:t>
      </w:r>
      <w:proofErr w:type="spellEnd"/>
      <w:r>
        <w:t>#</w:t>
      </w:r>
      <w:r w:rsidR="00B71C9F">
        <w:t xml:space="preserve">  and </w:t>
      </w:r>
      <w:proofErr w:type="gramStart"/>
      <w:r w:rsidR="00B71C9F">
        <w:t>treat:</w:t>
      </w:r>
      <w:proofErr w:type="gramEnd"/>
      <w:r w:rsidR="00B71C9F">
        <w:t xml:space="preserve"> just use all data (2000 records)</w:t>
      </w:r>
      <w:r w:rsidR="00147E9B">
        <w:t xml:space="preserve"> </w:t>
      </w:r>
      <w:r w:rsidR="00147E9B" w:rsidRPr="6D1F94D1">
        <w:rPr>
          <w:highlight w:val="yellow"/>
          <w:rPrChange w:id="129" w:author="Yang, Xue" w:date="2023-09-27T14:03:00Z">
            <w:rPr/>
          </w:rPrChange>
        </w:rPr>
        <w:t>ta</w:t>
      </w:r>
      <w:r w:rsidR="00147E9B" w:rsidRPr="6D1F94D1">
        <w:rPr>
          <w:highlight w:val="yellow"/>
        </w:rPr>
        <w:t>b</w:t>
      </w:r>
      <w:r w:rsidR="00147E9B" w:rsidRPr="6D1F94D1">
        <w:rPr>
          <w:highlight w:val="yellow"/>
          <w:rPrChange w:id="130" w:author="Yang, Xue" w:date="2023-09-27T14:03:00Z">
            <w:rPr/>
          </w:rPrChange>
        </w:rPr>
        <w:t>le and figures</w:t>
      </w:r>
    </w:p>
    <w:p w14:paraId="39593460" w14:textId="7E1E3BCD" w:rsidR="142BC0FD" w:rsidRDefault="00C941E6">
      <w:pPr>
        <w:spacing w:before="30" w:after="30"/>
        <w:ind w:left="360"/>
        <w:pPrChange w:id="131" w:author="Yang, Xue" w:date="2023-09-27T10:33:00Z">
          <w:pPr>
            <w:spacing w:before="30" w:after="30"/>
          </w:pPr>
        </w:pPrChange>
      </w:pPr>
      <w:r>
        <w:rPr>
          <w:noProof/>
        </w:rPr>
        <w:drawing>
          <wp:inline distT="0" distB="0" distL="0" distR="0" wp14:anchorId="0D30E8A7" wp14:editId="7283F67E">
            <wp:extent cx="5943600" cy="848995"/>
            <wp:effectExtent l="0" t="0" r="0" b="8255"/>
            <wp:docPr id="1251758518" name="Picture 12517585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758518"/>
                    <pic:cNvPicPr/>
                  </pic:nvPicPr>
                  <pic:blipFill>
                    <a:blip r:embed="rId19">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inline>
        </w:drawing>
      </w:r>
      <w:r w:rsidR="142BC0FD">
        <w:br/>
      </w:r>
      <w:r w:rsidR="142BC0FD">
        <w:br/>
      </w:r>
    </w:p>
    <w:p w14:paraId="1456E644" w14:textId="47ED905C" w:rsidR="15BBEE4D" w:rsidRDefault="15BBEE4D" w:rsidP="0AEE2C1D">
      <w:pPr>
        <w:spacing w:before="30" w:after="30"/>
        <w:rPr>
          <w:rFonts w:ascii="Calibri" w:eastAsia="Calibri" w:hAnsi="Calibri" w:cs="Calibri"/>
          <w:color w:val="000000" w:themeColor="text1"/>
        </w:rPr>
      </w:pPr>
      <w:r>
        <w:rPr>
          <w:noProof/>
        </w:rPr>
        <w:lastRenderedPageBreak/>
        <w:drawing>
          <wp:inline distT="0" distB="0" distL="0" distR="0" wp14:anchorId="703C9C6A" wp14:editId="00678AC4">
            <wp:extent cx="5429250" cy="4819652"/>
            <wp:effectExtent l="0" t="0" r="0" b="0"/>
            <wp:docPr id="204171006" name="Picture 20417100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71006"/>
                    <pic:cNvPicPr/>
                  </pic:nvPicPr>
                  <pic:blipFill>
                    <a:blip r:embed="rId20">
                      <a:extLst>
                        <a:ext uri="{28A0092B-C50C-407E-A947-70E740481C1C}">
                          <a14:useLocalDpi xmlns:a14="http://schemas.microsoft.com/office/drawing/2010/main" val="0"/>
                        </a:ext>
                      </a:extLst>
                    </a:blip>
                    <a:stretch>
                      <a:fillRect/>
                    </a:stretch>
                  </pic:blipFill>
                  <pic:spPr>
                    <a:xfrm>
                      <a:off x="0" y="0"/>
                      <a:ext cx="5429250" cy="4819652"/>
                    </a:xfrm>
                    <a:prstGeom prst="rect">
                      <a:avLst/>
                    </a:prstGeom>
                  </pic:spPr>
                </pic:pic>
              </a:graphicData>
            </a:graphic>
          </wp:inline>
        </w:drawing>
      </w:r>
    </w:p>
    <w:p w14:paraId="422B1068" w14:textId="11FDCB27" w:rsidR="15BBEE4D" w:rsidRDefault="4F52AFF8" w:rsidP="142BC0FD">
      <w:pPr>
        <w:spacing w:before="30" w:after="30"/>
        <w:rPr>
          <w:rFonts w:ascii="Calibri" w:eastAsia="Calibri" w:hAnsi="Calibri" w:cs="Calibri"/>
          <w:color w:val="000000" w:themeColor="text1"/>
        </w:rPr>
      </w:pPr>
      <w:r>
        <w:t>The treatment location for the claims is divided into six categories: Other, Outpatient, ER, Inpatient, Telephone, and Observation. The bar chart shows that the "Other" category has the most occurrences, while Telephone and Observation have the fewest.</w:t>
      </w:r>
      <w:r w:rsidR="15BBEE4D">
        <w:br/>
      </w:r>
    </w:p>
    <w:p w14:paraId="71E9BCE1" w14:textId="09154438" w:rsidR="142BC0FD" w:rsidRDefault="4CC3EEEB" w:rsidP="142BC0FD">
      <w:pPr>
        <w:spacing w:before="30" w:after="30"/>
      </w:pPr>
      <w:r>
        <w:rPr>
          <w:noProof/>
        </w:rPr>
        <w:lastRenderedPageBreak/>
        <w:drawing>
          <wp:inline distT="0" distB="0" distL="0" distR="0" wp14:anchorId="27518AE7" wp14:editId="014B52D3">
            <wp:extent cx="5943600" cy="3105150"/>
            <wp:effectExtent l="0" t="0" r="0" b="0"/>
            <wp:docPr id="22881674" name="Picture 2288167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1674"/>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sidR="142BC0FD">
        <w:br/>
      </w:r>
    </w:p>
    <w:p w14:paraId="1F98FE90" w14:textId="60CE757D" w:rsidR="6D3996B4" w:rsidRDefault="6D3996B4" w:rsidP="688FBEA7">
      <w:pPr>
        <w:spacing w:before="30" w:after="30"/>
      </w:pPr>
      <w:r>
        <w:rPr>
          <w:noProof/>
        </w:rPr>
        <w:drawing>
          <wp:inline distT="0" distB="0" distL="0" distR="0" wp14:anchorId="7532C09B" wp14:editId="0A1BC809">
            <wp:extent cx="4717993" cy="4339948"/>
            <wp:effectExtent l="0" t="0" r="0" b="0"/>
            <wp:docPr id="1665273019" name="Picture 16652730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273019"/>
                    <pic:cNvPicPr/>
                  </pic:nvPicPr>
                  <pic:blipFill>
                    <a:blip r:embed="rId22">
                      <a:extLst>
                        <a:ext uri="{28A0092B-C50C-407E-A947-70E740481C1C}">
                          <a14:useLocalDpi xmlns:a14="http://schemas.microsoft.com/office/drawing/2010/main" val="0"/>
                        </a:ext>
                      </a:extLst>
                    </a:blip>
                    <a:stretch>
                      <a:fillRect/>
                    </a:stretch>
                  </pic:blipFill>
                  <pic:spPr>
                    <a:xfrm>
                      <a:off x="0" y="0"/>
                      <a:ext cx="4717993" cy="4339948"/>
                    </a:xfrm>
                    <a:prstGeom prst="rect">
                      <a:avLst/>
                    </a:prstGeom>
                  </pic:spPr>
                </pic:pic>
              </a:graphicData>
            </a:graphic>
          </wp:inline>
        </w:drawing>
      </w:r>
    </w:p>
    <w:p w14:paraId="6C8ECA61" w14:textId="74FE1245" w:rsidR="0AEE2C1D" w:rsidRDefault="0AEE2C1D" w:rsidP="0AEE2C1D">
      <w:pPr>
        <w:spacing w:before="30" w:after="30"/>
      </w:pPr>
    </w:p>
    <w:p w14:paraId="545F38C8" w14:textId="2F29E911" w:rsidR="2342DAE4" w:rsidRDefault="2342DAE4" w:rsidP="57E2C846">
      <w:pPr>
        <w:spacing w:before="30" w:after="30"/>
      </w:pPr>
      <w:r>
        <w:lastRenderedPageBreak/>
        <w:t>The correlation analysis shows the relationship between the target variable and the other variables.</w:t>
      </w:r>
      <w:r w:rsidR="2A1839F2">
        <w:t xml:space="preserve"> Hence</w:t>
      </w:r>
      <w:r>
        <w:t xml:space="preserve"> it shows that </w:t>
      </w:r>
      <w:r w:rsidR="1696D87C">
        <w:t>ther</w:t>
      </w:r>
      <w:r w:rsidR="5BD0CBB8">
        <w:t>e</w:t>
      </w:r>
      <w:r>
        <w:t xml:space="preserve"> is </w:t>
      </w:r>
      <w:r w:rsidR="42DA9E7C">
        <w:t xml:space="preserve">a </w:t>
      </w:r>
      <w:r>
        <w:t>strong relatio</w:t>
      </w:r>
      <w:r w:rsidR="4F0E4443">
        <w:t xml:space="preserve">nship between the variables </w:t>
      </w:r>
      <w:r w:rsidR="1163DF05">
        <w:t>and the target variable.</w:t>
      </w:r>
    </w:p>
    <w:p w14:paraId="67614E50" w14:textId="70210115" w:rsidR="57E2C846" w:rsidRDefault="57E2C846" w:rsidP="57E2C846">
      <w:pPr>
        <w:spacing w:before="30" w:after="30"/>
      </w:pPr>
    </w:p>
    <w:p w14:paraId="7B74D2E9" w14:textId="777CFF75" w:rsidR="6D3996B4" w:rsidRDefault="42308954" w:rsidP="142BC0FD">
      <w:pPr>
        <w:spacing w:before="30" w:after="30"/>
      </w:pPr>
      <w:r w:rsidRPr="0AEE2C1D">
        <w:rPr>
          <w:highlight w:val="yellow"/>
        </w:rPr>
        <w:t>Table -Vishwesh</w:t>
      </w:r>
      <w:r w:rsidR="6D3996B4">
        <w:br/>
      </w:r>
    </w:p>
    <w:p w14:paraId="50B1691E" w14:textId="38A88DCB" w:rsidR="59997F51" w:rsidRDefault="59997F51" w:rsidP="142BC0FD">
      <w:pPr>
        <w:rPr>
          <w:color w:val="FF0000"/>
        </w:rPr>
      </w:pPr>
      <w:r w:rsidRPr="50342AF0">
        <w:rPr>
          <w:color w:val="FF0000"/>
        </w:rPr>
        <w:t>Data Connection:</w:t>
      </w:r>
    </w:p>
    <w:p w14:paraId="2C581703" w14:textId="04B04CC1" w:rsidR="3D092FA6" w:rsidRDefault="3D092FA6" w:rsidP="3D092FA6"/>
    <w:p w14:paraId="62E76D96" w14:textId="26556178" w:rsidR="1C638070" w:rsidRDefault="1C638070" w:rsidP="1C638070"/>
    <w:p w14:paraId="6B412257" w14:textId="09D9B434" w:rsidR="7CE16EB3" w:rsidRDefault="4E20D773" w:rsidP="6243B489">
      <w:pPr>
        <w:rPr>
          <w:u w:val="single"/>
        </w:rPr>
      </w:pPr>
      <w:r w:rsidRPr="1330BB05">
        <w:rPr>
          <w:u w:val="single"/>
        </w:rPr>
        <w:t>Target Train Dataset Handling:</w:t>
      </w:r>
    </w:p>
    <w:p w14:paraId="11372D80" w14:textId="546C3B0D" w:rsidR="7CE16EB3" w:rsidRDefault="4E20D773" w:rsidP="6243B489">
      <w:r>
        <w:t xml:space="preserve">Grouped the </w:t>
      </w:r>
      <w:proofErr w:type="spellStart"/>
      <w:r>
        <w:t>target_train</w:t>
      </w:r>
      <w:proofErr w:type="spellEnd"/>
      <w:r>
        <w:t xml:space="preserve"> dataset by the "id" column.</w:t>
      </w:r>
    </w:p>
    <w:p w14:paraId="7B7F53EE" w14:textId="546C3B0D" w:rsidR="7CE16EB3" w:rsidRDefault="4E20D773" w:rsidP="6243B489">
      <w:r>
        <w:t>Counted the "</w:t>
      </w:r>
      <w:proofErr w:type="spellStart"/>
      <w:r>
        <w:t>therapy_id</w:t>
      </w:r>
      <w:proofErr w:type="spellEnd"/>
      <w:r>
        <w:t>" occurrences for each individual ID.</w:t>
      </w:r>
    </w:p>
    <w:p w14:paraId="6CF9BDA2" w14:textId="546C3B0D" w:rsidR="7CE16EB3" w:rsidRDefault="4E20D773" w:rsidP="6243B489">
      <w:r>
        <w:t>Filtered the dataset to only include IDs with more than one associated "</w:t>
      </w:r>
      <w:proofErr w:type="spellStart"/>
      <w:r>
        <w:t>therapy_id</w:t>
      </w:r>
      <w:proofErr w:type="spellEnd"/>
      <w:r>
        <w:t>".</w:t>
      </w:r>
    </w:p>
    <w:p w14:paraId="738B1766" w14:textId="546C3B0D" w:rsidR="7CE16EB3" w:rsidRDefault="4E20D773" w:rsidP="6243B489">
      <w:pPr>
        <w:rPr>
          <w:u w:val="single"/>
        </w:rPr>
      </w:pPr>
      <w:r w:rsidRPr="0D0E8FCC">
        <w:rPr>
          <w:u w:val="single"/>
        </w:rPr>
        <w:t>Medical Claims Data Cleaning:</w:t>
      </w:r>
    </w:p>
    <w:p w14:paraId="5D63EF75" w14:textId="546C3B0D" w:rsidR="7CE16EB3" w:rsidRDefault="4E20D773" w:rsidP="6243B489">
      <w:r>
        <w:t xml:space="preserve"> </w:t>
      </w:r>
    </w:p>
    <w:p w14:paraId="3285A091" w14:textId="546C3B0D" w:rsidR="7CE16EB3" w:rsidRDefault="4E20D773" w:rsidP="6243B489">
      <w:r>
        <w:t xml:space="preserve">Duplicates were removed from the </w:t>
      </w:r>
      <w:proofErr w:type="spellStart"/>
      <w:r>
        <w:t>medclms_train</w:t>
      </w:r>
      <w:proofErr w:type="spellEnd"/>
      <w:r>
        <w:t xml:space="preserve"> dataset.</w:t>
      </w:r>
    </w:p>
    <w:p w14:paraId="6329594D" w14:textId="546C3B0D" w:rsidR="7CE16EB3" w:rsidRDefault="4E20D773" w:rsidP="6243B489">
      <w:r>
        <w:t xml:space="preserve">Further, deduplication was conducted in the </w:t>
      </w:r>
      <w:proofErr w:type="spellStart"/>
      <w:r>
        <w:t>medclms_train</w:t>
      </w:r>
      <w:proofErr w:type="spellEnd"/>
      <w:r>
        <w:t xml:space="preserve"> </w:t>
      </w:r>
      <w:proofErr w:type="spellStart"/>
      <w:r>
        <w:t>DataFrame</w:t>
      </w:r>
      <w:proofErr w:type="spellEnd"/>
      <w:r>
        <w:t xml:space="preserve"> based on the columns: '</w:t>
      </w:r>
      <w:proofErr w:type="spellStart"/>
      <w:r>
        <w:t>therapy_id</w:t>
      </w:r>
      <w:proofErr w:type="spellEnd"/>
      <w:r>
        <w:t>', '</w:t>
      </w:r>
      <w:proofErr w:type="spellStart"/>
      <w:r>
        <w:t>visit_date</w:t>
      </w:r>
      <w:proofErr w:type="spellEnd"/>
      <w:r>
        <w:t>', and '</w:t>
      </w:r>
      <w:proofErr w:type="spellStart"/>
      <w:r>
        <w:t>clm_unique_key</w:t>
      </w:r>
      <w:proofErr w:type="spellEnd"/>
      <w:r>
        <w:t>'.</w:t>
      </w:r>
    </w:p>
    <w:p w14:paraId="715456AC" w14:textId="33E6824D" w:rsidR="7CE16EB3" w:rsidRDefault="4E20D773" w:rsidP="6243B489">
      <w:pPr>
        <w:rPr>
          <w:u w:val="single"/>
        </w:rPr>
      </w:pPr>
      <w:r w:rsidRPr="0074D0E2">
        <w:rPr>
          <w:u w:val="single"/>
        </w:rPr>
        <w:t>Pharmacy Claims Data Exploration and Grouping:</w:t>
      </w:r>
    </w:p>
    <w:p w14:paraId="17C80FF0" w14:textId="5D77FA0B" w:rsidR="7CE16EB3" w:rsidRDefault="4E20D773" w:rsidP="6243B489">
      <w:pPr>
        <w:rPr>
          <w:highlight w:val="yellow"/>
        </w:rPr>
      </w:pPr>
      <w:r w:rsidRPr="518F8D51">
        <w:rPr>
          <w:highlight w:val="yellow"/>
        </w:rPr>
        <w:t xml:space="preserve">Delved into various columns of </w:t>
      </w:r>
      <w:proofErr w:type="spellStart"/>
      <w:r w:rsidRPr="518F8D51">
        <w:rPr>
          <w:highlight w:val="yellow"/>
        </w:rPr>
        <w:t>rxclms_train</w:t>
      </w:r>
      <w:proofErr w:type="spellEnd"/>
      <w:r w:rsidRPr="518F8D51">
        <w:rPr>
          <w:highlight w:val="yellow"/>
        </w:rPr>
        <w:t>, specifically examining columns like '</w:t>
      </w:r>
      <w:proofErr w:type="spellStart"/>
      <w:r w:rsidRPr="518F8D51">
        <w:rPr>
          <w:highlight w:val="yellow"/>
        </w:rPr>
        <w:t>gpi_drug_group_desc</w:t>
      </w:r>
      <w:proofErr w:type="spellEnd"/>
      <w:r w:rsidRPr="518F8D51">
        <w:rPr>
          <w:highlight w:val="yellow"/>
        </w:rPr>
        <w:t>' and '</w:t>
      </w:r>
      <w:proofErr w:type="spellStart"/>
      <w:r w:rsidRPr="518F8D51">
        <w:rPr>
          <w:highlight w:val="yellow"/>
        </w:rPr>
        <w:t>gpi_drug_class_desc</w:t>
      </w:r>
      <w:proofErr w:type="spellEnd"/>
      <w:r w:rsidRPr="518F8D51">
        <w:rPr>
          <w:highlight w:val="yellow"/>
        </w:rPr>
        <w:t>'</w:t>
      </w:r>
      <w:r w:rsidR="1632D425" w:rsidRPr="518F8D51">
        <w:rPr>
          <w:highlight w:val="yellow"/>
        </w:rPr>
        <w:t xml:space="preserve"> and</w:t>
      </w:r>
      <w:r w:rsidR="1632D425">
        <w:t xml:space="preserve"> </w:t>
      </w:r>
    </w:p>
    <w:p w14:paraId="2E85C96B" w14:textId="546C3B0D" w:rsidR="7CE16EB3" w:rsidRDefault="4E20D773" w:rsidP="6243B489">
      <w:r>
        <w:t xml:space="preserve">A subset of </w:t>
      </w:r>
      <w:proofErr w:type="spellStart"/>
      <w:r>
        <w:t>rxclms_train</w:t>
      </w:r>
      <w:proofErr w:type="spellEnd"/>
      <w:r>
        <w:t xml:space="preserve"> was grouped by both '</w:t>
      </w:r>
      <w:proofErr w:type="spellStart"/>
      <w:r>
        <w:t>therapy_id</w:t>
      </w:r>
      <w:proofErr w:type="spellEnd"/>
      <w:r>
        <w:t>' and '</w:t>
      </w:r>
      <w:proofErr w:type="spellStart"/>
      <w:r>
        <w:t>service_date</w:t>
      </w:r>
      <w:proofErr w:type="spellEnd"/>
      <w:r>
        <w:t>'.</w:t>
      </w:r>
    </w:p>
    <w:p w14:paraId="23311C95" w14:textId="546C3B0D" w:rsidR="7CE16EB3" w:rsidRDefault="4E20D773" w:rsidP="6243B489">
      <w:r>
        <w:t>During this grouping, specific columns were aggregated using summation. This effectively combined indicators for each therapy occurring on a particular service date.</w:t>
      </w:r>
    </w:p>
    <w:p w14:paraId="548237CF" w14:textId="3A980050" w:rsidR="7CE16EB3" w:rsidRDefault="4E20D773" w:rsidP="6243B489">
      <w:pPr>
        <w:rPr>
          <w:u w:val="single"/>
        </w:rPr>
      </w:pPr>
      <w:r w:rsidRPr="4083AE56">
        <w:rPr>
          <w:u w:val="single"/>
        </w:rPr>
        <w:t>Data Frame Handling with Unique Therapy Identifiers:</w:t>
      </w:r>
    </w:p>
    <w:p w14:paraId="47C7974F" w14:textId="5AD1FFA2" w:rsidR="7CE16EB3" w:rsidRDefault="4E20D773" w:rsidP="6243B489">
      <w:r>
        <w:t xml:space="preserve"> Computed the count of unique '</w:t>
      </w:r>
      <w:proofErr w:type="spellStart"/>
      <w:r>
        <w:t>therapy_id</w:t>
      </w:r>
      <w:proofErr w:type="spellEnd"/>
      <w:r>
        <w:t xml:space="preserve">' present within the </w:t>
      </w:r>
      <w:proofErr w:type="spellStart"/>
      <w:r>
        <w:t>DataFrame</w:t>
      </w:r>
      <w:proofErr w:type="spellEnd"/>
      <w:r>
        <w:t xml:space="preserve"> df1.</w:t>
      </w:r>
    </w:p>
    <w:p w14:paraId="02354299" w14:textId="7814FEB5" w:rsidR="7CE16EB3" w:rsidRDefault="4E20D773" w:rsidP="6243B489">
      <w:r>
        <w:t xml:space="preserve">A new </w:t>
      </w:r>
      <w:proofErr w:type="spellStart"/>
      <w:r>
        <w:t>DataFrame</w:t>
      </w:r>
      <w:proofErr w:type="spellEnd"/>
      <w:r>
        <w:t xml:space="preserve">, named </w:t>
      </w:r>
      <w:proofErr w:type="spellStart"/>
      <w:r>
        <w:t>target_train_rv</w:t>
      </w:r>
      <w:proofErr w:type="spellEnd"/>
      <w:r>
        <w:t>, was initialized to accommodate reordered rows based on '</w:t>
      </w:r>
      <w:proofErr w:type="spellStart"/>
      <w:r>
        <w:t>therapy_id</w:t>
      </w:r>
      <w:proofErr w:type="spellEnd"/>
      <w:r>
        <w:t>'. Iterated over the unique '</w:t>
      </w:r>
      <w:proofErr w:type="spellStart"/>
      <w:r>
        <w:t>therapy_id</w:t>
      </w:r>
      <w:proofErr w:type="spellEnd"/>
      <w:r>
        <w:t>' values in df1, and for each unique '</w:t>
      </w:r>
      <w:proofErr w:type="spellStart"/>
      <w:r>
        <w:t>therapy_id</w:t>
      </w:r>
      <w:proofErr w:type="spellEnd"/>
      <w:r>
        <w:t xml:space="preserve">', the corresponding rows from </w:t>
      </w:r>
      <w:proofErr w:type="spellStart"/>
      <w:r>
        <w:t>target_train</w:t>
      </w:r>
      <w:proofErr w:type="spellEnd"/>
      <w:r>
        <w:t xml:space="preserve"> were extracted and subsequently appended to </w:t>
      </w:r>
      <w:proofErr w:type="spellStart"/>
      <w:r>
        <w:t>target_train_rv</w:t>
      </w:r>
      <w:proofErr w:type="spellEnd"/>
      <w:r>
        <w:t xml:space="preserve">. This step reordered the rows in </w:t>
      </w:r>
      <w:proofErr w:type="spellStart"/>
      <w:r>
        <w:t>target_train_rv</w:t>
      </w:r>
      <w:proofErr w:type="spellEnd"/>
      <w:r>
        <w:t xml:space="preserve"> based on the sequence of '</w:t>
      </w:r>
      <w:proofErr w:type="spellStart"/>
      <w:r>
        <w:t>therapy_id</w:t>
      </w:r>
      <w:proofErr w:type="spellEnd"/>
      <w:r>
        <w:t>' in df1.</w:t>
      </w:r>
    </w:p>
    <w:p w14:paraId="3135C562" w14:textId="546C3B0D" w:rsidR="7CE16EB3" w:rsidRDefault="4E20D773" w:rsidP="7CE16EB3">
      <w:r>
        <w:t>Overall, the procedures outlined above represent systematic data preprocessing steps to ensure clean, structured, and ordered data, setting the stage for further analytics or modeling.</w:t>
      </w:r>
    </w:p>
    <w:p w14:paraId="2D51393B" w14:textId="26556178" w:rsidR="1C638070" w:rsidRDefault="1C638070" w:rsidP="1C638070"/>
    <w:p w14:paraId="588C825F" w14:textId="46F20F17" w:rsidR="00F25365" w:rsidRDefault="00F25365" w:rsidP="64EAC376"/>
    <w:p w14:paraId="1A78BFAA" w14:textId="7D5BFF54" w:rsidR="64EAC376" w:rsidRDefault="64EAC376" w:rsidP="64EAC376"/>
    <w:p w14:paraId="026C87EB" w14:textId="0392A3FB" w:rsidR="64EAC376" w:rsidRDefault="64EAC376" w:rsidP="64EAC376"/>
    <w:p w14:paraId="21725719" w14:textId="77777777" w:rsidR="00F25365" w:rsidRDefault="00F25365" w:rsidP="00F25365">
      <w:pPr>
        <w:pStyle w:val="Heading1"/>
        <w:rPr>
          <w:color w:val="00B0F0"/>
        </w:rPr>
      </w:pPr>
      <w:bookmarkStart w:id="132" w:name="_Toc578035581"/>
      <w:bookmarkStart w:id="133" w:name="_Toc182746831"/>
      <w:r w:rsidRPr="07A96B65">
        <w:rPr>
          <w:rStyle w:val="Heading1Char"/>
          <w:b/>
          <w:bCs/>
        </w:rPr>
        <w:t>3. EVALUATION METRICS</w:t>
      </w:r>
      <w:r>
        <w:t xml:space="preserve"> </w:t>
      </w:r>
      <w:r w:rsidRPr="07A96B65">
        <w:rPr>
          <w:color w:val="7030A0"/>
        </w:rPr>
        <w:t>(Helen)</w:t>
      </w:r>
      <w:bookmarkEnd w:id="132"/>
      <w:bookmarkEnd w:id="133"/>
    </w:p>
    <w:p w14:paraId="52B205BB" w14:textId="4C8D763C" w:rsidR="00032DA0" w:rsidRPr="00032DA0" w:rsidRDefault="00032DA0" w:rsidP="00032DA0">
      <w:r>
        <w:t xml:space="preserve">This project is a binary classification problem. Therefore, precision, recall, and F1 scores were </w:t>
      </w:r>
      <w:r w:rsidR="007C08C6">
        <w:t>considered</w:t>
      </w:r>
      <w:r>
        <w:t xml:space="preserve"> to evaluate the performance of the model. </w:t>
      </w:r>
    </w:p>
    <w:p w14:paraId="3A8412BA" w14:textId="77777777" w:rsidR="00F25365" w:rsidRDefault="00F25365" w:rsidP="006C1300">
      <w:pPr>
        <w:pStyle w:val="Heading2"/>
      </w:pPr>
      <w:bookmarkStart w:id="134" w:name="_Toc2074494257"/>
      <w:bookmarkStart w:id="135" w:name="_Toc1561055716"/>
      <w:r>
        <w:t>3.1 Confusion matrix</w:t>
      </w:r>
      <w:bookmarkEnd w:id="134"/>
      <w:bookmarkEnd w:id="135"/>
    </w:p>
    <w:p w14:paraId="69582A85" w14:textId="0DFA5379" w:rsidR="002F05DB" w:rsidRPr="0089447E" w:rsidRDefault="002F05DB" w:rsidP="000943BC">
      <w:r w:rsidRPr="0089447E">
        <w:t xml:space="preserve">A confusion matrix is a table that is normally used as a tool for computing the performance of a classification model. The key function of this table is to present a comparison between “Predicted Labels” from the model and “Actual Labels” from the ground truth. </w:t>
      </w:r>
      <w:r w:rsidRPr="0089447E">
        <w:fldChar w:fldCharType="begin"/>
      </w:r>
      <w:r w:rsidRPr="0089447E">
        <w:instrText xml:space="preserve"> REF _Ref130154543 \h  \* MERGEFORMAT </w:instrText>
      </w:r>
      <w:r w:rsidRPr="0089447E">
        <w:fldChar w:fldCharType="separate"/>
      </w:r>
      <w:r w:rsidR="007C08C6" w:rsidRPr="620AA605">
        <w:t xml:space="preserve">Figure </w:t>
      </w:r>
      <w:r w:rsidR="007C08C6" w:rsidRPr="007C08C6">
        <w:t>1</w:t>
      </w:r>
      <w:r w:rsidRPr="0089447E">
        <w:fldChar w:fldCharType="end"/>
      </w:r>
      <w:r w:rsidRPr="0089447E">
        <w:t xml:space="preserve"> shows the example of the classification outcome of data instances from two groups, “Positive” and “Negative.” The classification can be divided into four status categories.</w:t>
      </w:r>
    </w:p>
    <w:p w14:paraId="766417A4" w14:textId="77777777" w:rsidR="002F05DB" w:rsidRPr="0089447E" w:rsidRDefault="002F05DB" w:rsidP="000943BC">
      <w:pPr>
        <w:pStyle w:val="ListParagraph"/>
        <w:numPr>
          <w:ilvl w:val="0"/>
          <w:numId w:val="17"/>
        </w:numPr>
      </w:pPr>
      <w:r w:rsidRPr="0089447E">
        <w:t xml:space="preserve">True Positive (TP): The number of instances that a model </w:t>
      </w:r>
      <w:proofErr w:type="gramStart"/>
      <w:r w:rsidRPr="0089447E">
        <w:t>predicts correctly</w:t>
      </w:r>
      <w:proofErr w:type="gramEnd"/>
      <w:r w:rsidRPr="0089447E">
        <w:t xml:space="preserve"> such that the “Actual Labels” is positive and “Predicted Labels” is positive as well.</w:t>
      </w:r>
    </w:p>
    <w:p w14:paraId="78EBDAEC" w14:textId="77777777" w:rsidR="002F05DB" w:rsidRPr="0089447E" w:rsidRDefault="002F05DB" w:rsidP="000943BC">
      <w:pPr>
        <w:pStyle w:val="ListParagraph"/>
        <w:numPr>
          <w:ilvl w:val="0"/>
          <w:numId w:val="17"/>
        </w:numPr>
      </w:pPr>
      <w:r w:rsidRPr="0089447E">
        <w:t xml:space="preserve">True Negative (TN): The number of instances that a model </w:t>
      </w:r>
      <w:proofErr w:type="gramStart"/>
      <w:r w:rsidRPr="0089447E">
        <w:t>predicts correctly</w:t>
      </w:r>
      <w:proofErr w:type="gramEnd"/>
      <w:r w:rsidRPr="0089447E">
        <w:t xml:space="preserve"> such that the “Actual Labels” is negative and “Predicted Labels” is negative as well.</w:t>
      </w:r>
    </w:p>
    <w:p w14:paraId="0B3A82C1" w14:textId="77777777" w:rsidR="002F05DB" w:rsidRPr="0089447E" w:rsidRDefault="002F05DB" w:rsidP="000943BC">
      <w:pPr>
        <w:pStyle w:val="ListParagraph"/>
        <w:numPr>
          <w:ilvl w:val="0"/>
          <w:numId w:val="17"/>
        </w:numPr>
      </w:pPr>
      <w:r w:rsidRPr="0089447E">
        <w:t>False Positive (FP): The number of instances that a model predicts incorrectly such that the “Actual Labels” is negative but “Predicted Labels” is positive.</w:t>
      </w:r>
    </w:p>
    <w:p w14:paraId="5EB6D2B2" w14:textId="77777777" w:rsidR="002F05DB" w:rsidRPr="0089447E" w:rsidRDefault="002F05DB" w:rsidP="000943BC">
      <w:pPr>
        <w:pStyle w:val="ListParagraph"/>
        <w:numPr>
          <w:ilvl w:val="0"/>
          <w:numId w:val="17"/>
        </w:numPr>
      </w:pPr>
      <w:r w:rsidRPr="0089447E">
        <w:t xml:space="preserve">False Negative (FN): The number of instances that a model predicts incorrectly such that the “Actual Labels” is </w:t>
      </w:r>
      <w:proofErr w:type="gramStart"/>
      <w:r w:rsidRPr="0089447E">
        <w:t>positive</w:t>
      </w:r>
      <w:proofErr w:type="gramEnd"/>
      <w:r w:rsidRPr="0089447E">
        <w:t xml:space="preserve"> but </w:t>
      </w:r>
      <w:r>
        <w:t xml:space="preserve">the </w:t>
      </w:r>
      <w:r w:rsidRPr="0089447E">
        <w:t>“Predicted Labels” is negative.</w:t>
      </w:r>
    </w:p>
    <w:p w14:paraId="26BDD36D" w14:textId="77777777" w:rsidR="002F05DB" w:rsidRDefault="002F05DB" w:rsidP="002F05DB">
      <w:pPr>
        <w:autoSpaceDE w:val="0"/>
        <w:autoSpaceDN w:val="0"/>
        <w:adjustRightInd w:val="0"/>
      </w:pPr>
    </w:p>
    <w:p w14:paraId="5B64D17D" w14:textId="77777777" w:rsidR="002F05DB" w:rsidRDefault="002F05DB" w:rsidP="002F05DB">
      <w:pPr>
        <w:autoSpaceDE w:val="0"/>
        <w:autoSpaceDN w:val="0"/>
        <w:adjustRightInd w:val="0"/>
        <w:jc w:val="center"/>
      </w:pPr>
      <w:r w:rsidRPr="00E56BF5">
        <w:rPr>
          <w:noProof/>
        </w:rPr>
        <w:drawing>
          <wp:inline distT="0" distB="0" distL="0" distR="0" wp14:anchorId="49BA4E07" wp14:editId="0B503E69">
            <wp:extent cx="3573332" cy="1686424"/>
            <wp:effectExtent l="0" t="0" r="8255"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stretch>
                      <a:fillRect/>
                    </a:stretch>
                  </pic:blipFill>
                  <pic:spPr>
                    <a:xfrm>
                      <a:off x="0" y="0"/>
                      <a:ext cx="3577823" cy="1688544"/>
                    </a:xfrm>
                    <a:prstGeom prst="rect">
                      <a:avLst/>
                    </a:prstGeom>
                  </pic:spPr>
                </pic:pic>
              </a:graphicData>
            </a:graphic>
          </wp:inline>
        </w:drawing>
      </w:r>
    </w:p>
    <w:p w14:paraId="45C5A0E5" w14:textId="0D06CE18" w:rsidR="002F05DB" w:rsidRPr="00FD2B3A" w:rsidRDefault="002F05DB" w:rsidP="002F05DB">
      <w:pPr>
        <w:pStyle w:val="FIG"/>
        <w:rPr>
          <w:i/>
        </w:rPr>
      </w:pPr>
      <w:bookmarkStart w:id="136" w:name="_Ref130154543"/>
      <w:bookmarkStart w:id="137" w:name="_Toc131164549"/>
      <w:bookmarkStart w:id="138" w:name="_Toc131239310"/>
      <w:r w:rsidRPr="620AA605">
        <w:t xml:space="preserve">Figure </w:t>
      </w:r>
      <w:r w:rsidRPr="003628A1">
        <w:rPr>
          <w:iCs/>
        </w:rPr>
        <w:fldChar w:fldCharType="begin"/>
      </w:r>
      <w:r w:rsidRPr="003628A1">
        <w:rPr>
          <w:iCs/>
        </w:rPr>
        <w:instrText xml:space="preserve"> SEQ Figure \* ARABIC </w:instrText>
      </w:r>
      <w:r w:rsidRPr="003628A1">
        <w:rPr>
          <w:iCs/>
        </w:rPr>
        <w:fldChar w:fldCharType="separate"/>
      </w:r>
      <w:r w:rsidR="0031186C">
        <w:rPr>
          <w:iCs/>
          <w:noProof/>
        </w:rPr>
        <w:t>1</w:t>
      </w:r>
      <w:r w:rsidRPr="003628A1">
        <w:rPr>
          <w:iCs/>
          <w:noProof/>
        </w:rPr>
        <w:fldChar w:fldCharType="end"/>
      </w:r>
      <w:bookmarkEnd w:id="136"/>
      <w:r w:rsidRPr="620AA605">
        <w:t>. Example Confusion Matrix</w:t>
      </w:r>
      <w:bookmarkEnd w:id="137"/>
      <w:bookmarkEnd w:id="138"/>
    </w:p>
    <w:p w14:paraId="77CF4FB2" w14:textId="76DD908A" w:rsidR="00F25365" w:rsidRDefault="00F25365" w:rsidP="00196AFE">
      <w:pPr>
        <w:pStyle w:val="Heading3"/>
      </w:pPr>
      <w:bookmarkStart w:id="139" w:name="_Toc1659802751"/>
      <w:bookmarkStart w:id="140" w:name="_Toc125950246"/>
      <w:r>
        <w:t>3.</w:t>
      </w:r>
      <w:r w:rsidR="00196AFE">
        <w:t>1.1</w:t>
      </w:r>
      <w:r>
        <w:t xml:space="preserve"> Precision</w:t>
      </w:r>
      <w:bookmarkEnd w:id="139"/>
      <w:bookmarkEnd w:id="140"/>
    </w:p>
    <w:p w14:paraId="71DEB883" w14:textId="63F06877" w:rsidR="00032DA0" w:rsidRDefault="00032DA0" w:rsidP="00032DA0">
      <w:r>
        <w:t xml:space="preserve">Precision is defined as the ratio of correctly predicted positive observations to the total predicted positive observations. The precision score equals 1 for a classifier with zero false positives. </w:t>
      </w:r>
    </w:p>
    <w:p w14:paraId="447E072F" w14:textId="7220C6F7" w:rsidR="0AEE2C1D" w:rsidRDefault="0AEE2C1D" w:rsidP="0AEE2C1D"/>
    <w:p w14:paraId="3B7C3E08" w14:textId="136F5CF5" w:rsidR="00032DA0" w:rsidRPr="00032DA0" w:rsidRDefault="004E19C6" w:rsidP="00214FFD">
      <w:pPr>
        <w:pStyle w:val="Equation0"/>
        <w:jc w:val="center"/>
      </w:pPr>
      <m:oMath>
        <m:r>
          <w:rPr>
            <w:rFonts w:ascii="Cambria Math" w:hAnsi="Cambria Math"/>
          </w:rPr>
          <w:lastRenderedPageBreak/>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r>
        <w:tab/>
        <w:t>(</w:t>
      </w:r>
      <w:r>
        <w:fldChar w:fldCharType="begin"/>
      </w:r>
      <w:r>
        <w:instrText>SEQ Equation \* ARABIC</w:instrText>
      </w:r>
      <w:r>
        <w:fldChar w:fldCharType="separate"/>
      </w:r>
      <w:r w:rsidR="00B90BDD">
        <w:rPr>
          <w:noProof/>
        </w:rPr>
        <w:t>1</w:t>
      </w:r>
      <w:r>
        <w:fldChar w:fldCharType="end"/>
      </w:r>
      <w:r>
        <w:t>)</w:t>
      </w:r>
    </w:p>
    <w:p w14:paraId="67314F9B" w14:textId="78416F97" w:rsidR="00F25365" w:rsidRDefault="00F25365" w:rsidP="00196AFE">
      <w:pPr>
        <w:pStyle w:val="Heading3"/>
      </w:pPr>
      <w:bookmarkStart w:id="141" w:name="_Toc1093570332"/>
      <w:bookmarkStart w:id="142" w:name="_Toc599171061"/>
      <w:r>
        <w:t>3.</w:t>
      </w:r>
      <w:r w:rsidR="00196AFE">
        <w:t>1.2</w:t>
      </w:r>
      <w:r>
        <w:t xml:space="preserve"> Recall</w:t>
      </w:r>
      <w:bookmarkEnd w:id="141"/>
      <w:bookmarkEnd w:id="142"/>
    </w:p>
    <w:p w14:paraId="528084A0" w14:textId="1EA3E82D" w:rsidR="00032DA0" w:rsidRDefault="00032DA0" w:rsidP="00032DA0">
      <w:r>
        <w:t>The recall is the ratio of correctly predicted positive observations to all observations as shown in.</w:t>
      </w:r>
      <w:r w:rsidR="00B90BDD">
        <w:t xml:space="preserve"> </w:t>
      </w:r>
      <w:r>
        <w:t>Under an ideal case, both precision and recall are equal to 1 with zero counts of false positives and false negatives.</w:t>
      </w:r>
    </w:p>
    <w:p w14:paraId="7496E4E9" w14:textId="4E61DB3B" w:rsidR="00362246" w:rsidRPr="00032DA0" w:rsidRDefault="00362246" w:rsidP="007C08C6">
      <w:pPr>
        <w:pStyle w:val="Equation0"/>
        <w:jc w:val="cente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tab/>
        <w:t>(</w:t>
      </w:r>
      <w:r>
        <w:fldChar w:fldCharType="begin"/>
      </w:r>
      <w:r>
        <w:instrText>SEQ Equation \* ARABIC</w:instrText>
      </w:r>
      <w:r>
        <w:fldChar w:fldCharType="separate"/>
      </w:r>
      <w:r w:rsidR="00B90BDD">
        <w:rPr>
          <w:noProof/>
        </w:rPr>
        <w:t>2</w:t>
      </w:r>
      <w:r>
        <w:fldChar w:fldCharType="end"/>
      </w:r>
      <w:r>
        <w:t>)</w:t>
      </w:r>
    </w:p>
    <w:p w14:paraId="69C7D588" w14:textId="343F404C" w:rsidR="00F25365" w:rsidRPr="006C1300" w:rsidRDefault="00F25365" w:rsidP="00196AFE">
      <w:pPr>
        <w:pStyle w:val="Heading3"/>
      </w:pPr>
      <w:bookmarkStart w:id="143" w:name="_Toc1648185618"/>
      <w:bookmarkStart w:id="144" w:name="_Toc234646502"/>
      <w:r>
        <w:t>3.</w:t>
      </w:r>
      <w:r w:rsidR="00196AFE">
        <w:t>1.3</w:t>
      </w:r>
      <w:r>
        <w:t xml:space="preserve"> F1</w:t>
      </w:r>
      <w:bookmarkEnd w:id="143"/>
      <w:r w:rsidR="00683249">
        <w:t xml:space="preserve"> Score</w:t>
      </w:r>
      <w:bookmarkEnd w:id="144"/>
    </w:p>
    <w:p w14:paraId="4BFD86E8" w14:textId="19A6651A" w:rsidR="00032DA0" w:rsidRDefault="00032DA0" w:rsidP="00032DA0">
      <w:r>
        <w:t>F1, a weighted average of precision and recall values, takes both precision and recall into account in. The F1 score is high only when both precision and recall are high, and the F1 score becomes 1 only when both precision and recall equal to 1.</w:t>
      </w:r>
    </w:p>
    <w:p w14:paraId="400E6691" w14:textId="65CCBDDA" w:rsidR="00214FFD" w:rsidRDefault="00214FFD" w:rsidP="00214FFD">
      <w:pPr>
        <w:pStyle w:val="Equation0"/>
        <w:jc w:val="center"/>
      </w:pPr>
      <m:oMath>
        <m:r>
          <w:rPr>
            <w:rFonts w:ascii="Cambria Math" w:hAnsi="Cambria Math"/>
          </w:rPr>
          <m:t xml:space="preserve">F1=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w:r>
        <w:tab/>
        <w:t>(</w:t>
      </w:r>
      <w:r>
        <w:fldChar w:fldCharType="begin"/>
      </w:r>
      <w:r>
        <w:instrText>SEQ Equation \* ARABIC</w:instrText>
      </w:r>
      <w:r>
        <w:fldChar w:fldCharType="separate"/>
      </w:r>
      <w:r w:rsidR="00B90BDD">
        <w:rPr>
          <w:noProof/>
        </w:rPr>
        <w:t>3</w:t>
      </w:r>
      <w:r>
        <w:fldChar w:fldCharType="end"/>
      </w:r>
      <w:r>
        <w:t>)</w:t>
      </w:r>
    </w:p>
    <w:p w14:paraId="667EE6E6" w14:textId="0EA03D65" w:rsidR="00EA557F" w:rsidRDefault="00EA557F" w:rsidP="00EA557F">
      <w:pPr>
        <w:pStyle w:val="Equation0"/>
        <w:jc w:val="left"/>
        <w:rPr>
          <w:ins w:id="145" w:author="Kompella, Sai Chandrika" w:date="2023-09-29T05:21:00Z"/>
        </w:rPr>
      </w:pPr>
      <w:r w:rsidRPr="2B44B431">
        <w:rPr>
          <w:highlight w:val="yellow"/>
        </w:rPr>
        <w:t>Add something about AUC</w:t>
      </w:r>
      <w:ins w:id="146" w:author="Yang, Xue" w:date="2023-09-27T13:46:00Z">
        <w:r w:rsidR="00224CE0">
          <w:t xml:space="preserve"> </w:t>
        </w:r>
        <w:r w:rsidR="00224CE0" w:rsidRPr="2B44B431">
          <w:rPr>
            <w:highlight w:val="yellow"/>
          </w:rPr>
          <w:t>（</w:t>
        </w:r>
        <w:proofErr w:type="spellStart"/>
        <w:r w:rsidR="00224CE0" w:rsidRPr="2B44B431">
          <w:rPr>
            <w:highlight w:val="yellow"/>
          </w:rPr>
          <w:t>chan</w:t>
        </w:r>
        <w:r w:rsidR="00224CE0">
          <w:t>drika</w:t>
        </w:r>
        <w:proofErr w:type="spellEnd"/>
        <w:r w:rsidR="00224CE0">
          <w:t>）</w:t>
        </w:r>
      </w:ins>
    </w:p>
    <w:p w14:paraId="67082397" w14:textId="6F14FC22" w:rsidR="78AB8A9B" w:rsidRDefault="78AB8A9B" w:rsidP="2B44B431">
      <w:pPr>
        <w:pStyle w:val="Equation0"/>
        <w:jc w:val="left"/>
        <w:rPr>
          <w:ins w:id="147" w:author="Kompella, Sai Chandrika" w:date="2023-09-29T05:22:00Z"/>
        </w:rPr>
      </w:pPr>
      <w:ins w:id="148" w:author="Kompella, Sai Chandrika" w:date="2023-09-29T05:21:00Z">
        <w:r>
          <w:t xml:space="preserve">AUC represents the "Area Under the Curve" of an ROC plot. This plot shows a model's ability to distinguish between two classes. </w:t>
        </w:r>
      </w:ins>
      <w:ins w:id="149" w:author="Kompella, Sai Chandrika" w:date="2023-09-29T05:22:00Z">
        <w:r w:rsidR="414BDC8F">
          <w:t>The ROC curve is a plot of the True Positive Rate (sensitivity) against the False Positive Rate (1-specificity) for various threshold values. The AUC provides a scalar value of how well a model can distinguish between the two classes. In essence, it quantifies the overall ability of the model to discriminate between positive and negative cases, regardless of the specific threshold chosen.</w:t>
        </w:r>
      </w:ins>
    </w:p>
    <w:p w14:paraId="09473562" w14:textId="588E61DC" w:rsidR="414BDC8F" w:rsidRDefault="414BDC8F">
      <w:pPr>
        <w:pStyle w:val="Equation0"/>
        <w:jc w:val="left"/>
        <w:rPr>
          <w:ins w:id="150" w:author="Kompella, Sai Chandrika" w:date="2023-09-29T05:22:00Z"/>
        </w:rPr>
        <w:pPrChange w:id="151" w:author="Kompella, Sai Chandrika" w:date="2023-09-29T05:22:00Z">
          <w:pPr/>
        </w:pPrChange>
      </w:pPr>
      <w:ins w:id="152" w:author="Kompella, Sai Chandrika" w:date="2023-09-29T05:22:00Z">
        <w:r>
          <w:t xml:space="preserve"> </w:t>
        </w:r>
      </w:ins>
    </w:p>
    <w:p w14:paraId="4B8D54B4" w14:textId="313B080C" w:rsidR="414BDC8F" w:rsidRDefault="414BDC8F">
      <w:pPr>
        <w:pStyle w:val="Equation0"/>
        <w:jc w:val="left"/>
        <w:rPr>
          <w:ins w:id="153" w:author="Kompella, Sai Chandrika" w:date="2023-09-29T05:22:00Z"/>
        </w:rPr>
        <w:pPrChange w:id="154" w:author="Kompella, Sai Chandrika" w:date="2023-09-29T05:22:00Z">
          <w:pPr/>
        </w:pPrChange>
      </w:pPr>
      <w:ins w:id="155" w:author="Kompella, Sai Chandrika" w:date="2023-09-29T05:22:00Z">
        <w:r>
          <w:t>AUC values range from 0 to 1:</w:t>
        </w:r>
      </w:ins>
    </w:p>
    <w:p w14:paraId="341E8BEC" w14:textId="00BF53D3" w:rsidR="414BDC8F" w:rsidRDefault="414BDC8F">
      <w:pPr>
        <w:pStyle w:val="Equation0"/>
        <w:jc w:val="left"/>
        <w:rPr>
          <w:ins w:id="156" w:author="Kompella, Sai Chandrika" w:date="2023-09-29T05:22:00Z"/>
        </w:rPr>
        <w:pPrChange w:id="157" w:author="Kompella, Sai Chandrika" w:date="2023-09-29T05:22:00Z">
          <w:pPr/>
        </w:pPrChange>
      </w:pPr>
      <w:ins w:id="158" w:author="Kompella, Sai Chandrika" w:date="2023-09-29T05:22:00Z">
        <w:r>
          <w:t xml:space="preserve"> </w:t>
        </w:r>
      </w:ins>
    </w:p>
    <w:p w14:paraId="1B49E3DB" w14:textId="75776673" w:rsidR="414BDC8F" w:rsidRDefault="414BDC8F">
      <w:pPr>
        <w:pStyle w:val="Equation0"/>
        <w:jc w:val="left"/>
        <w:rPr>
          <w:ins w:id="159" w:author="Kompella, Sai Chandrika" w:date="2023-09-29T05:22:00Z"/>
        </w:rPr>
        <w:pPrChange w:id="160" w:author="Kompella, Sai Chandrika" w:date="2023-09-29T05:22:00Z">
          <w:pPr/>
        </w:pPrChange>
      </w:pPr>
      <w:ins w:id="161" w:author="Kompella, Sai Chandrika" w:date="2023-09-29T05:22:00Z">
        <w:r>
          <w:t>AUC = 0.5: The model's predictions are no better than random guessing. The ROC curve would be a diagonal line.</w:t>
        </w:r>
      </w:ins>
    </w:p>
    <w:p w14:paraId="692CB774" w14:textId="26865F5E" w:rsidR="414BDC8F" w:rsidRDefault="414BDC8F">
      <w:pPr>
        <w:pStyle w:val="Equation0"/>
        <w:jc w:val="left"/>
        <w:rPr>
          <w:ins w:id="162" w:author="Kompella, Sai Chandrika" w:date="2023-09-29T05:22:00Z"/>
        </w:rPr>
        <w:pPrChange w:id="163" w:author="Kompella, Sai Chandrika" w:date="2023-09-29T05:22:00Z">
          <w:pPr/>
        </w:pPrChange>
      </w:pPr>
      <w:ins w:id="164" w:author="Kompella, Sai Chandrika" w:date="2023-09-29T05:22:00Z">
        <w:r>
          <w:t>AUC &gt; 0.5: The model has some discriminative capability. The greater the AUC, the better the model is at distinguishing between positives and negatives.</w:t>
        </w:r>
      </w:ins>
    </w:p>
    <w:p w14:paraId="6833E22A" w14:textId="4FB2CC8A" w:rsidR="414BDC8F" w:rsidRDefault="414BDC8F">
      <w:pPr>
        <w:pStyle w:val="Equation0"/>
        <w:jc w:val="left"/>
        <w:rPr>
          <w:ins w:id="165" w:author="Kompella, Sai Chandrika" w:date="2023-09-29T05:22:00Z"/>
        </w:rPr>
        <w:pPrChange w:id="166" w:author="Kompella, Sai Chandrika" w:date="2023-09-29T05:22:00Z">
          <w:pPr/>
        </w:pPrChange>
      </w:pPr>
      <w:ins w:id="167" w:author="Kompella, Sai Chandrika" w:date="2023-09-29T05:22:00Z">
        <w:r>
          <w:lastRenderedPageBreak/>
          <w:t>AUC = 1: The model has perfect discriminative capability. It can separate the two classes perfectly.</w:t>
        </w:r>
      </w:ins>
    </w:p>
    <w:p w14:paraId="4968E4DE" w14:textId="0E74210C" w:rsidR="414BDC8F" w:rsidRDefault="414BDC8F">
      <w:pPr>
        <w:pStyle w:val="Equation0"/>
        <w:jc w:val="left"/>
        <w:rPr>
          <w:ins w:id="168" w:author="Kompella, Sai Chandrika" w:date="2023-09-29T04:59:00Z"/>
        </w:rPr>
        <w:pPrChange w:id="169" w:author="Kompella, Sai Chandrika" w:date="2023-09-29T05:22:00Z">
          <w:pPr/>
        </w:pPrChange>
      </w:pPr>
      <w:ins w:id="170" w:author="Kompella, Sai Chandrika" w:date="2023-09-29T05:22:00Z">
        <w:r>
          <w:t>In practice, an AUC closer to 1 indicates a better-performing model</w:t>
        </w:r>
      </w:ins>
      <w:ins w:id="171" w:author="Kompella, Sai Chandrika" w:date="2023-09-29T05:23:00Z">
        <w:r w:rsidR="52366A05">
          <w:t>. AUC</w:t>
        </w:r>
      </w:ins>
      <w:ins w:id="172" w:author="Kompella, Sai Chandrika" w:date="2023-09-29T05:21:00Z">
        <w:r w:rsidR="78AB8A9B">
          <w:t xml:space="preserve"> values range from 0 to 1: 0.5 means the model is as good as random guessing, while 1 means perfect classification. A higher AUC indicates a better </w:t>
        </w:r>
        <w:proofErr w:type="gramStart"/>
        <w:r w:rsidR="78AB8A9B">
          <w:t>model</w:t>
        </w:r>
      </w:ins>
      <w:proofErr w:type="gramEnd"/>
    </w:p>
    <w:p w14:paraId="0F3B4DF8" w14:textId="61D29B22" w:rsidR="07A96B65" w:rsidRDefault="07A96B65" w:rsidP="07A96B65">
      <w:pPr>
        <w:pStyle w:val="Equation0"/>
        <w:jc w:val="left"/>
        <w:rPr>
          <w:color w:val="000000" w:themeColor="text1"/>
          <w:u w:val="single"/>
        </w:rPr>
      </w:pPr>
    </w:p>
    <w:p w14:paraId="4DF264B9" w14:textId="4301B27E" w:rsidR="001B4ABC" w:rsidRPr="00F460AA" w:rsidRDefault="00683249" w:rsidP="00F460AA">
      <w:pPr>
        <w:pStyle w:val="Heading2"/>
      </w:pPr>
      <w:bookmarkStart w:id="173" w:name="_Toc488857219"/>
      <w:r>
        <w:t>3.</w:t>
      </w:r>
      <w:r w:rsidR="006C1FAC">
        <w:t>2</w:t>
      </w:r>
      <w:r>
        <w:t xml:space="preserve"> </w:t>
      </w:r>
      <w:r w:rsidR="00F460AA">
        <w:t>M</w:t>
      </w:r>
      <w:r w:rsidR="000846A0">
        <w:t xml:space="preserve">icro-averaged </w:t>
      </w:r>
      <w:r w:rsidR="00F460AA">
        <w:t>Metrics</w:t>
      </w:r>
      <w:bookmarkEnd w:id="173"/>
    </w:p>
    <w:p w14:paraId="4012C36E" w14:textId="4385E03A" w:rsidR="001B4ABC" w:rsidRPr="0028429B" w:rsidRDefault="4076621E" w:rsidP="0AEE2C1D">
      <w:pPr>
        <w:jc w:val="both"/>
      </w:pPr>
      <w:r w:rsidRPr="0AEE2C1D">
        <w:rPr>
          <w:rFonts w:eastAsia="Times New Roman" w:cs="Times New Roman"/>
        </w:rPr>
        <w:t xml:space="preserve">With the confusion matrices, the classification models’ predictive performance can be measured in terms of accuracy, precision, recall, and F1-score. Accuracy is the ratio of correct results to total cases. Precision is the ratio of correct results over all positive results. The recall is the part of all true results returned. F1-score combines the precision and recall scores of a model. As most of such measurements are designed for binary classification problems, they should be transformed for multi-class classification using the weighted average conditions (micro-averaged and macro-averaged) in the scikit-learn Python library package. While micro-averaging represents the weighted average based on the frequency of samples from each class, macro-averaging represents the unweighted mean of precision, recall, and accuracy metrics (Yang, 1999). In general, micro-averaged F-measure is heavily influenced by larger classes, while macro-averaged F-measure gives equal weight to each class regardless of size. Since smaller classes tend to be harder to classify, the macro-averaged F-measure is often supposed to emphasize the smaller classes, while the micro-averaged F-measure emphasizes the large classes. </w:t>
      </w:r>
    </w:p>
    <w:p w14:paraId="57EA6BB4" w14:textId="15D4438C" w:rsidR="001B4ABC" w:rsidRPr="0028429B" w:rsidRDefault="4076621E" w:rsidP="0AEE2C1D">
      <w:pPr>
        <w:jc w:val="both"/>
      </w:pPr>
      <w:r w:rsidRPr="0AEE2C1D">
        <w:rPr>
          <w:rFonts w:eastAsia="Times New Roman" w:cs="Times New Roman"/>
        </w:rPr>
        <w:t xml:space="preserve"> </w:t>
      </w:r>
    </w:p>
    <w:p w14:paraId="2740431A" w14:textId="68F8AFB5" w:rsidR="001B4ABC" w:rsidRPr="0028429B" w:rsidRDefault="4076621E" w:rsidP="0AEE2C1D">
      <w:pPr>
        <w:jc w:val="both"/>
      </w:pPr>
      <w:r w:rsidRPr="0AEE2C1D">
        <w:rPr>
          <w:rFonts w:eastAsia="Times New Roman" w:cs="Times New Roman"/>
        </w:rPr>
        <w:t xml:space="preserve">Since the </w:t>
      </w:r>
      <w:r w:rsidR="00683249">
        <w:rPr>
          <w:rFonts w:eastAsia="Times New Roman" w:cs="Times New Roman"/>
        </w:rPr>
        <w:t>ADE</w:t>
      </w:r>
      <w:r w:rsidRPr="0AEE2C1D">
        <w:rPr>
          <w:rFonts w:eastAsia="Times New Roman" w:cs="Times New Roman"/>
        </w:rPr>
        <w:t xml:space="preserve"> data are extremely unbalanced, the evaluation metrics of the ML models are based on micro-averaged, macro-averaged, and weighted-average accuracy, precision, and recall. For HRGC crashes, most majority HRGCs have zero crashes and are within the large class, while those with crashes are within the smaller classes. In this case study, there are </w:t>
      </w:r>
      <w:r w:rsidR="00683249">
        <w:rPr>
          <w:rFonts w:eastAsia="Times New Roman" w:cs="Times New Roman"/>
        </w:rPr>
        <w:t>2</w:t>
      </w:r>
      <w:r w:rsidR="00196AFE">
        <w:rPr>
          <w:rFonts w:eastAsia="Times New Roman" w:cs="Times New Roman"/>
        </w:rPr>
        <w:t xml:space="preserve"> </w:t>
      </w:r>
      <w:r w:rsidRPr="0AEE2C1D">
        <w:rPr>
          <w:rFonts w:eastAsia="Times New Roman" w:cs="Times New Roman"/>
        </w:rPr>
        <w:t>classes (0</w:t>
      </w:r>
      <w:r w:rsidR="00683249">
        <w:rPr>
          <w:rFonts w:eastAsia="Times New Roman" w:cs="Times New Roman"/>
        </w:rPr>
        <w:t xml:space="preserve"> and</w:t>
      </w:r>
      <w:r w:rsidRPr="0AEE2C1D">
        <w:rPr>
          <w:rFonts w:eastAsia="Times New Roman" w:cs="Times New Roman"/>
        </w:rPr>
        <w:t xml:space="preserve"> 1). The micro-averaged evaluation matrix is calculated by considering the total TP, total FP, and total FN of the model globally, but does not consider each individual crash class. The total TP, total FP, and total FN are calculated as:</w:t>
      </w:r>
    </w:p>
    <w:p w14:paraId="27869D05" w14:textId="26283830" w:rsidR="00B22077" w:rsidRPr="003E38DA" w:rsidRDefault="00E97548" w:rsidP="00281576">
      <w:pPr>
        <w:pStyle w:val="equation"/>
        <w:jc w:val="center"/>
      </w:pPr>
      <m:oMath>
        <m:d>
          <m:dPr>
            <m:begChr m:val="{"/>
            <m:endChr m:val=""/>
            <m:ctrlPr>
              <w:rPr>
                <w:rFonts w:ascii="Cambria Math" w:hAnsi="Cambria Math"/>
                <w:bCs/>
              </w:rPr>
            </m:ctrlPr>
          </m:dPr>
          <m:e>
            <m:eqArr>
              <m:eqArrPr>
                <m:ctrlPr>
                  <w:rPr>
                    <w:rFonts w:ascii="Cambria Math" w:hAnsi="Cambria Math"/>
                    <w:bCs/>
                  </w:rPr>
                </m:ctrlPr>
              </m:eqArrPr>
              <m:e>
                <m:r>
                  <w:rPr>
                    <w:rFonts w:ascii="Cambria Math" w:hAnsi="Cambria Math"/>
                  </w:rPr>
                  <m:t xml:space="preserve">Total TP = </m:t>
                </m:r>
                <m:nary>
                  <m:naryPr>
                    <m:chr m:val="∑"/>
                    <m:limLoc m:val="undOvr"/>
                    <m:ctrlPr>
                      <w:rPr>
                        <w:rFonts w:ascii="Cambria Math" w:hAnsi="Cambria Math"/>
                        <w:bCs/>
                      </w:rPr>
                    </m:ctrlPr>
                  </m:naryPr>
                  <m:sub>
                    <m:r>
                      <w:rPr>
                        <w:rFonts w:ascii="Cambria Math" w:hAnsi="Cambria Math"/>
                      </w:rPr>
                      <m:t>i=0</m:t>
                    </m:r>
                  </m:sub>
                  <m:sup>
                    <m:r>
                      <w:rPr>
                        <w:rFonts w:ascii="Cambria Math" w:hAnsi="Cambria Math"/>
                      </w:rPr>
                      <m:t>3</m:t>
                    </m:r>
                  </m:sup>
                  <m:e>
                    <m:sSub>
                      <m:sSubPr>
                        <m:ctrlPr>
                          <w:rPr>
                            <w:rFonts w:ascii="Cambria Math" w:hAnsi="Cambria Math"/>
                            <w:bCs/>
                          </w:rPr>
                        </m:ctrlPr>
                      </m:sSubPr>
                      <m:e>
                        <m:r>
                          <w:rPr>
                            <w:rFonts w:ascii="Cambria Math" w:hAnsi="Cambria Math"/>
                          </w:rPr>
                          <m:t>TP</m:t>
                        </m:r>
                      </m:e>
                      <m:sub>
                        <m:r>
                          <w:rPr>
                            <w:rFonts w:ascii="Cambria Math" w:hAnsi="Cambria Math"/>
                          </w:rPr>
                          <m:t>i</m:t>
                        </m:r>
                      </m:sub>
                    </m:sSub>
                  </m:e>
                </m:nary>
              </m:e>
              <m:e>
                <m:r>
                  <w:rPr>
                    <w:rFonts w:ascii="Cambria Math" w:hAnsi="Cambria Math"/>
                  </w:rPr>
                  <m:t xml:space="preserve">Total FP = </m:t>
                </m:r>
                <m:nary>
                  <m:naryPr>
                    <m:chr m:val="∑"/>
                    <m:limLoc m:val="undOvr"/>
                    <m:ctrlPr>
                      <w:rPr>
                        <w:rFonts w:ascii="Cambria Math" w:hAnsi="Cambria Math"/>
                        <w:bCs/>
                      </w:rPr>
                    </m:ctrlPr>
                  </m:naryPr>
                  <m:sub>
                    <m:r>
                      <w:rPr>
                        <w:rFonts w:ascii="Cambria Math" w:hAnsi="Cambria Math"/>
                      </w:rPr>
                      <m:t>i=0</m:t>
                    </m:r>
                  </m:sub>
                  <m:sup>
                    <m:r>
                      <w:rPr>
                        <w:rFonts w:ascii="Cambria Math" w:hAnsi="Cambria Math"/>
                      </w:rPr>
                      <m:t>3</m:t>
                    </m:r>
                  </m:sup>
                  <m:e>
                    <m:sSub>
                      <m:sSubPr>
                        <m:ctrlPr>
                          <w:rPr>
                            <w:rFonts w:ascii="Cambria Math" w:hAnsi="Cambria Math"/>
                            <w:bCs/>
                          </w:rPr>
                        </m:ctrlPr>
                      </m:sSubPr>
                      <m:e>
                        <m:r>
                          <w:rPr>
                            <w:rFonts w:ascii="Cambria Math" w:hAnsi="Cambria Math"/>
                          </w:rPr>
                          <m:t>FP</m:t>
                        </m:r>
                      </m:e>
                      <m:sub>
                        <m:r>
                          <w:rPr>
                            <w:rFonts w:ascii="Cambria Math" w:hAnsi="Cambria Math"/>
                          </w:rPr>
                          <m:t>i</m:t>
                        </m:r>
                      </m:sub>
                    </m:sSub>
                  </m:e>
                </m:nary>
                <m:r>
                  <w:rPr>
                    <w:rFonts w:ascii="Cambria Math" w:hAnsi="Cambria Math"/>
                  </w:rPr>
                  <m:t xml:space="preserve"> </m:t>
                </m:r>
              </m:e>
              <m:e>
                <m:r>
                  <w:rPr>
                    <w:rFonts w:ascii="Cambria Math" w:hAnsi="Cambria Math"/>
                  </w:rPr>
                  <m:t xml:space="preserve">Total FN = </m:t>
                </m:r>
                <m:nary>
                  <m:naryPr>
                    <m:chr m:val="∑"/>
                    <m:limLoc m:val="undOvr"/>
                    <m:ctrlPr>
                      <w:rPr>
                        <w:rFonts w:ascii="Cambria Math" w:hAnsi="Cambria Math"/>
                        <w:bCs/>
                      </w:rPr>
                    </m:ctrlPr>
                  </m:naryPr>
                  <m:sub>
                    <m:r>
                      <w:rPr>
                        <w:rFonts w:ascii="Cambria Math" w:hAnsi="Cambria Math"/>
                      </w:rPr>
                      <m:t>i=0</m:t>
                    </m:r>
                  </m:sub>
                  <m:sup>
                    <m:r>
                      <w:rPr>
                        <w:rFonts w:ascii="Cambria Math" w:hAnsi="Cambria Math"/>
                      </w:rPr>
                      <m:t>3</m:t>
                    </m:r>
                  </m:sup>
                  <m:e>
                    <m:sSub>
                      <m:sSubPr>
                        <m:ctrlPr>
                          <w:rPr>
                            <w:rFonts w:ascii="Cambria Math" w:hAnsi="Cambria Math"/>
                            <w:bCs/>
                          </w:rPr>
                        </m:ctrlPr>
                      </m:sSubPr>
                      <m:e>
                        <m:r>
                          <w:rPr>
                            <w:rFonts w:ascii="Cambria Math" w:hAnsi="Cambria Math"/>
                          </w:rPr>
                          <m:t>FN</m:t>
                        </m:r>
                      </m:e>
                      <m:sub>
                        <m:r>
                          <w:rPr>
                            <w:rFonts w:ascii="Cambria Math" w:hAnsi="Cambria Math"/>
                          </w:rPr>
                          <m:t>i</m:t>
                        </m:r>
                      </m:sub>
                    </m:sSub>
                  </m:e>
                </m:nary>
              </m:e>
            </m:eqArr>
          </m:e>
        </m:d>
      </m:oMath>
      <w:r w:rsidR="00B22077">
        <w:rPr>
          <w:bCs/>
        </w:rPr>
        <w:tab/>
      </w:r>
      <w:r w:rsidR="00B22077" w:rsidRPr="00DB4AA1">
        <w:rPr>
          <w:rFonts w:eastAsia="DengXian"/>
          <w:shd w:val="clear" w:color="auto" w:fill="FFFFFF"/>
        </w:rPr>
        <w:t>Eq. (</w:t>
      </w:r>
      <w:r w:rsidR="00B22077" w:rsidRPr="00DB4AA1">
        <w:rPr>
          <w:rFonts w:eastAsia="DengXian"/>
          <w:shd w:val="clear" w:color="auto" w:fill="FFFFFF"/>
        </w:rPr>
        <w:fldChar w:fldCharType="begin"/>
      </w:r>
      <w:r w:rsidR="00B22077" w:rsidRPr="00DB4AA1">
        <w:rPr>
          <w:rFonts w:eastAsia="DengXian"/>
          <w:shd w:val="clear" w:color="auto" w:fill="FFFFFF"/>
        </w:rPr>
        <w:instrText xml:space="preserve"> SEQ Eq. \* ARABIC </w:instrText>
      </w:r>
      <w:r w:rsidR="00B22077" w:rsidRPr="00DB4AA1">
        <w:rPr>
          <w:rFonts w:eastAsia="DengXian"/>
          <w:shd w:val="clear" w:color="auto" w:fill="FFFFFF"/>
        </w:rPr>
        <w:fldChar w:fldCharType="separate"/>
      </w:r>
      <w:r w:rsidR="00B22077">
        <w:rPr>
          <w:rFonts w:eastAsia="DengXian"/>
          <w:noProof/>
          <w:shd w:val="clear" w:color="auto" w:fill="FFFFFF"/>
        </w:rPr>
        <w:t>1</w:t>
      </w:r>
      <w:r w:rsidR="00B22077" w:rsidRPr="00DB4AA1">
        <w:rPr>
          <w:rFonts w:eastAsia="DengXian"/>
          <w:shd w:val="clear" w:color="auto" w:fill="FFFFFF"/>
        </w:rPr>
        <w:fldChar w:fldCharType="end"/>
      </w:r>
      <w:r w:rsidR="00B22077" w:rsidRPr="00DB4AA1">
        <w:rPr>
          <w:rFonts w:eastAsia="DengXian"/>
          <w:shd w:val="clear" w:color="auto" w:fill="FFFFFF"/>
        </w:rPr>
        <w:t>)</w:t>
      </w:r>
    </w:p>
    <w:p w14:paraId="0D179655" w14:textId="77777777" w:rsidR="00196AFE" w:rsidRPr="0028429B" w:rsidRDefault="00196AFE" w:rsidP="0AEE2C1D">
      <w:pPr>
        <w:jc w:val="both"/>
      </w:pPr>
    </w:p>
    <w:p w14:paraId="5E5A6543" w14:textId="77777777" w:rsidR="000846A0" w:rsidRPr="0076210E" w:rsidRDefault="000846A0" w:rsidP="000846A0">
      <w:pPr>
        <w:pStyle w:val="TX"/>
      </w:pPr>
      <w:r w:rsidRPr="0076210E">
        <w:t xml:space="preserve">The micro-averaged measures are then computed as shown in Eq. </w:t>
      </w:r>
      <w:r>
        <w:t>(21)</w:t>
      </w:r>
      <w:r w:rsidRPr="0076210E">
        <w:t>.</w:t>
      </w:r>
    </w:p>
    <w:p w14:paraId="4CEB96D4" w14:textId="77777777" w:rsidR="000846A0" w:rsidRPr="00FF657B" w:rsidRDefault="000846A0" w:rsidP="000846A0">
      <w:pPr>
        <w:pStyle w:val="equation"/>
      </w:pPr>
      <w:r>
        <w:rPr>
          <w:rStyle w:val="EquationChar"/>
          <w:iCs/>
        </w:rPr>
        <w:lastRenderedPageBreak/>
        <w:tab/>
      </w:r>
      <m:oMath>
        <m:d>
          <m:dPr>
            <m:begChr m:val="{"/>
            <m:endChr m:val=""/>
            <m:ctrlPr>
              <w:rPr>
                <w:rStyle w:val="EquationChar"/>
                <w:rFonts w:ascii="Cambria Math" w:hAnsi="Cambria Math"/>
                <w:b/>
                <w:bCs/>
                <w:i/>
                <w:iCs/>
              </w:rPr>
            </m:ctrlPr>
          </m:dPr>
          <m:e>
            <m:eqArr>
              <m:eqArrPr>
                <m:ctrlPr>
                  <w:rPr>
                    <w:rStyle w:val="EquationChar"/>
                    <w:rFonts w:ascii="Cambria Math" w:hAnsi="Cambria Math"/>
                    <w:bCs/>
                    <w:i/>
                  </w:rPr>
                </m:ctrlPr>
              </m:eqArrPr>
              <m:e>
                <m:r>
                  <m:rPr>
                    <m:nor/>
                  </m:rPr>
                  <w:rPr>
                    <w:rStyle w:val="EquationChar"/>
                    <w:rFonts w:ascii="Cambria Math" w:hAnsi="Cambria Math"/>
                    <w:bCs/>
                    <w:i/>
                    <w:iCs/>
                  </w:rPr>
                  <m:t xml:space="preserve">Micro precision = </m:t>
                </m:r>
                <m:f>
                  <m:fPr>
                    <m:ctrlPr>
                      <w:rPr>
                        <w:rStyle w:val="EquationChar"/>
                        <w:rFonts w:ascii="Cambria Math" w:hAnsi="Cambria Math"/>
                        <w:bCs/>
                        <w:i/>
                      </w:rPr>
                    </m:ctrlPr>
                  </m:fPr>
                  <m:num>
                    <m:r>
                      <m:rPr>
                        <m:nor/>
                      </m:rPr>
                      <w:rPr>
                        <w:rStyle w:val="EquationChar"/>
                        <w:rFonts w:ascii="Cambria Math" w:hAnsi="Cambria Math"/>
                        <w:bCs/>
                        <w:i/>
                        <w:iCs/>
                      </w:rPr>
                      <m:t>Total TP</m:t>
                    </m:r>
                  </m:num>
                  <m:den>
                    <m:r>
                      <m:rPr>
                        <m:nor/>
                      </m:rPr>
                      <w:rPr>
                        <w:rStyle w:val="EquationChar"/>
                        <w:rFonts w:ascii="Cambria Math" w:hAnsi="Cambria Math"/>
                        <w:bCs/>
                        <w:i/>
                        <w:iCs/>
                      </w:rPr>
                      <m:t>(Total TP + Total FP)</m:t>
                    </m:r>
                  </m:den>
                </m:f>
              </m:e>
              <m:e>
                <m:r>
                  <m:rPr>
                    <m:nor/>
                  </m:rPr>
                  <w:rPr>
                    <w:rStyle w:val="EquationChar"/>
                    <w:rFonts w:ascii="Cambria Math" w:hAnsi="Cambria Math"/>
                    <w:bCs/>
                    <w:i/>
                    <w:iCs/>
                  </w:rPr>
                  <m:t xml:space="preserve">Micro recall = </m:t>
                </m:r>
                <m:f>
                  <m:fPr>
                    <m:ctrlPr>
                      <w:rPr>
                        <w:rStyle w:val="EquationChar"/>
                        <w:rFonts w:ascii="Cambria Math" w:hAnsi="Cambria Math"/>
                        <w:bCs/>
                        <w:i/>
                      </w:rPr>
                    </m:ctrlPr>
                  </m:fPr>
                  <m:num>
                    <m:r>
                      <m:rPr>
                        <m:nor/>
                      </m:rPr>
                      <w:rPr>
                        <w:rStyle w:val="EquationChar"/>
                        <w:rFonts w:ascii="Cambria Math" w:hAnsi="Cambria Math"/>
                        <w:bCs/>
                        <w:i/>
                        <w:iCs/>
                      </w:rPr>
                      <m:t>Total TP</m:t>
                    </m:r>
                  </m:num>
                  <m:den>
                    <m:r>
                      <m:rPr>
                        <m:nor/>
                      </m:rPr>
                      <w:rPr>
                        <w:rStyle w:val="EquationChar"/>
                        <w:rFonts w:ascii="Cambria Math" w:hAnsi="Cambria Math"/>
                        <w:bCs/>
                        <w:i/>
                        <w:iCs/>
                      </w:rPr>
                      <m:t xml:space="preserve"> (Total TP + Total FN)</m:t>
                    </m:r>
                  </m:den>
                </m:f>
              </m:e>
              <m:e>
                <m:r>
                  <m:rPr>
                    <m:nor/>
                  </m:rPr>
                  <w:rPr>
                    <w:rStyle w:val="EquationChar"/>
                    <w:rFonts w:ascii="Cambria Math" w:hAnsi="Cambria Math"/>
                    <w:bCs/>
                    <w:i/>
                    <w:iCs/>
                  </w:rPr>
                  <m:t xml:space="preserve">Micro F1-score = </m:t>
                </m:r>
                <m:f>
                  <m:fPr>
                    <m:ctrlPr>
                      <w:rPr>
                        <w:rStyle w:val="EquationChar"/>
                        <w:rFonts w:ascii="Cambria Math" w:hAnsi="Cambria Math"/>
                        <w:bCs/>
                        <w:i/>
                      </w:rPr>
                    </m:ctrlPr>
                  </m:fPr>
                  <m:num>
                    <m:r>
                      <m:rPr>
                        <m:nor/>
                      </m:rPr>
                      <w:rPr>
                        <w:rStyle w:val="EquationChar"/>
                        <w:rFonts w:ascii="Cambria Math" w:hAnsi="Cambria Math"/>
                        <w:bCs/>
                        <w:i/>
                        <w:iCs/>
                      </w:rPr>
                      <m:t xml:space="preserve">2×Micro </m:t>
                    </m:r>
                    <w:proofErr w:type="spellStart"/>
                    <m:r>
                      <m:rPr>
                        <m:nor/>
                      </m:rPr>
                      <w:rPr>
                        <w:rStyle w:val="EquationChar"/>
                        <w:rFonts w:ascii="Cambria Math" w:hAnsi="Cambria Math"/>
                        <w:bCs/>
                        <w:i/>
                        <w:iCs/>
                      </w:rPr>
                      <m:t>precision×Micro</m:t>
                    </m:r>
                    <w:proofErr w:type="spellEnd"/>
                    <m:r>
                      <m:rPr>
                        <m:nor/>
                      </m:rPr>
                      <w:rPr>
                        <w:rStyle w:val="EquationChar"/>
                        <w:rFonts w:ascii="Cambria Math" w:hAnsi="Cambria Math"/>
                        <w:bCs/>
                        <w:i/>
                        <w:iCs/>
                      </w:rPr>
                      <m:t xml:space="preserve"> recall</m:t>
                    </m:r>
                  </m:num>
                  <m:den>
                    <m:r>
                      <m:rPr>
                        <m:nor/>
                      </m:rPr>
                      <w:rPr>
                        <w:rStyle w:val="EquationChar"/>
                        <w:rFonts w:ascii="Cambria Math" w:hAnsi="Cambria Math"/>
                        <w:bCs/>
                        <w:i/>
                        <w:iCs/>
                      </w:rPr>
                      <m:t>(Micro precision + Micro recall)</m:t>
                    </m:r>
                  </m:den>
                </m:f>
              </m:e>
            </m:eqArr>
          </m:e>
        </m:d>
      </m:oMath>
      <w:bookmarkStart w:id="174" w:name="_Hlk130155842"/>
      <w:r>
        <w:rPr>
          <w:rStyle w:val="EquationChar"/>
          <w:b/>
          <w:bCs/>
          <w:iCs/>
        </w:rPr>
        <w:tab/>
      </w:r>
      <w:r w:rsidRPr="00DF64E7">
        <w:rPr>
          <w:rFonts w:eastAsia="DengXian"/>
          <w:bCs/>
          <w:color w:val="212529"/>
          <w:shd w:val="clear" w:color="auto" w:fill="FFFFFF"/>
        </w:rPr>
        <w:t>Eq. (</w:t>
      </w:r>
      <w:r w:rsidRPr="00DF64E7">
        <w:rPr>
          <w:rFonts w:eastAsia="DengXian"/>
          <w:bCs/>
          <w:color w:val="212529"/>
          <w:shd w:val="clear" w:color="auto" w:fill="FFFFFF"/>
        </w:rPr>
        <w:fldChar w:fldCharType="begin"/>
      </w:r>
      <w:r w:rsidRPr="00DF64E7">
        <w:rPr>
          <w:rFonts w:eastAsia="DengXian"/>
          <w:bCs/>
          <w:color w:val="212529"/>
          <w:shd w:val="clear" w:color="auto" w:fill="FFFFFF"/>
        </w:rPr>
        <w:instrText xml:space="preserve"> SEQ Eq. \* ARABIC </w:instrText>
      </w:r>
      <w:r w:rsidRPr="00DF64E7">
        <w:rPr>
          <w:rFonts w:eastAsia="DengXian"/>
          <w:bCs/>
          <w:color w:val="212529"/>
          <w:shd w:val="clear" w:color="auto" w:fill="FFFFFF"/>
        </w:rPr>
        <w:fldChar w:fldCharType="separate"/>
      </w:r>
      <w:r>
        <w:rPr>
          <w:rFonts w:eastAsia="DengXian"/>
          <w:bCs/>
          <w:noProof/>
          <w:color w:val="212529"/>
          <w:shd w:val="clear" w:color="auto" w:fill="FFFFFF"/>
        </w:rPr>
        <w:t>21</w:t>
      </w:r>
      <w:r w:rsidRPr="00DF64E7">
        <w:rPr>
          <w:rFonts w:eastAsia="DengXian"/>
          <w:bCs/>
          <w:color w:val="212529"/>
          <w:shd w:val="clear" w:color="auto" w:fill="FFFFFF"/>
        </w:rPr>
        <w:fldChar w:fldCharType="end"/>
      </w:r>
      <w:r w:rsidRPr="00DF64E7">
        <w:rPr>
          <w:rFonts w:eastAsia="DengXian"/>
          <w:bCs/>
          <w:color w:val="212529"/>
          <w:shd w:val="clear" w:color="auto" w:fill="FFFFFF"/>
        </w:rPr>
        <w:t>)</w:t>
      </w:r>
      <w:bookmarkEnd w:id="174"/>
    </w:p>
    <w:p w14:paraId="0506148B" w14:textId="77777777" w:rsidR="000846A0" w:rsidRDefault="000846A0" w:rsidP="000846A0">
      <w:pPr>
        <w:pStyle w:val="TX"/>
      </w:pPr>
    </w:p>
    <w:p w14:paraId="4ADD8F38" w14:textId="77777777" w:rsidR="00F460AA" w:rsidRDefault="00F460AA" w:rsidP="000846A0">
      <w:pPr>
        <w:pStyle w:val="TX"/>
      </w:pPr>
    </w:p>
    <w:p w14:paraId="30CC2BB7" w14:textId="53D064DD" w:rsidR="00F460AA" w:rsidRPr="00F460AA" w:rsidRDefault="00F460AA" w:rsidP="00F460AA">
      <w:pPr>
        <w:pStyle w:val="Heading2"/>
      </w:pPr>
      <w:bookmarkStart w:id="175" w:name="_Toc2064045451"/>
      <w:r>
        <w:t>3.</w:t>
      </w:r>
      <w:r w:rsidR="006C1FAC">
        <w:t>3</w:t>
      </w:r>
      <w:r>
        <w:t xml:space="preserve"> M</w:t>
      </w:r>
      <w:r w:rsidR="00D74BCE">
        <w:t>a</w:t>
      </w:r>
      <w:r>
        <w:t>cro-averaged Metrics</w:t>
      </w:r>
      <w:bookmarkEnd w:id="175"/>
    </w:p>
    <w:p w14:paraId="554EBD96" w14:textId="3A68359D" w:rsidR="000846A0" w:rsidRPr="0076210E" w:rsidRDefault="000846A0" w:rsidP="000846A0">
      <w:pPr>
        <w:pStyle w:val="TX"/>
      </w:pPr>
      <w:r w:rsidRPr="0076210E">
        <w:t xml:space="preserve">The macro-averaged evaluation matrix considers each class individually and then takes </w:t>
      </w:r>
      <w:r>
        <w:t xml:space="preserve">the </w:t>
      </w:r>
      <w:r w:rsidRPr="0076210E">
        <w:t>unweighted mean of the measures. First, the precision, recall</w:t>
      </w:r>
      <w:r>
        <w:t>,</w:t>
      </w:r>
      <w:r w:rsidRPr="0076210E">
        <w:t xml:space="preserve"> and F1-score for each </w:t>
      </w:r>
      <w:r>
        <w:t xml:space="preserve">crash </w:t>
      </w:r>
      <w:r w:rsidRPr="0076210E">
        <w:t>class should be calculated:</w:t>
      </w:r>
    </w:p>
    <w:p w14:paraId="48CBF9F6" w14:textId="77777777" w:rsidR="000846A0" w:rsidRPr="003E38DA" w:rsidRDefault="000846A0" w:rsidP="000846A0">
      <w:pPr>
        <w:pStyle w:val="equation"/>
      </w:pP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precision</m:t>
                    </m:r>
                  </m:e>
                  <m:sub>
                    <m:r>
                      <w:rPr>
                        <w:rFonts w:ascii="Cambria Math" w:hAnsi="Cambria Math"/>
                      </w:rPr>
                      <m:t>i</m:t>
                    </m:r>
                  </m:sub>
                </m:sSub>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rPr>
                          <m:t>i</m:t>
                        </m:r>
                      </m:sub>
                    </m:sSub>
                  </m:num>
                  <m:den>
                    <m:d>
                      <m:dPr>
                        <m:ctrlPr>
                          <w:rPr>
                            <w:rFonts w:ascii="Cambria Math" w:hAnsi="Cambria Math"/>
                          </w:rPr>
                        </m:ctrlPr>
                      </m:dPr>
                      <m:e>
                        <m:sSub>
                          <m:sSubPr>
                            <m:ctrlPr>
                              <w:rPr>
                                <w:rFonts w:ascii="Cambria Math" w:hAnsi="Cambria Math"/>
                              </w:rPr>
                            </m:ctrlPr>
                          </m:sSubPr>
                          <m:e>
                            <m:r>
                              <w:rPr>
                                <w:rFonts w:ascii="Cambria Math" w:hAnsi="Cambria Math"/>
                              </w:rPr>
                              <m:t>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rPr>
                              <m:t>i</m:t>
                            </m:r>
                          </m:sub>
                        </m:sSub>
                      </m:e>
                    </m:d>
                  </m:den>
                </m:f>
                <m:r>
                  <m:rPr>
                    <m:sty m:val="p"/>
                  </m:rPr>
                  <w:rPr>
                    <w:rFonts w:ascii="Cambria Math" w:hAnsi="Cambria Math"/>
                  </w:rPr>
                  <m:t xml:space="preserve">               </m:t>
                </m:r>
              </m:e>
              <m:e>
                <m:sSub>
                  <m:sSubPr>
                    <m:ctrlPr>
                      <w:rPr>
                        <w:rFonts w:ascii="Cambria Math" w:hAnsi="Cambria Math"/>
                      </w:rPr>
                    </m:ctrlPr>
                  </m:sSubPr>
                  <m:e>
                    <m:r>
                      <w:rPr>
                        <w:rFonts w:ascii="Cambria Math" w:hAnsi="Cambria Math"/>
                      </w:rPr>
                      <m:t>recall</m:t>
                    </m:r>
                  </m:e>
                  <m:sub>
                    <m:r>
                      <w:rPr>
                        <w:rFonts w:ascii="Cambria Math" w:hAnsi="Cambria Math"/>
                      </w:rPr>
                      <m:t>i</m:t>
                    </m:r>
                  </m:sub>
                </m:sSub>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rPr>
                          <m:t>i</m:t>
                        </m:r>
                      </m:sub>
                    </m:sSub>
                  </m:num>
                  <m:den>
                    <m:d>
                      <m:dPr>
                        <m:ctrlPr>
                          <w:rPr>
                            <w:rFonts w:ascii="Cambria Math" w:hAnsi="Cambria Math"/>
                          </w:rPr>
                        </m:ctrlPr>
                      </m:dPr>
                      <m:e>
                        <m:sSub>
                          <m:sSubPr>
                            <m:ctrlPr>
                              <w:rPr>
                                <w:rFonts w:ascii="Cambria Math" w:hAnsi="Cambria Math"/>
                              </w:rPr>
                            </m:ctrlPr>
                          </m:sSubPr>
                          <m:e>
                            <m:r>
                              <w:rPr>
                                <w:rFonts w:ascii="Cambria Math" w:hAnsi="Cambria Math"/>
                              </w:rPr>
                              <m:t>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rPr>
                              <m:t>i</m:t>
                            </m:r>
                          </m:sub>
                        </m:sSub>
                      </m:e>
                    </m:d>
                  </m:den>
                </m:f>
                <m:r>
                  <m:rPr>
                    <m:sty m:val="p"/>
                  </m:rPr>
                  <w:rPr>
                    <w:rFonts w:ascii="Cambria Math" w:hAnsi="Cambria Math"/>
                  </w:rPr>
                  <m:t xml:space="preserve">                      </m:t>
                </m:r>
              </m:e>
              <m:e>
                <m:sSub>
                  <m:sSubPr>
                    <m:ctrlPr>
                      <w:rPr>
                        <w:rFonts w:ascii="Cambria Math" w:hAnsi="Cambria Math"/>
                      </w:rPr>
                    </m:ctrlPr>
                  </m:sSubPr>
                  <m:e>
                    <m:r>
                      <w:rPr>
                        <w:rFonts w:ascii="Cambria Math" w:hAnsi="Cambria Math"/>
                      </w:rPr>
                      <m:t>F</m:t>
                    </m:r>
                    <m:r>
                      <m:rPr>
                        <m:sty m:val="p"/>
                      </m:rPr>
                      <w:rPr>
                        <w:rFonts w:ascii="Cambria Math" w:hAnsi="Cambria Math"/>
                      </w:rPr>
                      <m:t>1-</m:t>
                    </m:r>
                    <m:r>
                      <w:rPr>
                        <w:rFonts w:ascii="Cambria Math" w:hAnsi="Cambria Math"/>
                      </w:rPr>
                      <m:t>score</m:t>
                    </m:r>
                  </m:e>
                  <m:sub>
                    <m:r>
                      <w:rPr>
                        <w:rFonts w:ascii="Cambria Math" w:hAnsi="Cambria Math"/>
                      </w:rPr>
                      <m:t>i</m:t>
                    </m:r>
                  </m:sub>
                </m:sSub>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precision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recall</m:t>
                        </m:r>
                      </m:e>
                      <m:sub>
                        <m:r>
                          <w:rPr>
                            <w:rFonts w:ascii="Cambria Math" w:hAnsi="Cambria Math"/>
                          </w:rPr>
                          <m:t>i</m:t>
                        </m:r>
                      </m:sub>
                    </m:sSub>
                  </m:num>
                  <m:den>
                    <m:d>
                      <m:dPr>
                        <m:ctrlPr>
                          <w:rPr>
                            <w:rFonts w:ascii="Cambria Math" w:hAnsi="Cambria Math"/>
                          </w:rPr>
                        </m:ctrlPr>
                      </m:dPr>
                      <m:e>
                        <m:sSub>
                          <m:sSubPr>
                            <m:ctrlPr>
                              <w:rPr>
                                <w:rFonts w:ascii="Cambria Math" w:hAnsi="Cambria Math"/>
                              </w:rPr>
                            </m:ctrlPr>
                          </m:sSubPr>
                          <m:e>
                            <m:r>
                              <w:rPr>
                                <w:rFonts w:ascii="Cambria Math" w:hAnsi="Cambria Math"/>
                              </w:rPr>
                              <m:t>precision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recall</m:t>
                            </m:r>
                          </m:e>
                          <m:sub>
                            <m:r>
                              <w:rPr>
                                <w:rFonts w:ascii="Cambria Math" w:hAnsi="Cambria Math"/>
                              </w:rPr>
                              <m:t>i</m:t>
                            </m:r>
                          </m:sub>
                        </m:sSub>
                      </m:e>
                    </m:d>
                  </m:den>
                </m:f>
              </m:e>
            </m:eqArr>
          </m:e>
        </m:d>
      </m:oMath>
      <w:r w:rsidRPr="009219DA">
        <w:rPr>
          <w:rStyle w:val="EquationChar"/>
        </w:rPr>
        <w:tab/>
      </w:r>
      <w:r w:rsidRPr="00004437">
        <w:rPr>
          <w:rFonts w:eastAsia="DengXian"/>
        </w:rPr>
        <w:t>Eq</w:t>
      </w:r>
      <w:r w:rsidRPr="00DF64E7">
        <w:rPr>
          <w:rFonts w:eastAsia="DengXian"/>
        </w:rPr>
        <w:t>. (</w:t>
      </w:r>
      <w:r w:rsidRPr="00DF64E7">
        <w:rPr>
          <w:rFonts w:eastAsia="DengXian"/>
        </w:rPr>
        <w:fldChar w:fldCharType="begin"/>
      </w:r>
      <w:r w:rsidRPr="00DF64E7">
        <w:rPr>
          <w:rFonts w:eastAsia="DengXian"/>
          <w:color w:val="212529"/>
          <w:shd w:val="clear" w:color="auto" w:fill="FFFFFF"/>
        </w:rPr>
        <w:instrText xml:space="preserve"> SEQ Eq. \* ARABIC </w:instrText>
      </w:r>
      <w:r w:rsidRPr="00DF64E7">
        <w:rPr>
          <w:rFonts w:eastAsia="DengXian"/>
        </w:rPr>
        <w:fldChar w:fldCharType="separate"/>
      </w:r>
      <w:r>
        <w:rPr>
          <w:rFonts w:eastAsia="DengXian"/>
          <w:noProof/>
          <w:color w:val="212529"/>
          <w:shd w:val="clear" w:color="auto" w:fill="FFFFFF"/>
        </w:rPr>
        <w:t>22</w:t>
      </w:r>
      <w:r w:rsidRPr="00DF64E7">
        <w:rPr>
          <w:rFonts w:eastAsia="DengXian"/>
        </w:rPr>
        <w:fldChar w:fldCharType="end"/>
      </w:r>
      <w:r w:rsidRPr="00DF64E7">
        <w:rPr>
          <w:rFonts w:eastAsia="DengXian"/>
        </w:rPr>
        <w:t>)</w:t>
      </w:r>
    </w:p>
    <w:p w14:paraId="54411D5F" w14:textId="77777777" w:rsidR="000846A0" w:rsidRDefault="000846A0" w:rsidP="000846A0">
      <w:pPr>
        <w:pStyle w:val="TX"/>
      </w:pPr>
    </w:p>
    <w:p w14:paraId="61109888" w14:textId="77777777" w:rsidR="000846A0" w:rsidRPr="0076210E" w:rsidRDefault="000846A0" w:rsidP="000846A0">
      <w:pPr>
        <w:pStyle w:val="TX"/>
      </w:pPr>
      <w:r w:rsidRPr="0076210E">
        <w:t>Subsequently, the macro precision, macro recall, and macro F1-score are calculated.</w:t>
      </w:r>
    </w:p>
    <w:p w14:paraId="54B87D23" w14:textId="77777777" w:rsidR="000846A0" w:rsidRDefault="000846A0" w:rsidP="000846A0">
      <w:pPr>
        <w:pStyle w:val="equation"/>
        <w:rPr>
          <w:rFonts w:eastAsia="DengXian"/>
          <w:color w:val="212529"/>
          <w:shd w:val="clear" w:color="auto" w:fill="FFFFFF"/>
        </w:rPr>
      </w:pPr>
      <w:r>
        <w:tab/>
      </w:r>
      <m:oMath>
        <m:d>
          <m:dPr>
            <m:begChr m:val="{"/>
            <m:endChr m:val=""/>
            <m:ctrlPr>
              <w:rPr>
                <w:rFonts w:ascii="Cambria Math" w:hAnsi="Cambria Math"/>
                <w:bCs/>
              </w:rPr>
            </m:ctrlPr>
          </m:dPr>
          <m:e>
            <m:eqArr>
              <m:eqArrPr>
                <m:ctrlPr>
                  <w:rPr>
                    <w:rFonts w:ascii="Cambria Math" w:hAnsi="Cambria Math"/>
                    <w:bCs/>
                  </w:rPr>
                </m:ctrlPr>
              </m:eqArrPr>
              <m:e>
                <m:r>
                  <w:rPr>
                    <w:rFonts w:ascii="Cambria Math" w:hAnsi="Cambria Math"/>
                  </w:rPr>
                  <m:t>Macro</m:t>
                </m:r>
                <m:r>
                  <m:rPr>
                    <m:sty m:val="p"/>
                  </m:rPr>
                  <w:rPr>
                    <w:rFonts w:ascii="Cambria Math" w:hAnsi="Cambria Math"/>
                  </w:rPr>
                  <m:t xml:space="preserve"> </m:t>
                </m:r>
                <m:r>
                  <w:rPr>
                    <w:rFonts w:ascii="Cambria Math" w:hAnsi="Cambria Math"/>
                  </w:rPr>
                  <m:t>precision</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=0</m:t>
                        </m:r>
                      </m:sub>
                      <m:sup>
                        <m:r>
                          <m:rPr>
                            <m:sty m:val="p"/>
                          </m:rPr>
                          <w:rPr>
                            <w:rFonts w:ascii="Cambria Math" w:hAnsi="Cambria Math"/>
                          </w:rPr>
                          <m:t>3</m:t>
                        </m:r>
                      </m:sup>
                      <m:e>
                        <m:sSub>
                          <m:sSubPr>
                            <m:ctrlPr>
                              <w:rPr>
                                <w:rFonts w:ascii="Cambria Math" w:hAnsi="Cambria Math"/>
                                <w:bCs/>
                              </w:rPr>
                            </m:ctrlPr>
                          </m:sSubPr>
                          <m:e>
                            <m:r>
                              <w:rPr>
                                <w:rFonts w:ascii="Cambria Math" w:hAnsi="Cambria Math"/>
                              </w:rPr>
                              <m:t>precision</m:t>
                            </m:r>
                          </m:e>
                          <m:sub>
                            <m:r>
                              <w:rPr>
                                <w:rFonts w:ascii="Cambria Math" w:hAnsi="Cambria Math"/>
                              </w:rPr>
                              <m:t>i</m:t>
                            </m:r>
                          </m:sub>
                        </m:sSub>
                      </m:e>
                    </m:nary>
                  </m:num>
                  <m:den>
                    <m:r>
                      <m:rPr>
                        <m:sty m:val="p"/>
                      </m:rPr>
                      <w:rPr>
                        <w:rFonts w:ascii="Cambria Math" w:hAnsi="Cambria Math"/>
                      </w:rPr>
                      <m:t>4</m:t>
                    </m:r>
                  </m:den>
                </m:f>
              </m:e>
              <m:e>
                <m:r>
                  <w:rPr>
                    <w:rFonts w:ascii="Cambria Math" w:hAnsi="Cambria Math"/>
                  </w:rPr>
                  <m:t>Macro</m:t>
                </m:r>
                <m:r>
                  <m:rPr>
                    <m:sty m:val="p"/>
                  </m:rPr>
                  <w:rPr>
                    <w:rFonts w:ascii="Cambria Math" w:hAnsi="Cambria Math"/>
                  </w:rPr>
                  <m:t xml:space="preserve"> </m:t>
                </m:r>
                <m:r>
                  <w:rPr>
                    <w:rFonts w:ascii="Cambria Math" w:hAnsi="Cambria Math"/>
                  </w:rPr>
                  <m:t>recall</m:t>
                </m:r>
                <m:r>
                  <m:rPr>
                    <m:sty m:val="p"/>
                  </m:rPr>
                  <w:rPr>
                    <w:rFonts w:ascii="Cambria Math" w:hAnsi="Cambria Math"/>
                  </w:rPr>
                  <m:t xml:space="preserve"> = </m:t>
                </m:r>
                <m:f>
                  <m:fPr>
                    <m:ctrlPr>
                      <w:rPr>
                        <w:rFonts w:ascii="Cambria Math" w:hAnsi="Cambria Math"/>
                        <w:bCs/>
                      </w:rPr>
                    </m:ctrlPr>
                  </m:fPr>
                  <m:num>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=0</m:t>
                        </m:r>
                      </m:sub>
                      <m:sup>
                        <m:r>
                          <m:rPr>
                            <m:sty m:val="p"/>
                          </m:rPr>
                          <w:rPr>
                            <w:rFonts w:ascii="Cambria Math" w:hAnsi="Cambria Math"/>
                          </w:rPr>
                          <m:t>3</m:t>
                        </m:r>
                      </m:sup>
                      <m:e>
                        <m:sSub>
                          <m:sSubPr>
                            <m:ctrlPr>
                              <w:rPr>
                                <w:rFonts w:ascii="Cambria Math" w:hAnsi="Cambria Math"/>
                                <w:bCs/>
                              </w:rPr>
                            </m:ctrlPr>
                          </m:sSubPr>
                          <m:e>
                            <m:r>
                              <w:rPr>
                                <w:rFonts w:ascii="Cambria Math" w:hAnsi="Cambria Math"/>
                              </w:rPr>
                              <m:t>recall</m:t>
                            </m:r>
                          </m:e>
                          <m:sub>
                            <m:r>
                              <w:rPr>
                                <w:rFonts w:ascii="Cambria Math" w:hAnsi="Cambria Math"/>
                              </w:rPr>
                              <m:t>i</m:t>
                            </m:r>
                          </m:sub>
                        </m:sSub>
                      </m:e>
                    </m:nary>
                  </m:num>
                  <m:den>
                    <m:r>
                      <m:rPr>
                        <m:sty m:val="p"/>
                      </m:rPr>
                      <w:rPr>
                        <w:rFonts w:ascii="Cambria Math" w:hAnsi="Cambria Math"/>
                      </w:rPr>
                      <m:t>4</m:t>
                    </m:r>
                  </m:den>
                </m:f>
                <m:r>
                  <m:rPr>
                    <m:sty m:val="p"/>
                  </m:rPr>
                  <w:rPr>
                    <w:rFonts w:ascii="Cambria Math" w:hAnsi="Cambria Math"/>
                  </w:rPr>
                  <m:t xml:space="preserve">           </m:t>
                </m:r>
              </m:e>
              <m:e>
                <m:r>
                  <w:rPr>
                    <w:rFonts w:ascii="Cambria Math" w:hAnsi="Cambria Math"/>
                  </w:rPr>
                  <m:t>Macro</m:t>
                </m:r>
                <m:r>
                  <m:rPr>
                    <m:sty m:val="p"/>
                  </m:rPr>
                  <w:rPr>
                    <w:rFonts w:ascii="Cambria Math" w:hAnsi="Cambria Math"/>
                  </w:rPr>
                  <m:t xml:space="preserve"> </m:t>
                </m:r>
                <m:r>
                  <w:rPr>
                    <w:rFonts w:ascii="Cambria Math" w:hAnsi="Cambria Math"/>
                  </w:rPr>
                  <m:t>F</m:t>
                </m:r>
                <m:r>
                  <m:rPr>
                    <m:sty m:val="p"/>
                  </m:rPr>
                  <w:rPr>
                    <w:rFonts w:ascii="Cambria Math" w:hAnsi="Cambria Math"/>
                  </w:rPr>
                  <m:t>1-</m:t>
                </m:r>
                <m:r>
                  <w:rPr>
                    <w:rFonts w:ascii="Cambria Math" w:hAnsi="Cambria Math"/>
                  </w:rPr>
                  <m:t>score</m:t>
                </m:r>
                <m:r>
                  <m:rPr>
                    <m:sty m:val="p"/>
                  </m:rPr>
                  <w:rPr>
                    <w:rFonts w:ascii="Cambria Math" w:hAnsi="Cambria Math"/>
                  </w:rPr>
                  <m:t xml:space="preserve"> = </m:t>
                </m:r>
                <m:f>
                  <m:fPr>
                    <m:ctrlPr>
                      <w:rPr>
                        <w:rFonts w:ascii="Cambria Math" w:hAnsi="Cambria Math"/>
                        <w:bCs/>
                      </w:rPr>
                    </m:ctrlPr>
                  </m:fPr>
                  <m:num>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=0</m:t>
                        </m:r>
                      </m:sub>
                      <m:sup>
                        <m:r>
                          <m:rPr>
                            <m:sty m:val="p"/>
                          </m:rPr>
                          <w:rPr>
                            <w:rFonts w:ascii="Cambria Math" w:hAnsi="Cambria Math"/>
                          </w:rPr>
                          <m:t>3</m:t>
                        </m:r>
                      </m:sup>
                      <m:e>
                        <m:sSub>
                          <m:sSubPr>
                            <m:ctrlPr>
                              <w:rPr>
                                <w:rFonts w:ascii="Cambria Math" w:hAnsi="Cambria Math"/>
                                <w:bCs/>
                              </w:rPr>
                            </m:ctrlPr>
                          </m:sSubPr>
                          <m:e>
                            <m:r>
                              <w:rPr>
                                <w:rFonts w:ascii="Cambria Math" w:hAnsi="Cambria Math"/>
                              </w:rPr>
                              <m:t>F</m:t>
                            </m:r>
                            <m:r>
                              <m:rPr>
                                <m:sty m:val="p"/>
                              </m:rPr>
                              <w:rPr>
                                <w:rFonts w:ascii="Cambria Math" w:hAnsi="Cambria Math"/>
                              </w:rPr>
                              <m:t>1-</m:t>
                            </m:r>
                            <m:r>
                              <w:rPr>
                                <w:rFonts w:ascii="Cambria Math" w:hAnsi="Cambria Math"/>
                              </w:rPr>
                              <m:t>score</m:t>
                            </m:r>
                          </m:e>
                          <m:sub>
                            <m:r>
                              <w:rPr>
                                <w:rFonts w:ascii="Cambria Math" w:hAnsi="Cambria Math"/>
                              </w:rPr>
                              <m:t>i</m:t>
                            </m:r>
                          </m:sub>
                        </m:sSub>
                      </m:e>
                    </m:nary>
                  </m:num>
                  <m:den>
                    <m:r>
                      <m:rPr>
                        <m:sty m:val="p"/>
                      </m:rPr>
                      <w:rPr>
                        <w:rFonts w:ascii="Cambria Math" w:hAnsi="Cambria Math"/>
                      </w:rPr>
                      <m:t>4</m:t>
                    </m:r>
                  </m:den>
                </m:f>
              </m:e>
            </m:eqArr>
            <m:r>
              <m:rPr>
                <m:sty m:val="p"/>
              </m:rPr>
              <w:rPr>
                <w:rFonts w:ascii="Cambria Math" w:hAnsi="Cambria Math"/>
              </w:rPr>
              <m:t xml:space="preserve">        </m:t>
            </m:r>
          </m:e>
        </m:d>
      </m:oMath>
      <w:r w:rsidRPr="00440904">
        <w:rPr>
          <w:rFonts w:eastAsia="DengXian"/>
          <w:color w:val="212529"/>
          <w:shd w:val="clear" w:color="auto" w:fill="FFFFFF"/>
        </w:rPr>
        <w:t xml:space="preserve"> </w:t>
      </w:r>
      <w:r>
        <w:rPr>
          <w:rFonts w:eastAsia="DengXian"/>
          <w:color w:val="212529"/>
          <w:shd w:val="clear" w:color="auto" w:fill="FFFFFF"/>
        </w:rPr>
        <w:tab/>
      </w:r>
      <w:r w:rsidRPr="00DF64E7">
        <w:rPr>
          <w:rFonts w:eastAsia="DengXian"/>
          <w:color w:val="212529"/>
          <w:shd w:val="clear" w:color="auto" w:fill="FFFFFF"/>
        </w:rPr>
        <w:t>Eq. (</w:t>
      </w:r>
      <w:r w:rsidRPr="00DF64E7">
        <w:rPr>
          <w:rFonts w:eastAsia="DengXian"/>
          <w:color w:val="212529"/>
          <w:shd w:val="clear" w:color="auto" w:fill="FFFFFF"/>
        </w:rPr>
        <w:fldChar w:fldCharType="begin"/>
      </w:r>
      <w:r w:rsidRPr="00DF64E7">
        <w:rPr>
          <w:rFonts w:eastAsia="DengXian"/>
          <w:color w:val="212529"/>
          <w:shd w:val="clear" w:color="auto" w:fill="FFFFFF"/>
        </w:rPr>
        <w:instrText xml:space="preserve"> SEQ Eq. \* ARABIC </w:instrText>
      </w:r>
      <w:r w:rsidRPr="00DF64E7">
        <w:rPr>
          <w:rFonts w:eastAsia="DengXian"/>
          <w:color w:val="212529"/>
          <w:shd w:val="clear" w:color="auto" w:fill="FFFFFF"/>
        </w:rPr>
        <w:fldChar w:fldCharType="separate"/>
      </w:r>
      <w:r>
        <w:rPr>
          <w:rFonts w:eastAsia="DengXian"/>
          <w:noProof/>
          <w:color w:val="212529"/>
          <w:shd w:val="clear" w:color="auto" w:fill="FFFFFF"/>
        </w:rPr>
        <w:t>23</w:t>
      </w:r>
      <w:r w:rsidRPr="00DF64E7">
        <w:rPr>
          <w:rFonts w:eastAsia="DengXian"/>
          <w:color w:val="212529"/>
          <w:shd w:val="clear" w:color="auto" w:fill="FFFFFF"/>
        </w:rPr>
        <w:fldChar w:fldCharType="end"/>
      </w:r>
      <w:r w:rsidRPr="00DF64E7">
        <w:rPr>
          <w:rFonts w:eastAsia="DengXian"/>
          <w:color w:val="212529"/>
          <w:shd w:val="clear" w:color="auto" w:fill="FFFFFF"/>
        </w:rPr>
        <w:t>)</w:t>
      </w:r>
    </w:p>
    <w:p w14:paraId="44A5787D" w14:textId="152C1517" w:rsidR="000846A0" w:rsidRPr="005A21FB" w:rsidRDefault="008F24F9" w:rsidP="008F24F9">
      <w:pPr>
        <w:pStyle w:val="Heading2"/>
      </w:pPr>
      <w:bookmarkStart w:id="176" w:name="_Toc1811076731"/>
      <w:r>
        <w:t>3.</w:t>
      </w:r>
      <w:r w:rsidR="006C1FAC">
        <w:t>4</w:t>
      </w:r>
      <w:r>
        <w:t xml:space="preserve"> Weighted-</w:t>
      </w:r>
      <w:proofErr w:type="spellStart"/>
      <w:r>
        <w:t>averaged</w:t>
      </w:r>
      <w:proofErr w:type="spellEnd"/>
      <w:r>
        <w:t xml:space="preserve"> Metrics</w:t>
      </w:r>
      <w:bookmarkEnd w:id="176"/>
    </w:p>
    <w:p w14:paraId="1B0C25E9" w14:textId="77777777" w:rsidR="000846A0" w:rsidRPr="0076210E" w:rsidRDefault="000846A0" w:rsidP="000846A0">
      <w:pPr>
        <w:pStyle w:val="TX"/>
      </w:pPr>
      <w:r w:rsidRPr="0076210E">
        <w:t>Because micro- and macro</w:t>
      </w:r>
      <w:r>
        <w:t>-</w:t>
      </w:r>
      <w:r w:rsidRPr="0076210E">
        <w:t>average matrices focus differently on larger or smaller classes, it is desirable to weighted-averag</w:t>
      </w:r>
      <w:r>
        <w:t>e</w:t>
      </w:r>
      <w:r w:rsidRPr="0076210E">
        <w:t xml:space="preserve"> the two evaluation matrices. Assuming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6210E">
        <w:t xml:space="preserve"> is the weight for each </w:t>
      </w:r>
      <w:r>
        <w:t>crash class</w:t>
      </w:r>
      <w:r w:rsidRPr="0076210E">
        <w:t xml:space="preserve"> calculated by the number of samples in that </w:t>
      </w:r>
      <w:r>
        <w:t>crash</w:t>
      </w:r>
      <w:r w:rsidRPr="0076210E">
        <w:t xml:space="preserve"> class divided by the total samples of all classes:</w:t>
      </w:r>
    </w:p>
    <w:p w14:paraId="548E65DA" w14:textId="56D04DCC" w:rsidR="001B4ABC" w:rsidRPr="007C08C6" w:rsidRDefault="000846A0" w:rsidP="007C08C6">
      <w:pPr>
        <w:pStyle w:val="equation"/>
        <w:rPr>
          <w:bCs/>
          <w:iCs/>
        </w:rPr>
      </w:pPr>
      <w:r>
        <w:tab/>
      </w:r>
      <w:r w:rsidRPr="003A5719">
        <w:tab/>
      </w:r>
      <m:oMath>
        <m:d>
          <m:dPr>
            <m:begChr m:val="{"/>
            <m:endChr m:val=""/>
            <m:ctrlPr>
              <w:rPr>
                <w:rFonts w:ascii="Cambria Math" w:hAnsi="Cambria Math"/>
                <w:bCs/>
              </w:rPr>
            </m:ctrlPr>
          </m:dPr>
          <m:e>
            <m:eqArr>
              <m:eqArrPr>
                <m:ctrlPr>
                  <w:rPr>
                    <w:rFonts w:ascii="Cambria Math" w:hAnsi="Cambria Math"/>
                    <w:bCs/>
                    <w:i/>
                  </w:rPr>
                </m:ctrlPr>
              </m:eqArrPr>
              <m:e>
                <m:r>
                  <w:rPr>
                    <w:rFonts w:ascii="Cambria Math" w:hAnsi="Cambria Math"/>
                  </w:rPr>
                  <m:t>Weighted precision=</m:t>
                </m:r>
                <m:nary>
                  <m:naryPr>
                    <m:chr m:val="∑"/>
                    <m:limLoc m:val="undOvr"/>
                    <m:ctrlPr>
                      <w:rPr>
                        <w:rFonts w:ascii="Cambria Math" w:hAnsi="Cambria Math"/>
                        <w:bCs/>
                        <w:i/>
                      </w:rPr>
                    </m:ctrlPr>
                  </m:naryPr>
                  <m:sub>
                    <m:r>
                      <w:rPr>
                        <w:rFonts w:ascii="Cambria Math" w:hAnsi="Cambria Math"/>
                      </w:rPr>
                      <m:t>i=0</m:t>
                    </m:r>
                  </m:sub>
                  <m:sup>
                    <m:r>
                      <w:rPr>
                        <w:rFonts w:ascii="Cambria Math" w:hAnsi="Cambria Math"/>
                      </w:rPr>
                      <m:t>3</m:t>
                    </m:r>
                  </m:sup>
                  <m:e>
                    <m:sSub>
                      <m:sSubPr>
                        <m:ctrlPr>
                          <w:rPr>
                            <w:rFonts w:ascii="Cambria Math" w:hAnsi="Cambria Math"/>
                            <w:bCs/>
                            <w:i/>
                          </w:rPr>
                        </m:ctrlPr>
                      </m:sSubPr>
                      <m:e>
                        <m:r>
                          <w:rPr>
                            <w:rFonts w:ascii="Cambria Math" w:hAnsi="Cambria Math"/>
                          </w:rPr>
                          <m:t>precision</m:t>
                        </m:r>
                      </m:e>
                      <m:sub>
                        <m:r>
                          <w:rPr>
                            <w:rFonts w:ascii="Cambria Math" w:hAnsi="Cambria Math"/>
                          </w:rPr>
                          <m:t>i</m:t>
                        </m:r>
                      </m:sub>
                    </m:sSub>
                  </m:e>
                </m:nary>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i</m:t>
                    </m:r>
                  </m:sub>
                </m:sSub>
              </m:e>
              <m:e>
                <m:r>
                  <w:rPr>
                    <w:rFonts w:ascii="Cambria Math" w:hAnsi="Cambria Math"/>
                  </w:rPr>
                  <m:t xml:space="preserve">Weighted  recall = </m:t>
                </m:r>
                <m:nary>
                  <m:naryPr>
                    <m:chr m:val="∑"/>
                    <m:limLoc m:val="undOvr"/>
                    <m:ctrlPr>
                      <w:rPr>
                        <w:rFonts w:ascii="Cambria Math" w:hAnsi="Cambria Math"/>
                        <w:bCs/>
                        <w:i/>
                      </w:rPr>
                    </m:ctrlPr>
                  </m:naryPr>
                  <m:sub>
                    <m:r>
                      <w:rPr>
                        <w:rFonts w:ascii="Cambria Math" w:hAnsi="Cambria Math"/>
                      </w:rPr>
                      <m:t>i=0</m:t>
                    </m:r>
                  </m:sub>
                  <m:sup>
                    <m:r>
                      <w:rPr>
                        <w:rFonts w:ascii="Cambria Math" w:hAnsi="Cambria Math"/>
                      </w:rPr>
                      <m:t>3</m:t>
                    </m:r>
                  </m:sup>
                  <m:e>
                    <m:sSub>
                      <m:sSubPr>
                        <m:ctrlPr>
                          <w:rPr>
                            <w:rFonts w:ascii="Cambria Math" w:hAnsi="Cambria Math"/>
                            <w:bCs/>
                            <w:i/>
                          </w:rPr>
                        </m:ctrlPr>
                      </m:sSubPr>
                      <m:e>
                        <m:r>
                          <w:rPr>
                            <w:rFonts w:ascii="Cambria Math" w:hAnsi="Cambria Math"/>
                          </w:rPr>
                          <m:t>recall</m:t>
                        </m:r>
                      </m:e>
                      <m:sub>
                        <m:r>
                          <w:rPr>
                            <w:rFonts w:ascii="Cambria Math" w:hAnsi="Cambria Math"/>
                          </w:rPr>
                          <m:t>i</m:t>
                        </m:r>
                      </m:sub>
                    </m:sSub>
                  </m:e>
                </m:nary>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i</m:t>
                    </m:r>
                  </m:sub>
                </m:sSub>
                <m:r>
                  <w:rPr>
                    <w:rFonts w:ascii="Cambria Math" w:hAnsi="Cambria Math"/>
                  </w:rPr>
                  <m:t xml:space="preserve">          </m:t>
                </m:r>
              </m:e>
              <m:e>
                <m:r>
                  <w:rPr>
                    <w:rFonts w:ascii="Cambria Math" w:hAnsi="Cambria Math"/>
                  </w:rPr>
                  <m:t xml:space="preserve">Weighted  F1-score = </m:t>
                </m:r>
                <m:nary>
                  <m:naryPr>
                    <m:chr m:val="∑"/>
                    <m:limLoc m:val="undOvr"/>
                    <m:ctrlPr>
                      <w:rPr>
                        <w:rFonts w:ascii="Cambria Math" w:hAnsi="Cambria Math"/>
                        <w:bCs/>
                        <w:i/>
                      </w:rPr>
                    </m:ctrlPr>
                  </m:naryPr>
                  <m:sub>
                    <m:r>
                      <w:rPr>
                        <w:rFonts w:ascii="Cambria Math" w:hAnsi="Cambria Math"/>
                      </w:rPr>
                      <m:t>i=0</m:t>
                    </m:r>
                  </m:sub>
                  <m:sup>
                    <m:r>
                      <w:rPr>
                        <w:rFonts w:ascii="Cambria Math" w:hAnsi="Cambria Math"/>
                      </w:rPr>
                      <m:t>3</m:t>
                    </m:r>
                  </m:sup>
                  <m:e>
                    <m:sSub>
                      <m:sSubPr>
                        <m:ctrlPr>
                          <w:rPr>
                            <w:rFonts w:ascii="Cambria Math" w:hAnsi="Cambria Math"/>
                            <w:bCs/>
                            <w:i/>
                          </w:rPr>
                        </m:ctrlPr>
                      </m:sSubPr>
                      <m:e>
                        <m:r>
                          <w:rPr>
                            <w:rFonts w:ascii="Cambria Math" w:hAnsi="Cambria Math"/>
                          </w:rPr>
                          <m:t>F1-score</m:t>
                        </m:r>
                      </m:e>
                      <m:sub>
                        <m:r>
                          <w:rPr>
                            <w:rFonts w:ascii="Cambria Math" w:hAnsi="Cambria Math"/>
                          </w:rPr>
                          <m:t>i</m:t>
                        </m:r>
                      </m:sub>
                    </m:sSub>
                  </m:e>
                </m:nary>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i</m:t>
                    </m:r>
                  </m:sub>
                </m:sSub>
              </m:e>
            </m:eqArr>
          </m:e>
        </m:d>
      </m:oMath>
      <w:r>
        <w:rPr>
          <w:bCs/>
        </w:rPr>
        <w:tab/>
      </w:r>
      <w:r w:rsidRPr="00DF64E7">
        <w:rPr>
          <w:rFonts w:eastAsia="DengXian"/>
          <w:bCs/>
          <w:color w:val="212529"/>
          <w:shd w:val="clear" w:color="auto" w:fill="FFFFFF"/>
        </w:rPr>
        <w:t>Eq. (</w:t>
      </w:r>
      <w:r w:rsidRPr="00DF64E7">
        <w:rPr>
          <w:rFonts w:eastAsia="DengXian"/>
          <w:bCs/>
          <w:color w:val="212529"/>
          <w:shd w:val="clear" w:color="auto" w:fill="FFFFFF"/>
        </w:rPr>
        <w:fldChar w:fldCharType="begin"/>
      </w:r>
      <w:r w:rsidRPr="00DF64E7">
        <w:rPr>
          <w:rFonts w:eastAsia="DengXian"/>
          <w:bCs/>
          <w:color w:val="212529"/>
          <w:shd w:val="clear" w:color="auto" w:fill="FFFFFF"/>
        </w:rPr>
        <w:instrText xml:space="preserve"> SEQ Eq. \* ARABIC </w:instrText>
      </w:r>
      <w:r w:rsidRPr="00DF64E7">
        <w:rPr>
          <w:rFonts w:eastAsia="DengXian"/>
          <w:bCs/>
          <w:color w:val="212529"/>
          <w:shd w:val="clear" w:color="auto" w:fill="FFFFFF"/>
        </w:rPr>
        <w:fldChar w:fldCharType="separate"/>
      </w:r>
      <w:r>
        <w:rPr>
          <w:rFonts w:eastAsia="DengXian"/>
          <w:bCs/>
          <w:noProof/>
          <w:color w:val="212529"/>
          <w:shd w:val="clear" w:color="auto" w:fill="FFFFFF"/>
        </w:rPr>
        <w:t>24</w:t>
      </w:r>
      <w:r w:rsidRPr="00DF64E7">
        <w:rPr>
          <w:rFonts w:eastAsia="DengXian"/>
          <w:bCs/>
          <w:color w:val="212529"/>
          <w:shd w:val="clear" w:color="auto" w:fill="FFFFFF"/>
        </w:rPr>
        <w:fldChar w:fldCharType="end"/>
      </w:r>
      <w:r w:rsidRPr="00DF64E7">
        <w:rPr>
          <w:rFonts w:eastAsia="DengXian"/>
          <w:bCs/>
          <w:color w:val="212529"/>
          <w:shd w:val="clear" w:color="auto" w:fill="FFFFFF"/>
        </w:rPr>
        <w:t>)</w:t>
      </w:r>
    </w:p>
    <w:p w14:paraId="62930F4B" w14:textId="5813EEB5" w:rsidR="001B4ABC" w:rsidRDefault="001B4ABC" w:rsidP="001B4ABC">
      <w:pPr>
        <w:pStyle w:val="Heading1"/>
      </w:pPr>
      <w:bookmarkStart w:id="177" w:name="_Toc44425384"/>
      <w:bookmarkStart w:id="178" w:name="_Toc1951193626"/>
      <w:r>
        <w:t>4 Machine Learning Modeling</w:t>
      </w:r>
      <w:bookmarkEnd w:id="177"/>
      <w:r w:rsidR="006C1FAC">
        <w:t xml:space="preserve"> and Results</w:t>
      </w:r>
      <w:bookmarkEnd w:id="178"/>
    </w:p>
    <w:p w14:paraId="585407E1" w14:textId="77777777" w:rsidR="006C1FAC" w:rsidRPr="006C1FAC" w:rsidRDefault="006C1FAC" w:rsidP="006C1FAC"/>
    <w:p w14:paraId="5F18A63B" w14:textId="6EEA06C0" w:rsidR="006C1FAC" w:rsidRDefault="00835DD7" w:rsidP="64EAC376">
      <w:pPr>
        <w:pStyle w:val="Heading2"/>
        <w:spacing w:after="30"/>
      </w:pPr>
      <w:bookmarkStart w:id="179" w:name="_Toc7290056"/>
      <w:bookmarkStart w:id="180" w:name="_Toc428120811"/>
      <w:r>
        <w:t>4.1</w:t>
      </w:r>
      <w:r w:rsidR="006C1FAC">
        <w:t xml:space="preserve"> Machine Learning Models</w:t>
      </w:r>
      <w:bookmarkEnd w:id="179"/>
    </w:p>
    <w:p w14:paraId="45384094" w14:textId="4A869E52" w:rsidR="00835DD7" w:rsidRDefault="006C1FAC" w:rsidP="006C1FAC">
      <w:pPr>
        <w:pStyle w:val="Heading3"/>
        <w:rPr>
          <w:color w:val="7030A0"/>
        </w:rPr>
      </w:pPr>
      <w:bookmarkStart w:id="181" w:name="_Toc92436300"/>
      <w:r>
        <w:t xml:space="preserve">4.1.1 </w:t>
      </w:r>
      <w:r w:rsidR="00835DD7">
        <w:t xml:space="preserve">Long Short-Term Memory (LSTM) Model </w:t>
      </w:r>
      <w:r w:rsidR="00835DD7" w:rsidRPr="07A96B65">
        <w:rPr>
          <w:color w:val="7030A0"/>
        </w:rPr>
        <w:t>(</w:t>
      </w:r>
      <w:r w:rsidR="00835DD7" w:rsidRPr="07A96B65">
        <w:rPr>
          <w:color w:val="FFC000" w:themeColor="accent4"/>
        </w:rPr>
        <w:t>Chandrika</w:t>
      </w:r>
      <w:r w:rsidR="00835DD7" w:rsidRPr="07A96B65">
        <w:rPr>
          <w:color w:val="7030A0"/>
        </w:rPr>
        <w:t>, Helen)</w:t>
      </w:r>
      <w:bookmarkEnd w:id="180"/>
      <w:bookmarkEnd w:id="181"/>
    </w:p>
    <w:p w14:paraId="4250E9FE" w14:textId="5207F5AA" w:rsidR="46149CBE" w:rsidRDefault="46149CBE" w:rsidP="78566F41">
      <w:pPr>
        <w:spacing w:line="257" w:lineRule="auto"/>
      </w:pPr>
      <w:r w:rsidRPr="78566F41">
        <w:rPr>
          <w:rFonts w:ascii="Calibri" w:eastAsia="Calibri" w:hAnsi="Calibri" w:cs="Calibri"/>
          <w:b/>
          <w:bCs/>
          <w:color w:val="4472C4" w:themeColor="accent1"/>
        </w:rPr>
        <w:t>Longitudinal Data Overview:</w:t>
      </w:r>
    </w:p>
    <w:p w14:paraId="43BC850A" w14:textId="1FB05D66" w:rsidR="46149CBE" w:rsidRDefault="46149CBE" w:rsidP="78566F41">
      <w:pPr>
        <w:spacing w:line="257" w:lineRule="auto"/>
      </w:pPr>
      <w:r w:rsidRPr="78566F41">
        <w:rPr>
          <w:rFonts w:ascii="Calibri" w:eastAsia="Calibri" w:hAnsi="Calibri" w:cs="Calibri"/>
        </w:rPr>
        <w:t>Longitudinal data, otherwise known as panel or time series data, holds a unique value in the world of data analysis due to its ability to track a specific sample across multiple time intervals. This contrasts with cross-sectional data which captures data at a singular moment in time.</w:t>
      </w:r>
    </w:p>
    <w:p w14:paraId="79308883" w14:textId="4FAB477A" w:rsidR="46149CBE" w:rsidRDefault="46149CBE" w:rsidP="78566F41">
      <w:pPr>
        <w:spacing w:line="257" w:lineRule="auto"/>
      </w:pPr>
      <w:r w:rsidRPr="78566F41">
        <w:rPr>
          <w:rFonts w:ascii="Calibri" w:eastAsia="Calibri" w:hAnsi="Calibri" w:cs="Calibri"/>
          <w:b/>
          <w:bCs/>
          <w:color w:val="4472C4" w:themeColor="accent1"/>
        </w:rPr>
        <w:t>Key Attributes of Longitudinal Data:</w:t>
      </w:r>
    </w:p>
    <w:p w14:paraId="542942A9" w14:textId="52682BBE" w:rsidR="46149CBE" w:rsidRDefault="46149CBE" w:rsidP="78566F41">
      <w:pPr>
        <w:spacing w:line="257" w:lineRule="auto"/>
        <w:rPr>
          <w:rFonts w:ascii="Calibri" w:eastAsia="Calibri" w:hAnsi="Calibri" w:cs="Calibri"/>
        </w:rPr>
      </w:pPr>
      <w:r w:rsidRPr="78566F41">
        <w:rPr>
          <w:rFonts w:ascii="Calibri" w:eastAsia="Calibri" w:hAnsi="Calibri" w:cs="Calibri"/>
        </w:rPr>
        <w:lastRenderedPageBreak/>
        <w:t>Multiple observations of the same sample over a timeline.</w:t>
      </w:r>
      <w:r w:rsidR="717BC35D" w:rsidRPr="78566F41">
        <w:rPr>
          <w:rFonts w:ascii="Calibri" w:eastAsia="Calibri" w:hAnsi="Calibri" w:cs="Calibri"/>
        </w:rPr>
        <w:t xml:space="preserve"> </w:t>
      </w:r>
      <w:r w:rsidRPr="78566F41">
        <w:rPr>
          <w:rFonts w:ascii="Calibri" w:eastAsia="Calibri" w:hAnsi="Calibri" w:cs="Calibri"/>
        </w:rPr>
        <w:t xml:space="preserve">Sequential collection enables the examination of causality and directional relationships among </w:t>
      </w:r>
      <w:r w:rsidR="04191937" w:rsidRPr="78566F41">
        <w:rPr>
          <w:rFonts w:ascii="Calibri" w:eastAsia="Calibri" w:hAnsi="Calibri" w:cs="Calibri"/>
        </w:rPr>
        <w:t>variables. The</w:t>
      </w:r>
      <w:r w:rsidRPr="78566F41">
        <w:rPr>
          <w:rFonts w:ascii="Calibri" w:eastAsia="Calibri" w:hAnsi="Calibri" w:cs="Calibri"/>
        </w:rPr>
        <w:t xml:space="preserve"> capability to analyze both intra-unit (within the same individual or unit) and inter-unit variations (across different units or individuals).</w:t>
      </w:r>
      <w:r w:rsidR="40B11D7D" w:rsidRPr="78566F41">
        <w:rPr>
          <w:rFonts w:ascii="Calibri" w:eastAsia="Calibri" w:hAnsi="Calibri" w:cs="Calibri"/>
        </w:rPr>
        <w:t xml:space="preserve"> </w:t>
      </w:r>
      <w:r w:rsidRPr="78566F41">
        <w:rPr>
          <w:rFonts w:ascii="Calibri" w:eastAsia="Calibri" w:hAnsi="Calibri" w:cs="Calibri"/>
        </w:rPr>
        <w:t xml:space="preserve">Vital for observing developmental shifts, intervention impacts, and the progression of different </w:t>
      </w:r>
      <w:r w:rsidR="23514273" w:rsidRPr="78566F41">
        <w:rPr>
          <w:rFonts w:ascii="Calibri" w:eastAsia="Calibri" w:hAnsi="Calibri" w:cs="Calibri"/>
        </w:rPr>
        <w:t>phenomena. Analyzing</w:t>
      </w:r>
      <w:r w:rsidRPr="78566F41">
        <w:rPr>
          <w:rFonts w:ascii="Calibri" w:eastAsia="Calibri" w:hAnsi="Calibri" w:cs="Calibri"/>
        </w:rPr>
        <w:t xml:space="preserve"> longitudinal data can be complex due to potential autocorrelation and other related challenges.</w:t>
      </w:r>
    </w:p>
    <w:p w14:paraId="66DA5EBF" w14:textId="2DA36270" w:rsidR="46149CBE" w:rsidRDefault="46149CBE" w:rsidP="78566F41">
      <w:pPr>
        <w:spacing w:line="257" w:lineRule="auto"/>
        <w:rPr>
          <w:rFonts w:ascii="Calibri" w:eastAsia="Calibri" w:hAnsi="Calibri" w:cs="Calibri"/>
        </w:rPr>
      </w:pPr>
      <w:r w:rsidRPr="78566F41">
        <w:rPr>
          <w:rFonts w:ascii="Calibri" w:eastAsia="Calibri" w:hAnsi="Calibri" w:cs="Calibri"/>
          <w:b/>
          <w:bCs/>
          <w:color w:val="4472C4" w:themeColor="accent1"/>
        </w:rPr>
        <w:t>Understanding of LSTM Networks:</w:t>
      </w:r>
      <w:r w:rsidRPr="78566F41">
        <w:rPr>
          <w:rFonts w:ascii="Calibri" w:eastAsia="Calibri" w:hAnsi="Calibri" w:cs="Calibri"/>
        </w:rPr>
        <w:t xml:space="preserve"> LSTM networks can be viewed as an advancement of recurrent neural networks (RNNs). The inception of LSTM networks was primarily to tackle the issues posed by RNNs.</w:t>
      </w:r>
      <w:r w:rsidR="0AAE2163" w:rsidRPr="78566F41">
        <w:rPr>
          <w:rFonts w:ascii="Calibri" w:eastAsia="Calibri" w:hAnsi="Calibri" w:cs="Calibri"/>
        </w:rPr>
        <w:t xml:space="preserve"> </w:t>
      </w:r>
      <w:r w:rsidRPr="78566F41">
        <w:rPr>
          <w:rFonts w:ascii="Calibri" w:eastAsia="Calibri" w:hAnsi="Calibri" w:cs="Calibri"/>
        </w:rPr>
        <w:t>RNNs face challenges in retaining information over extended periods. This becomes problematic when predicting current outputs requires referencing older stored data. RNNs lack the nuanced control needed to decide which contextual elements to retain and which past elements to discard. RNNs also suffer from "exploding and vanishing gradient" issues during network training via backtracking.</w:t>
      </w:r>
    </w:p>
    <w:p w14:paraId="26A5174A" w14:textId="008CA551" w:rsidR="78566F41" w:rsidRDefault="78566F41" w:rsidP="78566F41"/>
    <w:p w14:paraId="49BF3D93" w14:textId="5A2C6873" w:rsidR="00835DD7" w:rsidRDefault="00835DD7" w:rsidP="00384807">
      <w:pPr>
        <w:rPr>
          <w:color w:val="7030A0"/>
        </w:rPr>
      </w:pPr>
      <w:bookmarkStart w:id="182" w:name="_Toc1584005779"/>
      <w:r>
        <w:t xml:space="preserve">4.1.2 Model parameters </w:t>
      </w:r>
      <w:r w:rsidRPr="07A96B65">
        <w:rPr>
          <w:color w:val="7030A0"/>
        </w:rPr>
        <w:t>(Helen)</w:t>
      </w:r>
      <w:bookmarkEnd w:id="182"/>
    </w:p>
    <w:p w14:paraId="48AA1C26" w14:textId="04EA9DE2" w:rsidR="00835DD7" w:rsidRPr="00DA1202" w:rsidRDefault="00835DD7" w:rsidP="00835DD7"/>
    <w:p w14:paraId="4106BF49" w14:textId="5C156A05" w:rsidR="00835DD7" w:rsidRPr="00593E3E" w:rsidRDefault="00835DD7" w:rsidP="00835DD7">
      <w:r>
        <w:rPr>
          <w:noProof/>
        </w:rPr>
        <w:drawing>
          <wp:inline distT="0" distB="0" distL="0" distR="0" wp14:anchorId="6E052323" wp14:editId="0DC20F1F">
            <wp:extent cx="3962953" cy="1428949"/>
            <wp:effectExtent l="0" t="0" r="0" b="0"/>
            <wp:docPr id="884578830" name="Picture 8845788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962953" cy="1428949"/>
                    </a:xfrm>
                    <a:prstGeom prst="rect">
                      <a:avLst/>
                    </a:prstGeom>
                  </pic:spPr>
                </pic:pic>
              </a:graphicData>
            </a:graphic>
          </wp:inline>
        </w:drawing>
      </w:r>
    </w:p>
    <w:p w14:paraId="7168DC83" w14:textId="2DFF26D6" w:rsidR="531DB35D" w:rsidRDefault="006C1FAC" w:rsidP="006C1FAC">
      <w:pPr>
        <w:pStyle w:val="Heading3"/>
      </w:pPr>
      <w:bookmarkStart w:id="183" w:name="_Toc362168358"/>
      <w:r>
        <w:t xml:space="preserve">4.1.2 </w:t>
      </w:r>
      <w:r w:rsidR="531DB35D">
        <w:t>Random Forest Algorithms</w:t>
      </w:r>
      <w:bookmarkEnd w:id="183"/>
    </w:p>
    <w:p w14:paraId="641BF01B" w14:textId="03E9CF3F" w:rsidR="531DB35D" w:rsidRDefault="531DB35D" w:rsidP="0AEE2C1D">
      <w:pPr>
        <w:jc w:val="both"/>
      </w:pPr>
      <w:r w:rsidRPr="0AEE2C1D">
        <w:rPr>
          <w:rFonts w:eastAsia="Times New Roman" w:cs="Times New Roman"/>
        </w:rPr>
        <w:t>The random forest is a supervised ML algorithm that grows and combines multiple decision trees to create a “forest.” The set of decision trees is randomly selected as a subset of the training set, and then the votes from different decision trees are collected to decide the final prediction. Since decision trees in a random forest are relatively uncorrelated models, the random forest always outperforms the individual constituent model with diversity and stability (</w:t>
      </w:r>
      <w:proofErr w:type="spellStart"/>
      <w:r w:rsidRPr="0AEE2C1D">
        <w:rPr>
          <w:rFonts w:eastAsia="Times New Roman" w:cs="Times New Roman"/>
        </w:rPr>
        <w:t>Géron</w:t>
      </w:r>
      <w:proofErr w:type="spellEnd"/>
      <w:r w:rsidRPr="0AEE2C1D">
        <w:rPr>
          <w:rFonts w:eastAsia="Times New Roman" w:cs="Times New Roman"/>
        </w:rPr>
        <w:t xml:space="preserve">, 2019). </w:t>
      </w:r>
    </w:p>
    <w:p w14:paraId="7D03CEF8" w14:textId="723984F9" w:rsidR="531DB35D" w:rsidRDefault="531DB35D" w:rsidP="0AEE2C1D">
      <w:pPr>
        <w:jc w:val="both"/>
      </w:pPr>
      <w:r w:rsidRPr="0AEE2C1D">
        <w:rPr>
          <w:rFonts w:eastAsia="Times New Roman" w:cs="Times New Roman"/>
        </w:rPr>
        <w:t xml:space="preserve"> </w:t>
      </w:r>
    </w:p>
    <w:p w14:paraId="69A330AF" w14:textId="5674B7AC" w:rsidR="531DB35D" w:rsidRDefault="531DB35D" w:rsidP="0AEE2C1D">
      <w:pPr>
        <w:jc w:val="both"/>
      </w:pPr>
      <w:r w:rsidRPr="0AEE2C1D">
        <w:rPr>
          <w:rFonts w:eastAsia="Times New Roman" w:cs="Times New Roman"/>
        </w:rPr>
        <w:t xml:space="preserve">Node splitting, which divides a node into multiple sub-nodes to create relatively pure nodes, is a key concept in the random forest algorithm. Node impurity represents how well the trees split the data. The ways of splitting a node can be broadly divided into two categories based on the type of target variable (continuous and categorical). For categorical variables, the Shannon entropy and the Gini index are two common impurity functions used for calculating the purity of a node. The lower the value of entropy or the Gini impurity, the higher the purity (or homogeneity) of the node. Random forests using </w:t>
      </w:r>
      <w:proofErr w:type="gramStart"/>
      <w:r w:rsidRPr="0AEE2C1D">
        <w:rPr>
          <w:rFonts w:eastAsia="Times New Roman" w:cs="Times New Roman"/>
        </w:rPr>
        <w:t>the entropy</w:t>
      </w:r>
      <w:proofErr w:type="gramEnd"/>
      <w:r w:rsidRPr="0AEE2C1D">
        <w:rPr>
          <w:rFonts w:eastAsia="Times New Roman" w:cs="Times New Roman"/>
        </w:rPr>
        <w:t xml:space="preserve"> and Gini impurity as the splitting criteria for classification problems are denoted as “RandomForestEntr” and “RandomForestGini,” respectively. When the target variable is continuous, i.e., regression problems, </w:t>
      </w:r>
      <w:r w:rsidRPr="0AEE2C1D">
        <w:rPr>
          <w:rFonts w:eastAsia="Times New Roman" w:cs="Times New Roman"/>
        </w:rPr>
        <w:lastRenderedPageBreak/>
        <w:t>reduction in variance is a widely used method for node splitting. Random forests using the mean squared error (MSE) as the splitting criterion for regression problems are denoted as “RandomForestMSE.”</w:t>
      </w:r>
    </w:p>
    <w:p w14:paraId="13421BC9" w14:textId="2BCB5F7C" w:rsidR="531DB35D" w:rsidRDefault="531DB35D" w:rsidP="0AEE2C1D">
      <w:pPr>
        <w:jc w:val="both"/>
      </w:pPr>
      <w:r w:rsidRPr="0AEE2C1D">
        <w:rPr>
          <w:rFonts w:eastAsia="Times New Roman" w:cs="Times New Roman"/>
        </w:rPr>
        <w:t xml:space="preserve"> </w:t>
      </w:r>
    </w:p>
    <w:p w14:paraId="47843028" w14:textId="5EC56C9F" w:rsidR="531DB35D" w:rsidRDefault="531DB35D" w:rsidP="006C1FAC">
      <w:pPr>
        <w:pStyle w:val="Heading3"/>
      </w:pPr>
      <w:bookmarkStart w:id="184" w:name="_Toc661664151"/>
      <w:r>
        <w:t>4.</w:t>
      </w:r>
      <w:r w:rsidR="006C1FAC">
        <w:t>1.3</w:t>
      </w:r>
      <w:r>
        <w:t xml:space="preserve"> Extreme Random Tree Algorithms</w:t>
      </w:r>
      <w:bookmarkEnd w:id="184"/>
    </w:p>
    <w:p w14:paraId="538CC9CA" w14:textId="2928FABD" w:rsidR="531DB35D" w:rsidRDefault="531DB35D" w:rsidP="0AEE2C1D">
      <w:pPr>
        <w:jc w:val="both"/>
      </w:pPr>
      <w:r w:rsidRPr="0AEE2C1D">
        <w:rPr>
          <w:rFonts w:eastAsia="Times New Roman" w:cs="Times New Roman"/>
        </w:rPr>
        <w:t xml:space="preserve">Extremely randomized trees (Extra trees in short) are an ensemble supervised ML method. This method is </w:t>
      </w:r>
      <w:proofErr w:type="gramStart"/>
      <w:r w:rsidRPr="0AEE2C1D">
        <w:rPr>
          <w:rFonts w:eastAsia="Times New Roman" w:cs="Times New Roman"/>
        </w:rPr>
        <w:t>similar to</w:t>
      </w:r>
      <w:proofErr w:type="gramEnd"/>
      <w:r w:rsidRPr="0AEE2C1D">
        <w:rPr>
          <w:rFonts w:eastAsia="Times New Roman" w:cs="Times New Roman"/>
        </w:rPr>
        <w:t xml:space="preserve"> random forests in that they both construct multiple decision trees to use for the task at hand, whether classification or regression. The Extra trees algorithm works by creating </w:t>
      </w:r>
      <w:proofErr w:type="gramStart"/>
      <w:r w:rsidRPr="0AEE2C1D">
        <w:rPr>
          <w:rFonts w:eastAsia="Times New Roman" w:cs="Times New Roman"/>
        </w:rPr>
        <w:t>a large number of</w:t>
      </w:r>
      <w:proofErr w:type="gramEnd"/>
      <w:r w:rsidRPr="0AEE2C1D">
        <w:rPr>
          <w:rFonts w:eastAsia="Times New Roman" w:cs="Times New Roman"/>
        </w:rPr>
        <w:t xml:space="preserve"> unpruned decision trees from the training dataset. Predictions are made by averaging the prediction of the decision trees in the case of regression or using majority voting in the case of classification. Unlike bagging and random forest that develop each decision tree from a bootstrap sample of the training dataset, the Extra trees algorithm fits each decision tree on the whole training dataset. The Extra trees algorithm randomly samples the features at each split point of a decision tree (</w:t>
      </w:r>
      <w:proofErr w:type="spellStart"/>
      <w:r w:rsidRPr="0AEE2C1D">
        <w:rPr>
          <w:rFonts w:eastAsia="Times New Roman" w:cs="Times New Roman"/>
        </w:rPr>
        <w:t>Géron</w:t>
      </w:r>
      <w:proofErr w:type="spellEnd"/>
      <w:r w:rsidRPr="0AEE2C1D">
        <w:rPr>
          <w:rFonts w:eastAsia="Times New Roman" w:cs="Times New Roman"/>
        </w:rPr>
        <w:t>, 2019).</w:t>
      </w:r>
    </w:p>
    <w:p w14:paraId="61CAE275" w14:textId="52718E6F" w:rsidR="531DB35D" w:rsidRDefault="531DB35D" w:rsidP="0AEE2C1D">
      <w:pPr>
        <w:jc w:val="both"/>
      </w:pPr>
      <w:r w:rsidRPr="0AEE2C1D">
        <w:rPr>
          <w:rFonts w:eastAsia="Times New Roman" w:cs="Times New Roman"/>
        </w:rPr>
        <w:t xml:space="preserve"> </w:t>
      </w:r>
    </w:p>
    <w:p w14:paraId="29EB7477" w14:textId="1CDFA6AB" w:rsidR="531DB35D" w:rsidRDefault="531DB35D" w:rsidP="0AEE2C1D">
      <w:pPr>
        <w:jc w:val="both"/>
      </w:pPr>
      <w:r w:rsidRPr="0AEE2C1D">
        <w:rPr>
          <w:rFonts w:eastAsia="Times New Roman" w:cs="Times New Roman"/>
        </w:rPr>
        <w:t xml:space="preserve">The most important and unique characteristic of Extra trees is the random selection of a splitting value for a feature. Instead of calculating a locally optimal value using Gini or entropy to split the data, the algorithm randomly selects a split value. This makes the trees diversified and uncorrelated. As a result, the main advantage of Extra trees is the reduction in bias. This is because of sampling from the entire dataset during the construction of the trees. Different subsets of the data may introduce different biases in the results obtained, hence Extra trees prevent this by sampling the entire dataset. Another advantage of Extra trees is that they reduce variance. This is a result of the randomized splitting of nodes within the decision trees, hence the algorithm is not heavily influenced by certain features or patterns in the dataset. </w:t>
      </w:r>
    </w:p>
    <w:p w14:paraId="4FB59B32" w14:textId="6077ACB3" w:rsidR="531DB35D" w:rsidRDefault="531DB35D" w:rsidP="0AEE2C1D">
      <w:pPr>
        <w:jc w:val="both"/>
      </w:pPr>
      <w:r w:rsidRPr="0AEE2C1D">
        <w:rPr>
          <w:rFonts w:eastAsia="Times New Roman" w:cs="Times New Roman"/>
        </w:rPr>
        <w:t xml:space="preserve"> </w:t>
      </w:r>
    </w:p>
    <w:p w14:paraId="29F5BCC6" w14:textId="77837A12" w:rsidR="531DB35D" w:rsidRDefault="531DB35D" w:rsidP="0AEE2C1D">
      <w:pPr>
        <w:jc w:val="both"/>
      </w:pPr>
      <w:r w:rsidRPr="0AEE2C1D">
        <w:rPr>
          <w:rFonts w:eastAsia="Times New Roman" w:cs="Times New Roman"/>
        </w:rPr>
        <w:t>Similarly, the Extra trees algorithm using the entropy and Gini impurity as the splitting criteria for classification problems are denoted as “ExtraTreesEntr” and “ExtraTreesGini” respectively, while the extra trees algorithm using MSE as the splitting criterion for regression problems are denoted as “ExtraTreesMSE.”</w:t>
      </w:r>
    </w:p>
    <w:p w14:paraId="76C913B3" w14:textId="69075FF8" w:rsidR="531DB35D" w:rsidRDefault="531DB35D" w:rsidP="00384807">
      <w:pPr>
        <w:pStyle w:val="Heading3"/>
      </w:pPr>
      <w:bookmarkStart w:id="185" w:name="_Toc1435399253"/>
      <w:r>
        <w:t>4.</w:t>
      </w:r>
      <w:r w:rsidR="006C1FAC">
        <w:t>1.</w:t>
      </w:r>
      <w:r w:rsidR="00384807">
        <w:t>4</w:t>
      </w:r>
      <w:r>
        <w:t xml:space="preserve"> Boosting Tree Algorithms</w:t>
      </w:r>
      <w:bookmarkEnd w:id="185"/>
    </w:p>
    <w:p w14:paraId="77C0566F" w14:textId="6074E7FD" w:rsidR="531DB35D" w:rsidRDefault="531DB35D" w:rsidP="0AEE2C1D">
      <w:pPr>
        <w:jc w:val="both"/>
      </w:pPr>
      <w:r w:rsidRPr="0AEE2C1D">
        <w:rPr>
          <w:rFonts w:eastAsia="Times New Roman" w:cs="Times New Roman"/>
        </w:rPr>
        <w:t>The main drawback of decision trees is overfitting the training data. An alternative to decision trees is random forests by combining multiple decision trees via a technique called bagging (bootstrap aggregating). Although random forests have much better performance than decision trees, they cannot deal with mistakes (if any) created by their individual decision trees because of the parallel learning process. As a result, boosted-tree models are introduced to outperform decision trees and random forests by avoiding the above drawbacks.</w:t>
      </w:r>
    </w:p>
    <w:p w14:paraId="0CFCF826" w14:textId="532903B5" w:rsidR="531DB35D" w:rsidRDefault="531DB35D" w:rsidP="0AEE2C1D">
      <w:pPr>
        <w:jc w:val="both"/>
      </w:pPr>
      <w:r w:rsidRPr="0AEE2C1D">
        <w:rPr>
          <w:rFonts w:eastAsia="Times New Roman" w:cs="Times New Roman"/>
        </w:rPr>
        <w:t xml:space="preserve"> </w:t>
      </w:r>
    </w:p>
    <w:p w14:paraId="33270C56" w14:textId="7FEA0F4E" w:rsidR="531DB35D" w:rsidRDefault="531DB35D" w:rsidP="0AEE2C1D">
      <w:pPr>
        <w:jc w:val="both"/>
      </w:pPr>
      <w:r w:rsidRPr="0AEE2C1D">
        <w:rPr>
          <w:rFonts w:eastAsia="Times New Roman" w:cs="Times New Roman"/>
        </w:rPr>
        <w:lastRenderedPageBreak/>
        <w:t xml:space="preserve">In bagging, the algorithm makes samples with replacement, and the final prediction of RF is to aggregate the predictions of bootstrapped decision tree samples. Therefore, a random forest is a bagging ensemble method with independent trees. In contrast, boosting </w:t>
      </w:r>
      <w:proofErr w:type="gramStart"/>
      <w:r w:rsidRPr="0AEE2C1D">
        <w:rPr>
          <w:rFonts w:eastAsia="Times New Roman" w:cs="Times New Roman"/>
        </w:rPr>
        <w:t>tree</w:t>
      </w:r>
      <w:proofErr w:type="gramEnd"/>
      <w:r w:rsidRPr="0AEE2C1D">
        <w:rPr>
          <w:rFonts w:eastAsia="Times New Roman" w:cs="Times New Roman"/>
        </w:rPr>
        <w:t xml:space="preserve"> is an ensemble method in which boosted trees are created with a group of decision trees. In boosting, new trees are formed by considering the errors of trees in previous rounds. This type of learning is called sequential learning, whereas parallel computing is not ideal to perform. Several boosting algorithms have been developed in machine learning, such as gradient boosting (GBoost), extreme gradient boosting (XGBoost), light gradient boosting machine (LightGBM), and categorical boosting (CatBoost).</w:t>
      </w:r>
    </w:p>
    <w:p w14:paraId="2659B25D" w14:textId="1D3B57C1" w:rsidR="531DB35D" w:rsidRDefault="531DB35D" w:rsidP="0AEE2C1D">
      <w:pPr>
        <w:jc w:val="both"/>
      </w:pPr>
      <w:r w:rsidRPr="0AEE2C1D">
        <w:rPr>
          <w:rFonts w:eastAsia="Times New Roman" w:cs="Times New Roman"/>
        </w:rPr>
        <w:t xml:space="preserve"> </w:t>
      </w:r>
    </w:p>
    <w:p w14:paraId="6ECFF229" w14:textId="7AC0C797" w:rsidR="531DB35D" w:rsidRDefault="531DB35D" w:rsidP="0AEE2C1D">
      <w:pPr>
        <w:jc w:val="both"/>
      </w:pPr>
      <w:r w:rsidRPr="0AEE2C1D">
        <w:rPr>
          <w:rFonts w:eastAsia="Times New Roman" w:cs="Times New Roman"/>
          <w:i/>
          <w:iCs/>
          <w:u w:val="single"/>
        </w:rPr>
        <w:t>GBoost</w:t>
      </w:r>
      <w:r w:rsidRPr="0AEE2C1D">
        <w:rPr>
          <w:rFonts w:eastAsia="Times New Roman" w:cs="Times New Roman"/>
        </w:rPr>
        <w:t xml:space="preserve">: GBoost is a decision tree ensemble learning algorithm </w:t>
      </w:r>
      <w:proofErr w:type="gramStart"/>
      <w:r w:rsidRPr="0AEE2C1D">
        <w:rPr>
          <w:rFonts w:eastAsia="Times New Roman" w:cs="Times New Roman"/>
        </w:rPr>
        <w:t>similar to</w:t>
      </w:r>
      <w:proofErr w:type="gramEnd"/>
      <w:r w:rsidRPr="0AEE2C1D">
        <w:rPr>
          <w:rFonts w:eastAsia="Times New Roman" w:cs="Times New Roman"/>
        </w:rPr>
        <w:t xml:space="preserve"> a random forest. GBoost iteratively trains an ensemble of shallow decision trees, with each iteration using the error residuals of the previous model to fit the next model. The final prediction is a weighted sum of all </w:t>
      </w:r>
      <w:proofErr w:type="gramStart"/>
      <w:r w:rsidRPr="0AEE2C1D">
        <w:rPr>
          <w:rFonts w:eastAsia="Times New Roman" w:cs="Times New Roman"/>
        </w:rPr>
        <w:t>tree</w:t>
      </w:r>
      <w:proofErr w:type="gramEnd"/>
      <w:r w:rsidRPr="0AEE2C1D">
        <w:rPr>
          <w:rFonts w:eastAsia="Times New Roman" w:cs="Times New Roman"/>
        </w:rPr>
        <w:t xml:space="preserve"> predictions. Random forest “bagging” minimizes the variance and overfitting, while GBoost “boosting” minimizes the bias and underfitting.</w:t>
      </w:r>
    </w:p>
    <w:p w14:paraId="38063EA7" w14:textId="3C11A39E" w:rsidR="531DB35D" w:rsidRDefault="531DB35D" w:rsidP="0AEE2C1D">
      <w:pPr>
        <w:jc w:val="both"/>
      </w:pPr>
      <w:r w:rsidRPr="0AEE2C1D">
        <w:rPr>
          <w:rFonts w:eastAsia="Times New Roman" w:cs="Times New Roman"/>
        </w:rPr>
        <w:t xml:space="preserve"> </w:t>
      </w:r>
    </w:p>
    <w:p w14:paraId="585FDEA7" w14:textId="1B646AA2" w:rsidR="531DB35D" w:rsidRDefault="531DB35D" w:rsidP="0AEE2C1D">
      <w:pPr>
        <w:jc w:val="both"/>
      </w:pPr>
      <w:r w:rsidRPr="0AEE2C1D">
        <w:rPr>
          <w:rFonts w:eastAsia="Times New Roman" w:cs="Times New Roman"/>
          <w:i/>
          <w:iCs/>
          <w:u w:val="single"/>
        </w:rPr>
        <w:t>XGBoost</w:t>
      </w:r>
      <w:r w:rsidRPr="0AEE2C1D">
        <w:rPr>
          <w:rFonts w:eastAsia="Times New Roman" w:cs="Times New Roman"/>
        </w:rPr>
        <w:t>: XGBoost, which stands for extreme gradient boosting, is a scalable implementation of gradient boosting that pushes the limits of computing power for boosted tree algorithms, being built largely for energizing ML model performance and computational speed. With XGBoost, trees are built in parallel, instead of sequentially like GBoost. It follows a level-wise strategy, scanning across gradient values and using these partial sums to evaluate the quality of splits at every possible split in the training set.</w:t>
      </w:r>
    </w:p>
    <w:p w14:paraId="12A4EFC5" w14:textId="19264810" w:rsidR="531DB35D" w:rsidRDefault="531DB35D" w:rsidP="0AEE2C1D">
      <w:pPr>
        <w:jc w:val="both"/>
      </w:pPr>
      <w:r w:rsidRPr="0AEE2C1D">
        <w:rPr>
          <w:rFonts w:eastAsia="Times New Roman" w:cs="Times New Roman"/>
        </w:rPr>
        <w:t xml:space="preserve"> </w:t>
      </w:r>
    </w:p>
    <w:p w14:paraId="5DF668FA" w14:textId="47311593" w:rsidR="531DB35D" w:rsidRDefault="531DB35D" w:rsidP="0AEE2C1D">
      <w:pPr>
        <w:jc w:val="both"/>
      </w:pPr>
      <w:r w:rsidRPr="0AEE2C1D">
        <w:rPr>
          <w:rFonts w:eastAsia="Times New Roman" w:cs="Times New Roman"/>
          <w:i/>
          <w:iCs/>
          <w:u w:val="single"/>
        </w:rPr>
        <w:t>LightGBM</w:t>
      </w:r>
      <w:r w:rsidRPr="0AEE2C1D">
        <w:rPr>
          <w:rFonts w:eastAsia="Times New Roman" w:cs="Times New Roman"/>
        </w:rPr>
        <w:t xml:space="preserve">: Light GBM (gradient-boosting machine) is a fast, distributed gradient-boosting framework that uses a tree-based learning algorithm (Ke et al., 2017). Light GBM excludes a significant proportion of data instances with small gradients, and only uses the rest to estimate the information </w:t>
      </w:r>
      <w:proofErr w:type="gramStart"/>
      <w:r w:rsidRPr="0AEE2C1D">
        <w:rPr>
          <w:rFonts w:eastAsia="Times New Roman" w:cs="Times New Roman"/>
        </w:rPr>
        <w:t>gain</w:t>
      </w:r>
      <w:proofErr w:type="gramEnd"/>
      <w:r w:rsidRPr="0AEE2C1D">
        <w:rPr>
          <w:rFonts w:eastAsia="Times New Roman" w:cs="Times New Roman"/>
        </w:rPr>
        <w:t xml:space="preserve"> by using gradient-based one-side sampling (GOSS) and exclusive feature bundling (EFB). LightGBM could speed up the training process of conventional GBoost by more than 20 times but with comparable </w:t>
      </w:r>
      <w:r w:rsidRPr="0AEE2C1D">
        <w:rPr>
          <w:rFonts w:eastAsia="Times New Roman" w:cs="Times New Roman"/>
          <w:color w:val="000000" w:themeColor="text1"/>
        </w:rPr>
        <w:t>accuracy. There are three types of LightGBM methods, “LightGBM,” “LightGBMXT,” and “LightGBMLarge,” using different hyperparameters. “LightGBM” runs with default hyperparameters; “LightGBMXT” enables extra trees hyperparameters; while “LightGBMLarge” runs with a custom configuration, which enables larger models but trains more slowly.</w:t>
      </w:r>
    </w:p>
    <w:p w14:paraId="1033BBC1" w14:textId="0DFFDC99" w:rsidR="227F0A54" w:rsidRDefault="227F0A54" w:rsidP="00384807">
      <w:pPr>
        <w:pStyle w:val="Heading3"/>
      </w:pPr>
      <w:bookmarkStart w:id="186" w:name="_Toc764585966"/>
      <w:r>
        <w:t>4.</w:t>
      </w:r>
      <w:r w:rsidR="00384807">
        <w:t>1.</w:t>
      </w:r>
      <w:r>
        <w:t>5 Neural Network Algorithms</w:t>
      </w:r>
      <w:bookmarkEnd w:id="186"/>
    </w:p>
    <w:p w14:paraId="084769E2" w14:textId="21E60007" w:rsidR="227F0A54" w:rsidRDefault="227F0A54" w:rsidP="0AEE2C1D">
      <w:pPr>
        <w:jc w:val="both"/>
      </w:pPr>
      <w:r w:rsidRPr="0AEE2C1D">
        <w:rPr>
          <w:rFonts w:eastAsia="Times New Roman" w:cs="Times New Roman"/>
        </w:rPr>
        <w:t xml:space="preserve">Neural networks, also known as artificial neural networks (ANNs), are a subset of ML and are at the heart of deep learning algorithms. ANNs are comprised of node layers, containing an input layer, one or more hidden layers, and an output layer. Each node, or artificial neuron, connects to another and has an associated </w:t>
      </w:r>
      <w:r w:rsidRPr="0AEE2C1D">
        <w:rPr>
          <w:rFonts w:eastAsia="Times New Roman" w:cs="Times New Roman"/>
        </w:rPr>
        <w:lastRenderedPageBreak/>
        <w:t xml:space="preserve">weight and threshold. If the output of any individual node is above the specified threshold value, that node is activated, sending data to the next layer of the network. Otherwise, no data </w:t>
      </w:r>
      <w:proofErr w:type="gramStart"/>
      <w:r w:rsidRPr="0AEE2C1D">
        <w:rPr>
          <w:rFonts w:eastAsia="Times New Roman" w:cs="Times New Roman"/>
        </w:rPr>
        <w:t>are</w:t>
      </w:r>
      <w:proofErr w:type="gramEnd"/>
      <w:r w:rsidRPr="0AEE2C1D">
        <w:rPr>
          <w:rFonts w:eastAsia="Times New Roman" w:cs="Times New Roman"/>
        </w:rPr>
        <w:t xml:space="preserve"> passed along to the next layer of the network.</w:t>
      </w:r>
    </w:p>
    <w:p w14:paraId="1406068E" w14:textId="53EC02AD" w:rsidR="227F0A54" w:rsidRDefault="227F0A54" w:rsidP="0AEE2C1D">
      <w:pPr>
        <w:jc w:val="both"/>
      </w:pPr>
      <w:r w:rsidRPr="0AEE2C1D">
        <w:rPr>
          <w:rFonts w:eastAsia="Times New Roman" w:cs="Times New Roman"/>
        </w:rPr>
        <w:t xml:space="preserve"> </w:t>
      </w:r>
    </w:p>
    <w:p w14:paraId="2DD3EE5E" w14:textId="45E6A5F6" w:rsidR="227F0A54" w:rsidRDefault="227F0A54" w:rsidP="0AEE2C1D">
      <w:pPr>
        <w:jc w:val="both"/>
        <w:rPr>
          <w:rFonts w:eastAsia="Times New Roman" w:cs="Times New Roman"/>
        </w:rPr>
      </w:pPr>
      <w:r w:rsidRPr="0AEE2C1D">
        <w:rPr>
          <w:rFonts w:eastAsia="Times New Roman" w:cs="Times New Roman"/>
        </w:rPr>
        <w:t>The neural network algorithms executed with PyTorch and FastAI are denoted as “NeuralNetTorch” and “NeuralNetFastAI.”</w:t>
      </w:r>
    </w:p>
    <w:p w14:paraId="05815F45" w14:textId="3E3EC094" w:rsidR="00384807" w:rsidRDefault="00384807" w:rsidP="00384807">
      <w:pPr>
        <w:pStyle w:val="Heading2"/>
        <w:rPr>
          <w:ins w:id="187" w:author="Yang, Xue" w:date="2023-09-27T13:53:00Z"/>
        </w:rPr>
      </w:pPr>
      <w:bookmarkStart w:id="188" w:name="_Toc1009770314"/>
      <w:r>
        <w:t>4.2 Modeling Results</w:t>
      </w:r>
      <w:bookmarkEnd w:id="188"/>
    </w:p>
    <w:p w14:paraId="2BDF09F5" w14:textId="3A688AAE" w:rsidR="006B3E57" w:rsidRDefault="006B3E57">
      <w:pPr>
        <w:rPr>
          <w:ins w:id="189" w:author="Kompella, Sai Chandrika" w:date="2023-09-29T06:07:00Z"/>
        </w:rPr>
      </w:pPr>
      <w:ins w:id="190" w:author="Yang, Xue" w:date="2023-09-27T13:53:00Z">
        <w:r w:rsidRPr="2B44B431">
          <w:rPr>
            <w:highlight w:val="yellow"/>
          </w:rPr>
          <w:t>Chandrika</w:t>
        </w:r>
      </w:ins>
    </w:p>
    <w:p w14:paraId="02BEFBB1" w14:textId="63E133AC" w:rsidR="2B44B431" w:rsidRDefault="2B44B431" w:rsidP="2B44B431">
      <w:pPr>
        <w:rPr>
          <w:ins w:id="191" w:author="Kompella, Sai Chandrika" w:date="2023-09-29T06:13:00Z"/>
        </w:rPr>
      </w:pPr>
    </w:p>
    <w:p w14:paraId="6D9A1C69" w14:textId="7DE24D9F" w:rsidR="2B44B431" w:rsidRDefault="2B44B431" w:rsidP="2B44B431">
      <w:pPr>
        <w:rPr>
          <w:ins w:id="192" w:author="Yang, Xue" w:date="2023-09-27T13:53:00Z"/>
          <w:rPrChange w:id="193" w:author="Kompella, Sai Chandrika" w:date="2023-09-29T06:08:00Z">
            <w:rPr>
              <w:ins w:id="194" w:author="Yang, Xue" w:date="2023-09-27T13:53:00Z"/>
              <w:highlight w:val="yellow"/>
            </w:rPr>
          </w:rPrChange>
        </w:rPr>
      </w:pPr>
    </w:p>
    <w:p w14:paraId="6392BA37" w14:textId="77777777" w:rsidR="006B3E57" w:rsidRPr="006B3E57" w:rsidRDefault="006B3E57">
      <w:pPr>
        <w:pPrChange w:id="195" w:author="Yang, Xue" w:date="2023-09-27T13:53:00Z">
          <w:pPr>
            <w:pStyle w:val="Heading2"/>
          </w:pPr>
        </w:pPrChange>
      </w:pPr>
    </w:p>
    <w:p w14:paraId="1050C4D4" w14:textId="02D3441F" w:rsidR="00384807" w:rsidRPr="00384807" w:rsidRDefault="00384807" w:rsidP="00384807">
      <w:pPr>
        <w:pStyle w:val="Heading3"/>
      </w:pPr>
      <w:bookmarkStart w:id="196" w:name="_Toc201923113"/>
      <w:bookmarkStart w:id="197" w:name="_Toc702228538"/>
      <w:r>
        <w:t xml:space="preserve">4.2.1 </w:t>
      </w:r>
      <w:bookmarkEnd w:id="196"/>
      <w:r>
        <w:t>LSTM</w:t>
      </w:r>
      <w:bookmarkEnd w:id="197"/>
    </w:p>
    <w:p w14:paraId="059BAB26" w14:textId="77777777" w:rsidR="00384807" w:rsidRDefault="00384807" w:rsidP="00384807"/>
    <w:p w14:paraId="400171C6" w14:textId="77777777" w:rsidR="00384807" w:rsidRDefault="00384807" w:rsidP="00384807">
      <w:r>
        <w:rPr>
          <w:noProof/>
        </w:rPr>
        <w:drawing>
          <wp:inline distT="0" distB="0" distL="0" distR="0" wp14:anchorId="65E41F1F" wp14:editId="7B8AE29E">
            <wp:extent cx="4350742" cy="2286000"/>
            <wp:effectExtent l="0" t="0" r="0" b="0"/>
            <wp:docPr id="1786498846" name="Picture 178649884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350742" cy="2286000"/>
                    </a:xfrm>
                    <a:prstGeom prst="rect">
                      <a:avLst/>
                    </a:prstGeom>
                  </pic:spPr>
                </pic:pic>
              </a:graphicData>
            </a:graphic>
          </wp:inline>
        </w:drawing>
      </w:r>
    </w:p>
    <w:p w14:paraId="12768FC6" w14:textId="76CE0861" w:rsidR="00384807" w:rsidRDefault="00384807" w:rsidP="00384807">
      <w:pPr>
        <w:pStyle w:val="Caption"/>
      </w:pPr>
      <w:r>
        <w:t xml:space="preserve">Figure </w:t>
      </w:r>
      <w:r>
        <w:fldChar w:fldCharType="begin"/>
      </w:r>
      <w:r>
        <w:instrText>SEQ Figure \* ARABIC</w:instrText>
      </w:r>
      <w:r>
        <w:fldChar w:fldCharType="separate"/>
      </w:r>
      <w:r w:rsidR="0031186C">
        <w:rPr>
          <w:noProof/>
        </w:rPr>
        <w:t>2</w:t>
      </w:r>
      <w:r>
        <w:fldChar w:fldCharType="end"/>
      </w:r>
      <w:r>
        <w:t xml:space="preserve"> Training loss of the LSTM model for training data</w:t>
      </w:r>
    </w:p>
    <w:p w14:paraId="1E101CF5" w14:textId="77777777" w:rsidR="00621574" w:rsidRDefault="00621574" w:rsidP="00621574"/>
    <w:p w14:paraId="6B33A0BE" w14:textId="77777777" w:rsidR="00621574" w:rsidRPr="00DA1202" w:rsidRDefault="00621574" w:rsidP="00621574">
      <w:r>
        <w:rPr>
          <w:noProof/>
        </w:rPr>
        <w:lastRenderedPageBreak/>
        <w:drawing>
          <wp:inline distT="0" distB="0" distL="0" distR="0" wp14:anchorId="019527F2" wp14:editId="522A20E4">
            <wp:extent cx="4438285" cy="2286000"/>
            <wp:effectExtent l="0" t="0" r="635" b="0"/>
            <wp:docPr id="1455242448" name="Picture 145524244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438285" cy="2286000"/>
                    </a:xfrm>
                    <a:prstGeom prst="rect">
                      <a:avLst/>
                    </a:prstGeom>
                  </pic:spPr>
                </pic:pic>
              </a:graphicData>
            </a:graphic>
          </wp:inline>
        </w:drawing>
      </w:r>
    </w:p>
    <w:p w14:paraId="36AA8CA4" w14:textId="29DE8AC8" w:rsidR="00621574" w:rsidRDefault="00621574" w:rsidP="00621574">
      <w:pPr>
        <w:pStyle w:val="Caption"/>
      </w:pPr>
      <w:r>
        <w:t xml:space="preserve">Figure </w:t>
      </w:r>
      <w:r>
        <w:fldChar w:fldCharType="begin"/>
      </w:r>
      <w:r>
        <w:instrText>SEQ Figure \* ARABIC</w:instrText>
      </w:r>
      <w:r>
        <w:fldChar w:fldCharType="separate"/>
      </w:r>
      <w:r w:rsidR="0031186C">
        <w:rPr>
          <w:noProof/>
        </w:rPr>
        <w:t>3</w:t>
      </w:r>
      <w:r>
        <w:fldChar w:fldCharType="end"/>
      </w:r>
      <w:r>
        <w:t xml:space="preserve"> Training loss of the LSTM model for validation data</w:t>
      </w:r>
    </w:p>
    <w:p w14:paraId="47E22D8B" w14:textId="77777777" w:rsidR="00621574" w:rsidRDefault="00621574" w:rsidP="00621574"/>
    <w:p w14:paraId="4AFA0FA7" w14:textId="505489F0" w:rsidR="00621574" w:rsidRDefault="00621574" w:rsidP="00621574">
      <w:pPr>
        <w:pStyle w:val="Caption"/>
      </w:pPr>
      <w:r>
        <w:t xml:space="preserve">Table </w:t>
      </w:r>
      <w:r>
        <w:fldChar w:fldCharType="begin"/>
      </w:r>
      <w:r>
        <w:instrText>SEQ Table \* ARABIC</w:instrText>
      </w:r>
      <w:r>
        <w:fldChar w:fldCharType="separate"/>
      </w:r>
      <w:r w:rsidR="007211A4">
        <w:rPr>
          <w:noProof/>
        </w:rPr>
        <w:t>1</w:t>
      </w:r>
      <w:r>
        <w:fldChar w:fldCharType="end"/>
      </w:r>
      <w:r>
        <w:t xml:space="preserve"> Confusion matrix</w:t>
      </w:r>
    </w:p>
    <w:tbl>
      <w:tblPr>
        <w:tblStyle w:val="TableGrid"/>
        <w:tblW w:w="0" w:type="auto"/>
        <w:tblLook w:val="04A0" w:firstRow="1" w:lastRow="0" w:firstColumn="1" w:lastColumn="0" w:noHBand="0" w:noVBand="1"/>
      </w:tblPr>
      <w:tblGrid>
        <w:gridCol w:w="3116"/>
        <w:gridCol w:w="3117"/>
        <w:gridCol w:w="3117"/>
      </w:tblGrid>
      <w:tr w:rsidR="00621574" w14:paraId="74E547DD" w14:textId="77777777">
        <w:tc>
          <w:tcPr>
            <w:tcW w:w="3116" w:type="dxa"/>
          </w:tcPr>
          <w:p w14:paraId="7637518E" w14:textId="77777777" w:rsidR="00621574" w:rsidRDefault="00621574"/>
        </w:tc>
        <w:tc>
          <w:tcPr>
            <w:tcW w:w="3117" w:type="dxa"/>
          </w:tcPr>
          <w:p w14:paraId="4340B743" w14:textId="77777777" w:rsidR="00621574" w:rsidRDefault="00621574">
            <w:r>
              <w:t>0</w:t>
            </w:r>
          </w:p>
        </w:tc>
        <w:tc>
          <w:tcPr>
            <w:tcW w:w="3117" w:type="dxa"/>
          </w:tcPr>
          <w:p w14:paraId="24C356CA" w14:textId="77777777" w:rsidR="00621574" w:rsidRDefault="00621574">
            <w:r>
              <w:t>1</w:t>
            </w:r>
          </w:p>
        </w:tc>
      </w:tr>
      <w:tr w:rsidR="00621574" w14:paraId="00EDFEF7" w14:textId="77777777">
        <w:tc>
          <w:tcPr>
            <w:tcW w:w="3116" w:type="dxa"/>
          </w:tcPr>
          <w:p w14:paraId="1B02EA3D" w14:textId="77777777" w:rsidR="00621574" w:rsidRDefault="00621574">
            <w:r>
              <w:t>0</w:t>
            </w:r>
          </w:p>
        </w:tc>
        <w:tc>
          <w:tcPr>
            <w:tcW w:w="3117" w:type="dxa"/>
          </w:tcPr>
          <w:p w14:paraId="59E0F0DD" w14:textId="77777777" w:rsidR="00621574" w:rsidRDefault="00621574">
            <w:r>
              <w:t>80</w:t>
            </w:r>
          </w:p>
        </w:tc>
        <w:tc>
          <w:tcPr>
            <w:tcW w:w="3117" w:type="dxa"/>
          </w:tcPr>
          <w:p w14:paraId="25852BCC" w14:textId="77777777" w:rsidR="00621574" w:rsidRDefault="00621574">
            <w:r>
              <w:t>0</w:t>
            </w:r>
          </w:p>
        </w:tc>
      </w:tr>
      <w:tr w:rsidR="00621574" w14:paraId="26243543" w14:textId="77777777">
        <w:tc>
          <w:tcPr>
            <w:tcW w:w="3116" w:type="dxa"/>
          </w:tcPr>
          <w:p w14:paraId="455AF2A4" w14:textId="77777777" w:rsidR="00621574" w:rsidRDefault="00621574">
            <w:r>
              <w:t>1</w:t>
            </w:r>
          </w:p>
        </w:tc>
        <w:tc>
          <w:tcPr>
            <w:tcW w:w="3117" w:type="dxa"/>
          </w:tcPr>
          <w:p w14:paraId="4D1B5E29" w14:textId="77777777" w:rsidR="00621574" w:rsidRDefault="00621574">
            <w:r>
              <w:t>26</w:t>
            </w:r>
          </w:p>
        </w:tc>
        <w:tc>
          <w:tcPr>
            <w:tcW w:w="3117" w:type="dxa"/>
          </w:tcPr>
          <w:p w14:paraId="2DF8355E" w14:textId="77777777" w:rsidR="00621574" w:rsidRDefault="00621574">
            <w:r>
              <w:t>0</w:t>
            </w:r>
          </w:p>
        </w:tc>
      </w:tr>
    </w:tbl>
    <w:p w14:paraId="561C0436" w14:textId="77777777" w:rsidR="00621574" w:rsidRDefault="00621574" w:rsidP="00621574"/>
    <w:p w14:paraId="0BDA604A" w14:textId="4055A79F" w:rsidR="00621574" w:rsidRPr="00DA1202" w:rsidRDefault="00621574" w:rsidP="00621574">
      <w:pPr>
        <w:pStyle w:val="Caption"/>
      </w:pPr>
      <w:r>
        <w:t xml:space="preserve">Table </w:t>
      </w:r>
      <w:r>
        <w:fldChar w:fldCharType="begin"/>
      </w:r>
      <w:r>
        <w:instrText>SEQ Table \* ARABIC</w:instrText>
      </w:r>
      <w:r>
        <w:fldChar w:fldCharType="separate"/>
      </w:r>
      <w:r w:rsidR="007211A4">
        <w:rPr>
          <w:noProof/>
        </w:rPr>
        <w:t>2</w:t>
      </w:r>
      <w:r>
        <w:fldChar w:fldCharType="end"/>
      </w:r>
      <w:r>
        <w:t xml:space="preserve"> Evaluation matrix</w:t>
      </w:r>
    </w:p>
    <w:tbl>
      <w:tblPr>
        <w:tblStyle w:val="TableGrid"/>
        <w:tblW w:w="0" w:type="auto"/>
        <w:tblLook w:val="04A0" w:firstRow="1" w:lastRow="0" w:firstColumn="1" w:lastColumn="0" w:noHBand="0" w:noVBand="1"/>
      </w:tblPr>
      <w:tblGrid>
        <w:gridCol w:w="1870"/>
        <w:gridCol w:w="1870"/>
        <w:gridCol w:w="1870"/>
        <w:gridCol w:w="1870"/>
        <w:gridCol w:w="1870"/>
      </w:tblGrid>
      <w:tr w:rsidR="00621574" w14:paraId="0BC73604" w14:textId="77777777">
        <w:tc>
          <w:tcPr>
            <w:tcW w:w="1870" w:type="dxa"/>
          </w:tcPr>
          <w:p w14:paraId="53ACB419" w14:textId="77777777" w:rsidR="00621574" w:rsidRPr="00593E3E" w:rsidRDefault="00621574">
            <w:pPr>
              <w:jc w:val="center"/>
              <w:rPr>
                <w:rFonts w:cs="Times New Roman"/>
                <w:szCs w:val="24"/>
              </w:rPr>
            </w:pPr>
          </w:p>
        </w:tc>
        <w:tc>
          <w:tcPr>
            <w:tcW w:w="1870" w:type="dxa"/>
          </w:tcPr>
          <w:p w14:paraId="23860C49" w14:textId="77777777" w:rsidR="00621574" w:rsidRPr="00593E3E" w:rsidRDefault="00621574">
            <w:pPr>
              <w:jc w:val="center"/>
              <w:rPr>
                <w:rFonts w:cs="Times New Roman"/>
                <w:szCs w:val="24"/>
              </w:rPr>
            </w:pPr>
            <w:r w:rsidRPr="00593E3E">
              <w:rPr>
                <w:rFonts w:cs="Times New Roman"/>
                <w:color w:val="212121"/>
                <w:szCs w:val="24"/>
                <w:shd w:val="clear" w:color="auto" w:fill="FFFFFF"/>
              </w:rPr>
              <w:t>precision</w:t>
            </w:r>
          </w:p>
        </w:tc>
        <w:tc>
          <w:tcPr>
            <w:tcW w:w="1870" w:type="dxa"/>
          </w:tcPr>
          <w:p w14:paraId="689200E4" w14:textId="77777777" w:rsidR="00621574" w:rsidRPr="00593E3E" w:rsidRDefault="00621574">
            <w:pPr>
              <w:jc w:val="center"/>
              <w:rPr>
                <w:rFonts w:cs="Times New Roman"/>
                <w:szCs w:val="24"/>
              </w:rPr>
            </w:pPr>
            <w:r w:rsidRPr="00593E3E">
              <w:rPr>
                <w:rFonts w:cs="Times New Roman"/>
                <w:color w:val="212121"/>
                <w:szCs w:val="24"/>
                <w:shd w:val="clear" w:color="auto" w:fill="FFFFFF"/>
              </w:rPr>
              <w:t>recall</w:t>
            </w:r>
          </w:p>
        </w:tc>
        <w:tc>
          <w:tcPr>
            <w:tcW w:w="1870" w:type="dxa"/>
          </w:tcPr>
          <w:p w14:paraId="443929C2" w14:textId="77777777" w:rsidR="00621574" w:rsidRPr="00593E3E" w:rsidRDefault="00621574">
            <w:pPr>
              <w:jc w:val="center"/>
              <w:rPr>
                <w:rFonts w:cs="Times New Roman"/>
                <w:szCs w:val="24"/>
              </w:rPr>
            </w:pPr>
            <w:r w:rsidRPr="00593E3E">
              <w:rPr>
                <w:rFonts w:cs="Times New Roman"/>
                <w:color w:val="212121"/>
                <w:szCs w:val="24"/>
                <w:shd w:val="clear" w:color="auto" w:fill="FFFFFF"/>
              </w:rPr>
              <w:t>f1-score</w:t>
            </w:r>
          </w:p>
        </w:tc>
        <w:tc>
          <w:tcPr>
            <w:tcW w:w="1870" w:type="dxa"/>
            <w:vAlign w:val="center"/>
          </w:tcPr>
          <w:p w14:paraId="6003C5C6" w14:textId="77777777" w:rsidR="00621574" w:rsidRPr="00593E3E" w:rsidRDefault="00621574">
            <w:pPr>
              <w:jc w:val="center"/>
              <w:rPr>
                <w:rFonts w:cs="Times New Roman"/>
                <w:color w:val="212121"/>
                <w:szCs w:val="24"/>
                <w:shd w:val="clear" w:color="auto" w:fill="FFFFFF"/>
              </w:rPr>
            </w:pPr>
            <w:r>
              <w:rPr>
                <w:rFonts w:cs="Times New Roman"/>
                <w:color w:val="212121"/>
                <w:szCs w:val="24"/>
                <w:shd w:val="clear" w:color="auto" w:fill="FFFFFF"/>
              </w:rPr>
              <w:t>AUC</w:t>
            </w:r>
          </w:p>
        </w:tc>
      </w:tr>
      <w:tr w:rsidR="00621574" w14:paraId="6888B20A" w14:textId="77777777">
        <w:tc>
          <w:tcPr>
            <w:tcW w:w="1870" w:type="dxa"/>
          </w:tcPr>
          <w:p w14:paraId="746FFF4E" w14:textId="77777777" w:rsidR="00621574" w:rsidRPr="00593E3E" w:rsidRDefault="00621574">
            <w:pPr>
              <w:jc w:val="center"/>
              <w:rPr>
                <w:rFonts w:cs="Times New Roman"/>
                <w:szCs w:val="24"/>
              </w:rPr>
            </w:pPr>
            <w:r w:rsidRPr="00593E3E">
              <w:rPr>
                <w:rFonts w:cs="Times New Roman"/>
                <w:color w:val="212121"/>
                <w:szCs w:val="24"/>
                <w:shd w:val="clear" w:color="auto" w:fill="FFFFFF"/>
              </w:rPr>
              <w:t>0</w:t>
            </w:r>
          </w:p>
        </w:tc>
        <w:tc>
          <w:tcPr>
            <w:tcW w:w="1870" w:type="dxa"/>
          </w:tcPr>
          <w:p w14:paraId="07A25AF6" w14:textId="77777777" w:rsidR="00621574" w:rsidRPr="00593E3E" w:rsidRDefault="00621574">
            <w:pPr>
              <w:jc w:val="center"/>
              <w:rPr>
                <w:rFonts w:cs="Times New Roman"/>
                <w:szCs w:val="24"/>
              </w:rPr>
            </w:pPr>
            <w:r w:rsidRPr="00593E3E">
              <w:rPr>
                <w:rFonts w:cs="Times New Roman"/>
                <w:szCs w:val="24"/>
              </w:rPr>
              <w:t>0.75</w:t>
            </w:r>
          </w:p>
        </w:tc>
        <w:tc>
          <w:tcPr>
            <w:tcW w:w="1870" w:type="dxa"/>
          </w:tcPr>
          <w:p w14:paraId="7A883A26" w14:textId="77777777" w:rsidR="00621574" w:rsidRPr="00593E3E" w:rsidRDefault="00621574">
            <w:pPr>
              <w:jc w:val="center"/>
              <w:rPr>
                <w:rFonts w:cs="Times New Roman"/>
                <w:szCs w:val="24"/>
              </w:rPr>
            </w:pPr>
            <w:r w:rsidRPr="00593E3E">
              <w:rPr>
                <w:rFonts w:cs="Times New Roman"/>
                <w:szCs w:val="24"/>
              </w:rPr>
              <w:t>1.00</w:t>
            </w:r>
          </w:p>
        </w:tc>
        <w:tc>
          <w:tcPr>
            <w:tcW w:w="1870" w:type="dxa"/>
          </w:tcPr>
          <w:p w14:paraId="572BB924" w14:textId="77777777" w:rsidR="00621574" w:rsidRPr="00593E3E" w:rsidRDefault="00621574">
            <w:pPr>
              <w:jc w:val="center"/>
              <w:rPr>
                <w:rFonts w:cs="Times New Roman"/>
                <w:szCs w:val="24"/>
              </w:rPr>
            </w:pPr>
            <w:r w:rsidRPr="00593E3E">
              <w:rPr>
                <w:rFonts w:cs="Times New Roman"/>
                <w:szCs w:val="24"/>
              </w:rPr>
              <w:t>0.86</w:t>
            </w:r>
          </w:p>
        </w:tc>
        <w:tc>
          <w:tcPr>
            <w:tcW w:w="1870" w:type="dxa"/>
            <w:vMerge w:val="restart"/>
            <w:vAlign w:val="center"/>
          </w:tcPr>
          <w:p w14:paraId="436A854D" w14:textId="77777777" w:rsidR="00621574" w:rsidRPr="00593E3E" w:rsidRDefault="00621574">
            <w:pPr>
              <w:jc w:val="center"/>
              <w:rPr>
                <w:rFonts w:cs="Times New Roman"/>
                <w:szCs w:val="24"/>
              </w:rPr>
            </w:pPr>
            <w:r>
              <w:rPr>
                <w:rFonts w:cs="Times New Roman"/>
                <w:szCs w:val="24"/>
              </w:rPr>
              <w:t>0.5</w:t>
            </w:r>
          </w:p>
        </w:tc>
      </w:tr>
      <w:tr w:rsidR="00621574" w14:paraId="5A2BAA95" w14:textId="77777777">
        <w:tc>
          <w:tcPr>
            <w:tcW w:w="1870" w:type="dxa"/>
          </w:tcPr>
          <w:p w14:paraId="5F230605" w14:textId="77777777" w:rsidR="00621574" w:rsidRPr="00593E3E" w:rsidRDefault="00621574">
            <w:pPr>
              <w:jc w:val="center"/>
              <w:rPr>
                <w:rFonts w:cs="Times New Roman"/>
                <w:szCs w:val="24"/>
              </w:rPr>
            </w:pPr>
            <w:r w:rsidRPr="00593E3E">
              <w:rPr>
                <w:rFonts w:cs="Times New Roman"/>
                <w:szCs w:val="24"/>
              </w:rPr>
              <w:t>1</w:t>
            </w:r>
          </w:p>
        </w:tc>
        <w:tc>
          <w:tcPr>
            <w:tcW w:w="1870" w:type="dxa"/>
          </w:tcPr>
          <w:p w14:paraId="5DAAC63B" w14:textId="77777777" w:rsidR="00621574" w:rsidRPr="00593E3E" w:rsidRDefault="00621574">
            <w:pPr>
              <w:jc w:val="center"/>
              <w:rPr>
                <w:rFonts w:cs="Times New Roman"/>
                <w:szCs w:val="24"/>
              </w:rPr>
            </w:pPr>
            <w:r w:rsidRPr="00593E3E">
              <w:rPr>
                <w:rFonts w:cs="Times New Roman"/>
                <w:szCs w:val="24"/>
              </w:rPr>
              <w:t>0.00</w:t>
            </w:r>
          </w:p>
        </w:tc>
        <w:tc>
          <w:tcPr>
            <w:tcW w:w="1870" w:type="dxa"/>
          </w:tcPr>
          <w:p w14:paraId="7B83AC28" w14:textId="77777777" w:rsidR="00621574" w:rsidRPr="00593E3E" w:rsidRDefault="00621574">
            <w:pPr>
              <w:jc w:val="center"/>
              <w:rPr>
                <w:rFonts w:cs="Times New Roman"/>
                <w:szCs w:val="24"/>
              </w:rPr>
            </w:pPr>
            <w:r w:rsidRPr="00593E3E">
              <w:rPr>
                <w:rFonts w:cs="Times New Roman"/>
                <w:szCs w:val="24"/>
              </w:rPr>
              <w:t>0.00</w:t>
            </w:r>
          </w:p>
        </w:tc>
        <w:tc>
          <w:tcPr>
            <w:tcW w:w="1870" w:type="dxa"/>
          </w:tcPr>
          <w:p w14:paraId="05707BDD" w14:textId="77777777" w:rsidR="00621574" w:rsidRPr="00593E3E" w:rsidRDefault="00621574">
            <w:pPr>
              <w:jc w:val="center"/>
              <w:rPr>
                <w:rFonts w:cs="Times New Roman"/>
                <w:szCs w:val="24"/>
              </w:rPr>
            </w:pPr>
            <w:r w:rsidRPr="00593E3E">
              <w:rPr>
                <w:rFonts w:cs="Times New Roman"/>
                <w:szCs w:val="24"/>
              </w:rPr>
              <w:t>0.00</w:t>
            </w:r>
          </w:p>
        </w:tc>
        <w:tc>
          <w:tcPr>
            <w:tcW w:w="1870" w:type="dxa"/>
            <w:vMerge/>
          </w:tcPr>
          <w:p w14:paraId="474C6E2E" w14:textId="77777777" w:rsidR="00621574" w:rsidRPr="00593E3E" w:rsidRDefault="00621574">
            <w:pPr>
              <w:jc w:val="center"/>
              <w:rPr>
                <w:rFonts w:cs="Times New Roman"/>
                <w:szCs w:val="24"/>
              </w:rPr>
            </w:pPr>
          </w:p>
        </w:tc>
      </w:tr>
      <w:tr w:rsidR="00621574" w14:paraId="3449254A" w14:textId="77777777">
        <w:tc>
          <w:tcPr>
            <w:tcW w:w="1870" w:type="dxa"/>
          </w:tcPr>
          <w:p w14:paraId="583C0818" w14:textId="77777777" w:rsidR="00621574" w:rsidRPr="00593E3E" w:rsidRDefault="00621574">
            <w:pPr>
              <w:jc w:val="center"/>
              <w:rPr>
                <w:rFonts w:cs="Times New Roman"/>
                <w:szCs w:val="24"/>
              </w:rPr>
            </w:pPr>
            <w:r w:rsidRPr="00593E3E">
              <w:rPr>
                <w:rFonts w:cs="Times New Roman"/>
                <w:color w:val="212121"/>
                <w:szCs w:val="24"/>
                <w:shd w:val="clear" w:color="auto" w:fill="FFFFFF"/>
              </w:rPr>
              <w:t>macro avg</w:t>
            </w:r>
          </w:p>
        </w:tc>
        <w:tc>
          <w:tcPr>
            <w:tcW w:w="1870" w:type="dxa"/>
          </w:tcPr>
          <w:p w14:paraId="120F6520" w14:textId="77777777" w:rsidR="00621574" w:rsidRPr="00593E3E" w:rsidRDefault="00621574">
            <w:pPr>
              <w:jc w:val="center"/>
              <w:rPr>
                <w:rFonts w:cs="Times New Roman"/>
                <w:szCs w:val="24"/>
              </w:rPr>
            </w:pPr>
            <w:r w:rsidRPr="00593E3E">
              <w:rPr>
                <w:rFonts w:cs="Times New Roman"/>
                <w:szCs w:val="24"/>
              </w:rPr>
              <w:t>0.38</w:t>
            </w:r>
          </w:p>
        </w:tc>
        <w:tc>
          <w:tcPr>
            <w:tcW w:w="1870" w:type="dxa"/>
          </w:tcPr>
          <w:p w14:paraId="73A73F62" w14:textId="77777777" w:rsidR="00621574" w:rsidRPr="00593E3E" w:rsidRDefault="00621574">
            <w:pPr>
              <w:jc w:val="center"/>
              <w:rPr>
                <w:rFonts w:cs="Times New Roman"/>
                <w:szCs w:val="24"/>
              </w:rPr>
            </w:pPr>
            <w:r w:rsidRPr="00593E3E">
              <w:rPr>
                <w:rFonts w:cs="Times New Roman"/>
                <w:szCs w:val="24"/>
              </w:rPr>
              <w:t>0.50</w:t>
            </w:r>
          </w:p>
        </w:tc>
        <w:tc>
          <w:tcPr>
            <w:tcW w:w="1870" w:type="dxa"/>
          </w:tcPr>
          <w:p w14:paraId="72378CBB" w14:textId="77777777" w:rsidR="00621574" w:rsidRPr="00593E3E" w:rsidRDefault="00621574">
            <w:pPr>
              <w:jc w:val="center"/>
              <w:rPr>
                <w:rFonts w:cs="Times New Roman"/>
                <w:szCs w:val="24"/>
              </w:rPr>
            </w:pPr>
            <w:r w:rsidRPr="00593E3E">
              <w:rPr>
                <w:rFonts w:cs="Times New Roman"/>
                <w:szCs w:val="24"/>
              </w:rPr>
              <w:t>0.43</w:t>
            </w:r>
          </w:p>
        </w:tc>
        <w:tc>
          <w:tcPr>
            <w:tcW w:w="1870" w:type="dxa"/>
            <w:vMerge/>
          </w:tcPr>
          <w:p w14:paraId="581EE522" w14:textId="77777777" w:rsidR="00621574" w:rsidRPr="00593E3E" w:rsidRDefault="00621574">
            <w:pPr>
              <w:jc w:val="center"/>
              <w:rPr>
                <w:rFonts w:cs="Times New Roman"/>
                <w:szCs w:val="24"/>
              </w:rPr>
            </w:pPr>
          </w:p>
        </w:tc>
      </w:tr>
      <w:tr w:rsidR="00621574" w14:paraId="01959C90" w14:textId="77777777">
        <w:tc>
          <w:tcPr>
            <w:tcW w:w="1870" w:type="dxa"/>
          </w:tcPr>
          <w:p w14:paraId="75285CD9" w14:textId="77777777" w:rsidR="00621574" w:rsidRPr="00593E3E" w:rsidRDefault="00621574">
            <w:pPr>
              <w:jc w:val="center"/>
              <w:rPr>
                <w:rFonts w:cs="Times New Roman"/>
                <w:szCs w:val="24"/>
              </w:rPr>
            </w:pPr>
            <w:r w:rsidRPr="00593E3E">
              <w:rPr>
                <w:rFonts w:cs="Times New Roman"/>
                <w:color w:val="212121"/>
                <w:szCs w:val="24"/>
                <w:shd w:val="clear" w:color="auto" w:fill="FFFFFF"/>
              </w:rPr>
              <w:t>weighted avg</w:t>
            </w:r>
          </w:p>
        </w:tc>
        <w:tc>
          <w:tcPr>
            <w:tcW w:w="1870" w:type="dxa"/>
          </w:tcPr>
          <w:p w14:paraId="287EF049" w14:textId="77777777" w:rsidR="00621574" w:rsidRPr="00593E3E" w:rsidRDefault="00621574">
            <w:pPr>
              <w:jc w:val="center"/>
              <w:rPr>
                <w:rFonts w:cs="Times New Roman"/>
                <w:szCs w:val="24"/>
              </w:rPr>
            </w:pPr>
            <w:r w:rsidRPr="00593E3E">
              <w:rPr>
                <w:rFonts w:cs="Times New Roman"/>
                <w:szCs w:val="24"/>
              </w:rPr>
              <w:t>0.57</w:t>
            </w:r>
          </w:p>
        </w:tc>
        <w:tc>
          <w:tcPr>
            <w:tcW w:w="1870" w:type="dxa"/>
          </w:tcPr>
          <w:p w14:paraId="28D4F950" w14:textId="77777777" w:rsidR="00621574" w:rsidRPr="00593E3E" w:rsidRDefault="00621574">
            <w:pPr>
              <w:jc w:val="center"/>
              <w:rPr>
                <w:rFonts w:cs="Times New Roman"/>
                <w:szCs w:val="24"/>
              </w:rPr>
            </w:pPr>
            <w:r w:rsidRPr="00593E3E">
              <w:rPr>
                <w:rFonts w:cs="Times New Roman"/>
                <w:szCs w:val="24"/>
              </w:rPr>
              <w:t>9.75</w:t>
            </w:r>
          </w:p>
        </w:tc>
        <w:tc>
          <w:tcPr>
            <w:tcW w:w="1870" w:type="dxa"/>
          </w:tcPr>
          <w:p w14:paraId="0D6D2EE8" w14:textId="77777777" w:rsidR="00621574" w:rsidRPr="00593E3E" w:rsidRDefault="00621574">
            <w:pPr>
              <w:jc w:val="center"/>
              <w:rPr>
                <w:rFonts w:cs="Times New Roman"/>
                <w:szCs w:val="24"/>
              </w:rPr>
            </w:pPr>
            <w:r w:rsidRPr="00593E3E">
              <w:rPr>
                <w:rFonts w:cs="Times New Roman"/>
                <w:szCs w:val="24"/>
              </w:rPr>
              <w:t>0/65</w:t>
            </w:r>
          </w:p>
        </w:tc>
        <w:tc>
          <w:tcPr>
            <w:tcW w:w="1870" w:type="dxa"/>
            <w:vMerge/>
          </w:tcPr>
          <w:p w14:paraId="30AD40A4" w14:textId="77777777" w:rsidR="00621574" w:rsidRPr="00593E3E" w:rsidRDefault="00621574">
            <w:pPr>
              <w:jc w:val="center"/>
              <w:rPr>
                <w:rFonts w:cs="Times New Roman"/>
                <w:szCs w:val="24"/>
              </w:rPr>
            </w:pPr>
          </w:p>
        </w:tc>
      </w:tr>
    </w:tbl>
    <w:p w14:paraId="63A3F0A4" w14:textId="77777777" w:rsidR="00621574" w:rsidRPr="00593E3E" w:rsidRDefault="00621574" w:rsidP="00621574"/>
    <w:p w14:paraId="56211E0D" w14:textId="40B9BD4D" w:rsidR="00E124F3" w:rsidRDefault="00E124F3" w:rsidP="00E124F3">
      <w:pPr>
        <w:pStyle w:val="Heading3"/>
      </w:pPr>
      <w:bookmarkStart w:id="198" w:name="_Toc287584563"/>
      <w:r>
        <w:t>4.2.2 Random Forest Algorithms</w:t>
      </w:r>
      <w:bookmarkEnd w:id="198"/>
    </w:p>
    <w:p w14:paraId="0C6C8AEF" w14:textId="057CA48C" w:rsidR="00BA3FA4" w:rsidRPr="00D26D50" w:rsidRDefault="00D26D50" w:rsidP="0031186C">
      <w:pPr>
        <w:pStyle w:val="Caption"/>
        <w:jc w:val="center"/>
      </w:pPr>
      <w:r>
        <w:t xml:space="preserve">Table </w:t>
      </w:r>
      <w:r>
        <w:fldChar w:fldCharType="begin"/>
      </w:r>
      <w:r>
        <w:instrText>SEQ Table \* ARABIC</w:instrText>
      </w:r>
      <w:r>
        <w:fldChar w:fldCharType="separate"/>
      </w:r>
      <w:r w:rsidR="007211A4">
        <w:rPr>
          <w:noProof/>
        </w:rPr>
        <w:t>3</w:t>
      </w:r>
      <w:r>
        <w:fldChar w:fldCharType="end"/>
      </w:r>
      <w:r>
        <w:t xml:space="preserve"> Confusion matrix (</w:t>
      </w:r>
      <w:r w:rsidR="00BA3FA4">
        <w:rPr>
          <w:color w:val="000000"/>
          <w:sz w:val="21"/>
          <w:szCs w:val="21"/>
        </w:rPr>
        <w:t>RandomForestEntr</w:t>
      </w:r>
      <w:r>
        <w:rPr>
          <w:color w:val="000000"/>
          <w:sz w:val="21"/>
          <w:szCs w:val="21"/>
        </w:rPr>
        <w:t>)</w:t>
      </w:r>
    </w:p>
    <w:tbl>
      <w:tblPr>
        <w:tblStyle w:val="TableGrid"/>
        <w:tblW w:w="3529" w:type="dxa"/>
        <w:jc w:val="center"/>
        <w:tblLook w:val="04A0" w:firstRow="1" w:lastRow="0" w:firstColumn="1" w:lastColumn="0" w:noHBand="0" w:noVBand="1"/>
      </w:tblPr>
      <w:tblGrid>
        <w:gridCol w:w="828"/>
        <w:gridCol w:w="1455"/>
        <w:gridCol w:w="1246"/>
      </w:tblGrid>
      <w:tr w:rsidR="00014E3A" w14:paraId="1A57659B" w14:textId="77777777" w:rsidTr="0031186C">
        <w:trPr>
          <w:trHeight w:val="376"/>
          <w:jc w:val="center"/>
        </w:trPr>
        <w:tc>
          <w:tcPr>
            <w:tcW w:w="828" w:type="dxa"/>
          </w:tcPr>
          <w:p w14:paraId="23E9BA1D" w14:textId="77777777" w:rsidR="00014E3A" w:rsidRDefault="00014E3A" w:rsidP="0031186C">
            <w:pPr>
              <w:jc w:val="center"/>
            </w:pPr>
          </w:p>
        </w:tc>
        <w:tc>
          <w:tcPr>
            <w:tcW w:w="1455" w:type="dxa"/>
          </w:tcPr>
          <w:p w14:paraId="5895B71C" w14:textId="77777777" w:rsidR="00014E3A" w:rsidRDefault="00014E3A" w:rsidP="0031186C">
            <w:pPr>
              <w:jc w:val="center"/>
            </w:pPr>
            <w:r>
              <w:t>0</w:t>
            </w:r>
          </w:p>
        </w:tc>
        <w:tc>
          <w:tcPr>
            <w:tcW w:w="1246" w:type="dxa"/>
          </w:tcPr>
          <w:p w14:paraId="029E9F71" w14:textId="77777777" w:rsidR="00014E3A" w:rsidRDefault="00014E3A" w:rsidP="0031186C">
            <w:pPr>
              <w:jc w:val="center"/>
            </w:pPr>
            <w:r>
              <w:t>1</w:t>
            </w:r>
          </w:p>
        </w:tc>
      </w:tr>
      <w:tr w:rsidR="00014E3A" w14:paraId="2CF956B7" w14:textId="77777777" w:rsidTr="0031186C">
        <w:trPr>
          <w:trHeight w:val="376"/>
          <w:jc w:val="center"/>
        </w:trPr>
        <w:tc>
          <w:tcPr>
            <w:tcW w:w="828" w:type="dxa"/>
          </w:tcPr>
          <w:p w14:paraId="25E19D97" w14:textId="77777777" w:rsidR="00014E3A" w:rsidRDefault="00014E3A" w:rsidP="0031186C">
            <w:pPr>
              <w:jc w:val="center"/>
            </w:pPr>
            <w:r>
              <w:t>0</w:t>
            </w:r>
          </w:p>
        </w:tc>
        <w:tc>
          <w:tcPr>
            <w:tcW w:w="1455" w:type="dxa"/>
          </w:tcPr>
          <w:p w14:paraId="5B676FC3" w14:textId="7A9284E7" w:rsidR="00014E3A" w:rsidRDefault="00014E3A" w:rsidP="0031186C">
            <w:pPr>
              <w:jc w:val="center"/>
            </w:pPr>
            <w:r>
              <w:t>201</w:t>
            </w:r>
            <w:r w:rsidR="00BA3FA4">
              <w:t>2</w:t>
            </w:r>
          </w:p>
        </w:tc>
        <w:tc>
          <w:tcPr>
            <w:tcW w:w="1246" w:type="dxa"/>
          </w:tcPr>
          <w:p w14:paraId="2A3777BD" w14:textId="726C1447" w:rsidR="00014E3A" w:rsidRDefault="00014E3A" w:rsidP="0031186C">
            <w:pPr>
              <w:jc w:val="center"/>
            </w:pPr>
            <w:r>
              <w:t>6</w:t>
            </w:r>
            <w:r w:rsidR="00BA3FA4">
              <w:t>5</w:t>
            </w:r>
          </w:p>
        </w:tc>
      </w:tr>
      <w:tr w:rsidR="00014E3A" w14:paraId="13DCBB6B" w14:textId="77777777" w:rsidTr="0031186C">
        <w:trPr>
          <w:trHeight w:val="376"/>
          <w:jc w:val="center"/>
        </w:trPr>
        <w:tc>
          <w:tcPr>
            <w:tcW w:w="828" w:type="dxa"/>
          </w:tcPr>
          <w:p w14:paraId="74808823" w14:textId="77777777" w:rsidR="00014E3A" w:rsidRDefault="00014E3A" w:rsidP="0031186C">
            <w:pPr>
              <w:jc w:val="center"/>
            </w:pPr>
            <w:r>
              <w:t>1</w:t>
            </w:r>
          </w:p>
        </w:tc>
        <w:tc>
          <w:tcPr>
            <w:tcW w:w="1455" w:type="dxa"/>
          </w:tcPr>
          <w:p w14:paraId="01F3A8DF" w14:textId="77777777" w:rsidR="00014E3A" w:rsidRDefault="00014E3A" w:rsidP="0031186C">
            <w:pPr>
              <w:jc w:val="center"/>
            </w:pPr>
            <w:r>
              <w:t>317</w:t>
            </w:r>
          </w:p>
        </w:tc>
        <w:tc>
          <w:tcPr>
            <w:tcW w:w="1246" w:type="dxa"/>
          </w:tcPr>
          <w:p w14:paraId="7BA213C1" w14:textId="77777777" w:rsidR="00014E3A" w:rsidRDefault="00014E3A" w:rsidP="0031186C">
            <w:pPr>
              <w:jc w:val="center"/>
            </w:pPr>
            <w:r>
              <w:t>268</w:t>
            </w:r>
          </w:p>
        </w:tc>
      </w:tr>
    </w:tbl>
    <w:p w14:paraId="7136229A" w14:textId="77777777" w:rsidR="00014E3A" w:rsidRDefault="00014E3A" w:rsidP="00014E3A"/>
    <w:p w14:paraId="08246591" w14:textId="64017CF5" w:rsidR="00D26D50" w:rsidRDefault="00D26D50" w:rsidP="00D26D50">
      <w:pPr>
        <w:pStyle w:val="Caption"/>
        <w:jc w:val="center"/>
      </w:pPr>
      <w:r>
        <w:t xml:space="preserve">Table </w:t>
      </w:r>
      <w:r>
        <w:fldChar w:fldCharType="begin"/>
      </w:r>
      <w:r>
        <w:instrText>SEQ Table \* ARABIC</w:instrText>
      </w:r>
      <w:r>
        <w:fldChar w:fldCharType="separate"/>
      </w:r>
      <w:r w:rsidR="007211A4">
        <w:rPr>
          <w:noProof/>
        </w:rPr>
        <w:t>4</w:t>
      </w:r>
      <w:r>
        <w:fldChar w:fldCharType="end"/>
      </w:r>
      <w:r>
        <w:t xml:space="preserve"> Classification report (</w:t>
      </w:r>
      <w:r>
        <w:rPr>
          <w:color w:val="000000"/>
          <w:sz w:val="21"/>
          <w:szCs w:val="21"/>
        </w:rPr>
        <w:t>RandomForestEntr)</w:t>
      </w:r>
    </w:p>
    <w:tbl>
      <w:tblPr>
        <w:tblW w:w="5566" w:type="dxa"/>
        <w:jc w:val="center"/>
        <w:tblLook w:val="04A0" w:firstRow="1" w:lastRow="0" w:firstColumn="1" w:lastColumn="0" w:noHBand="0" w:noVBand="1"/>
      </w:tblPr>
      <w:tblGrid>
        <w:gridCol w:w="1537"/>
        <w:gridCol w:w="1139"/>
        <w:gridCol w:w="812"/>
        <w:gridCol w:w="1053"/>
        <w:gridCol w:w="1025"/>
      </w:tblGrid>
      <w:tr w:rsidR="0035139C" w:rsidRPr="0035139C" w14:paraId="4430B42F" w14:textId="77777777" w:rsidTr="00D26D50">
        <w:trPr>
          <w:trHeight w:val="288"/>
          <w:jc w:val="center"/>
        </w:trPr>
        <w:tc>
          <w:tcPr>
            <w:tcW w:w="1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D83AC" w14:textId="2A1CFBFF" w:rsidR="0035139C" w:rsidRPr="0035139C" w:rsidRDefault="0035139C" w:rsidP="00BA3709">
            <w:pPr>
              <w:jc w:val="center"/>
            </w:pP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1E90FE01" w14:textId="77777777" w:rsidR="0035139C" w:rsidRPr="0035139C" w:rsidRDefault="0035139C" w:rsidP="00BA3709">
            <w:pPr>
              <w:jc w:val="center"/>
            </w:pPr>
            <w:r w:rsidRPr="0035139C">
              <w:t>precision</w:t>
            </w:r>
          </w:p>
        </w:tc>
        <w:tc>
          <w:tcPr>
            <w:tcW w:w="812" w:type="dxa"/>
            <w:tcBorders>
              <w:top w:val="single" w:sz="4" w:space="0" w:color="auto"/>
              <w:left w:val="nil"/>
              <w:bottom w:val="single" w:sz="4" w:space="0" w:color="auto"/>
              <w:right w:val="single" w:sz="4" w:space="0" w:color="auto"/>
            </w:tcBorders>
            <w:shd w:val="clear" w:color="auto" w:fill="auto"/>
            <w:noWrap/>
            <w:vAlign w:val="bottom"/>
            <w:hideMark/>
          </w:tcPr>
          <w:p w14:paraId="3B6D3FC3" w14:textId="77777777" w:rsidR="0035139C" w:rsidRPr="0035139C" w:rsidRDefault="0035139C" w:rsidP="00BA3709">
            <w:pPr>
              <w:jc w:val="center"/>
            </w:pPr>
            <w:r w:rsidRPr="0035139C">
              <w:t>recall</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933E412" w14:textId="77777777" w:rsidR="0035139C" w:rsidRPr="0035139C" w:rsidRDefault="0035139C" w:rsidP="00BA3709">
            <w:pPr>
              <w:jc w:val="center"/>
            </w:pPr>
            <w:r w:rsidRPr="0035139C">
              <w:t>f1-score</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06C16447" w14:textId="77777777" w:rsidR="0035139C" w:rsidRPr="0035139C" w:rsidRDefault="0035139C" w:rsidP="00BA3709">
            <w:pPr>
              <w:jc w:val="center"/>
            </w:pPr>
            <w:r w:rsidRPr="0035139C">
              <w:t>support</w:t>
            </w:r>
          </w:p>
        </w:tc>
      </w:tr>
      <w:tr w:rsidR="0035139C" w:rsidRPr="0035139C" w14:paraId="0D3A2471" w14:textId="77777777" w:rsidTr="00D26D50">
        <w:trPr>
          <w:trHeight w:val="288"/>
          <w:jc w:val="center"/>
        </w:trPr>
        <w:tc>
          <w:tcPr>
            <w:tcW w:w="1537" w:type="dxa"/>
            <w:tcBorders>
              <w:top w:val="nil"/>
              <w:left w:val="single" w:sz="4" w:space="0" w:color="auto"/>
              <w:bottom w:val="single" w:sz="4" w:space="0" w:color="auto"/>
              <w:right w:val="single" w:sz="4" w:space="0" w:color="auto"/>
            </w:tcBorders>
            <w:shd w:val="clear" w:color="auto" w:fill="auto"/>
            <w:noWrap/>
            <w:vAlign w:val="bottom"/>
            <w:hideMark/>
          </w:tcPr>
          <w:p w14:paraId="1B7D585A" w14:textId="77777777" w:rsidR="0035139C" w:rsidRPr="0035139C" w:rsidRDefault="0035139C" w:rsidP="00BA3709">
            <w:pPr>
              <w:jc w:val="center"/>
            </w:pPr>
            <w:r w:rsidRPr="0035139C">
              <w:lastRenderedPageBreak/>
              <w:t>0</w:t>
            </w:r>
          </w:p>
        </w:tc>
        <w:tc>
          <w:tcPr>
            <w:tcW w:w="1139" w:type="dxa"/>
            <w:tcBorders>
              <w:top w:val="nil"/>
              <w:left w:val="nil"/>
              <w:bottom w:val="single" w:sz="4" w:space="0" w:color="auto"/>
              <w:right w:val="single" w:sz="4" w:space="0" w:color="auto"/>
            </w:tcBorders>
            <w:shd w:val="clear" w:color="auto" w:fill="auto"/>
            <w:noWrap/>
            <w:vAlign w:val="bottom"/>
            <w:hideMark/>
          </w:tcPr>
          <w:p w14:paraId="32B3300A" w14:textId="77777777" w:rsidR="0035139C" w:rsidRPr="0035139C" w:rsidRDefault="0035139C" w:rsidP="00BA3709">
            <w:pPr>
              <w:jc w:val="center"/>
            </w:pPr>
            <w:r w:rsidRPr="0035139C">
              <w:t>0.86</w:t>
            </w:r>
          </w:p>
        </w:tc>
        <w:tc>
          <w:tcPr>
            <w:tcW w:w="812" w:type="dxa"/>
            <w:tcBorders>
              <w:top w:val="nil"/>
              <w:left w:val="nil"/>
              <w:bottom w:val="single" w:sz="4" w:space="0" w:color="auto"/>
              <w:right w:val="single" w:sz="4" w:space="0" w:color="auto"/>
            </w:tcBorders>
            <w:shd w:val="clear" w:color="auto" w:fill="auto"/>
            <w:noWrap/>
            <w:vAlign w:val="bottom"/>
            <w:hideMark/>
          </w:tcPr>
          <w:p w14:paraId="1F46C414" w14:textId="77777777" w:rsidR="0035139C" w:rsidRPr="0035139C" w:rsidRDefault="0035139C" w:rsidP="00BA3709">
            <w:pPr>
              <w:jc w:val="center"/>
            </w:pPr>
            <w:r w:rsidRPr="0035139C">
              <w:t>0.97</w:t>
            </w:r>
          </w:p>
        </w:tc>
        <w:tc>
          <w:tcPr>
            <w:tcW w:w="1053" w:type="dxa"/>
            <w:tcBorders>
              <w:top w:val="nil"/>
              <w:left w:val="nil"/>
              <w:bottom w:val="single" w:sz="4" w:space="0" w:color="auto"/>
              <w:right w:val="single" w:sz="4" w:space="0" w:color="auto"/>
            </w:tcBorders>
            <w:shd w:val="clear" w:color="auto" w:fill="auto"/>
            <w:noWrap/>
            <w:vAlign w:val="bottom"/>
            <w:hideMark/>
          </w:tcPr>
          <w:p w14:paraId="78DD01F0" w14:textId="77777777" w:rsidR="0035139C" w:rsidRPr="0035139C" w:rsidRDefault="0035139C" w:rsidP="00BA3709">
            <w:pPr>
              <w:jc w:val="center"/>
            </w:pPr>
            <w:r w:rsidRPr="0035139C">
              <w:t>0.91</w:t>
            </w:r>
          </w:p>
        </w:tc>
        <w:tc>
          <w:tcPr>
            <w:tcW w:w="1025" w:type="dxa"/>
            <w:tcBorders>
              <w:top w:val="nil"/>
              <w:left w:val="nil"/>
              <w:bottom w:val="single" w:sz="4" w:space="0" w:color="auto"/>
              <w:right w:val="single" w:sz="4" w:space="0" w:color="auto"/>
            </w:tcBorders>
            <w:shd w:val="clear" w:color="auto" w:fill="auto"/>
            <w:noWrap/>
            <w:vAlign w:val="bottom"/>
            <w:hideMark/>
          </w:tcPr>
          <w:p w14:paraId="51A049C0" w14:textId="77777777" w:rsidR="0035139C" w:rsidRPr="0035139C" w:rsidRDefault="0035139C" w:rsidP="00BA3709">
            <w:pPr>
              <w:jc w:val="center"/>
            </w:pPr>
            <w:r w:rsidRPr="0035139C">
              <w:t>2077</w:t>
            </w:r>
          </w:p>
        </w:tc>
      </w:tr>
      <w:tr w:rsidR="0035139C" w:rsidRPr="0035139C" w14:paraId="1484CAB0" w14:textId="77777777" w:rsidTr="00D26D50">
        <w:trPr>
          <w:trHeight w:val="288"/>
          <w:jc w:val="center"/>
        </w:trPr>
        <w:tc>
          <w:tcPr>
            <w:tcW w:w="1537" w:type="dxa"/>
            <w:tcBorders>
              <w:top w:val="nil"/>
              <w:left w:val="single" w:sz="4" w:space="0" w:color="auto"/>
              <w:bottom w:val="single" w:sz="4" w:space="0" w:color="auto"/>
              <w:right w:val="single" w:sz="4" w:space="0" w:color="auto"/>
            </w:tcBorders>
            <w:shd w:val="clear" w:color="auto" w:fill="auto"/>
            <w:noWrap/>
            <w:vAlign w:val="bottom"/>
            <w:hideMark/>
          </w:tcPr>
          <w:p w14:paraId="0A94C6CA" w14:textId="77777777" w:rsidR="0035139C" w:rsidRPr="0035139C" w:rsidRDefault="0035139C" w:rsidP="00BA3709">
            <w:pPr>
              <w:jc w:val="center"/>
            </w:pPr>
            <w:r w:rsidRPr="0035139C">
              <w:t>1</w:t>
            </w:r>
          </w:p>
        </w:tc>
        <w:tc>
          <w:tcPr>
            <w:tcW w:w="1139" w:type="dxa"/>
            <w:tcBorders>
              <w:top w:val="nil"/>
              <w:left w:val="nil"/>
              <w:bottom w:val="single" w:sz="4" w:space="0" w:color="auto"/>
              <w:right w:val="single" w:sz="4" w:space="0" w:color="auto"/>
            </w:tcBorders>
            <w:shd w:val="clear" w:color="auto" w:fill="auto"/>
            <w:noWrap/>
            <w:vAlign w:val="bottom"/>
            <w:hideMark/>
          </w:tcPr>
          <w:p w14:paraId="089AEEA8" w14:textId="77777777" w:rsidR="0035139C" w:rsidRPr="0035139C" w:rsidRDefault="0035139C" w:rsidP="00BA3709">
            <w:pPr>
              <w:jc w:val="center"/>
            </w:pPr>
            <w:r w:rsidRPr="0035139C">
              <w:t>0.8</w:t>
            </w:r>
          </w:p>
        </w:tc>
        <w:tc>
          <w:tcPr>
            <w:tcW w:w="812" w:type="dxa"/>
            <w:tcBorders>
              <w:top w:val="nil"/>
              <w:left w:val="nil"/>
              <w:bottom w:val="single" w:sz="4" w:space="0" w:color="auto"/>
              <w:right w:val="single" w:sz="4" w:space="0" w:color="auto"/>
            </w:tcBorders>
            <w:shd w:val="clear" w:color="auto" w:fill="auto"/>
            <w:noWrap/>
            <w:vAlign w:val="bottom"/>
            <w:hideMark/>
          </w:tcPr>
          <w:p w14:paraId="3AC24A25" w14:textId="77777777" w:rsidR="0035139C" w:rsidRPr="0035139C" w:rsidRDefault="0035139C" w:rsidP="00BA3709">
            <w:pPr>
              <w:jc w:val="center"/>
            </w:pPr>
            <w:r w:rsidRPr="0035139C">
              <w:t>0.46</w:t>
            </w:r>
          </w:p>
        </w:tc>
        <w:tc>
          <w:tcPr>
            <w:tcW w:w="1053" w:type="dxa"/>
            <w:tcBorders>
              <w:top w:val="nil"/>
              <w:left w:val="nil"/>
              <w:bottom w:val="single" w:sz="4" w:space="0" w:color="auto"/>
              <w:right w:val="single" w:sz="4" w:space="0" w:color="auto"/>
            </w:tcBorders>
            <w:shd w:val="clear" w:color="auto" w:fill="auto"/>
            <w:noWrap/>
            <w:vAlign w:val="bottom"/>
            <w:hideMark/>
          </w:tcPr>
          <w:p w14:paraId="4AA3403D" w14:textId="77777777" w:rsidR="0035139C" w:rsidRPr="0035139C" w:rsidRDefault="0035139C" w:rsidP="00BA3709">
            <w:pPr>
              <w:jc w:val="center"/>
            </w:pPr>
            <w:r w:rsidRPr="0035139C">
              <w:t>0.58</w:t>
            </w:r>
          </w:p>
        </w:tc>
        <w:tc>
          <w:tcPr>
            <w:tcW w:w="1025" w:type="dxa"/>
            <w:tcBorders>
              <w:top w:val="nil"/>
              <w:left w:val="nil"/>
              <w:bottom w:val="single" w:sz="4" w:space="0" w:color="auto"/>
              <w:right w:val="single" w:sz="4" w:space="0" w:color="auto"/>
            </w:tcBorders>
            <w:shd w:val="clear" w:color="auto" w:fill="auto"/>
            <w:noWrap/>
            <w:vAlign w:val="bottom"/>
            <w:hideMark/>
          </w:tcPr>
          <w:p w14:paraId="73E432FB" w14:textId="77777777" w:rsidR="0035139C" w:rsidRPr="0035139C" w:rsidRDefault="0035139C" w:rsidP="00BA3709">
            <w:pPr>
              <w:jc w:val="center"/>
            </w:pPr>
            <w:r w:rsidRPr="0035139C">
              <w:t>585</w:t>
            </w:r>
          </w:p>
        </w:tc>
      </w:tr>
      <w:tr w:rsidR="0035139C" w:rsidRPr="0035139C" w14:paraId="79313A9D" w14:textId="77777777" w:rsidTr="00D26D50">
        <w:trPr>
          <w:trHeight w:val="288"/>
          <w:jc w:val="center"/>
        </w:trPr>
        <w:tc>
          <w:tcPr>
            <w:tcW w:w="1537" w:type="dxa"/>
            <w:tcBorders>
              <w:top w:val="nil"/>
              <w:left w:val="single" w:sz="4" w:space="0" w:color="auto"/>
              <w:bottom w:val="single" w:sz="4" w:space="0" w:color="auto"/>
              <w:right w:val="single" w:sz="4" w:space="0" w:color="auto"/>
            </w:tcBorders>
            <w:shd w:val="clear" w:color="auto" w:fill="auto"/>
            <w:noWrap/>
            <w:vAlign w:val="bottom"/>
            <w:hideMark/>
          </w:tcPr>
          <w:p w14:paraId="45606D05" w14:textId="77777777" w:rsidR="0035139C" w:rsidRPr="0035139C" w:rsidRDefault="0035139C" w:rsidP="00BA3709">
            <w:pPr>
              <w:jc w:val="center"/>
            </w:pPr>
            <w:r w:rsidRPr="0035139C">
              <w:t>accuracy</w:t>
            </w:r>
          </w:p>
        </w:tc>
        <w:tc>
          <w:tcPr>
            <w:tcW w:w="1139" w:type="dxa"/>
            <w:tcBorders>
              <w:top w:val="nil"/>
              <w:left w:val="nil"/>
              <w:bottom w:val="single" w:sz="4" w:space="0" w:color="auto"/>
              <w:right w:val="single" w:sz="4" w:space="0" w:color="auto"/>
            </w:tcBorders>
            <w:shd w:val="clear" w:color="auto" w:fill="auto"/>
            <w:noWrap/>
            <w:vAlign w:val="bottom"/>
            <w:hideMark/>
          </w:tcPr>
          <w:p w14:paraId="1F4343AB" w14:textId="34FC1D4F" w:rsidR="0035139C" w:rsidRPr="0035139C" w:rsidRDefault="0035139C" w:rsidP="00BA3709">
            <w:pPr>
              <w:jc w:val="center"/>
            </w:pPr>
          </w:p>
        </w:tc>
        <w:tc>
          <w:tcPr>
            <w:tcW w:w="812" w:type="dxa"/>
            <w:tcBorders>
              <w:top w:val="nil"/>
              <w:left w:val="nil"/>
              <w:bottom w:val="single" w:sz="4" w:space="0" w:color="auto"/>
              <w:right w:val="single" w:sz="4" w:space="0" w:color="auto"/>
            </w:tcBorders>
            <w:shd w:val="clear" w:color="auto" w:fill="auto"/>
            <w:noWrap/>
            <w:vAlign w:val="bottom"/>
            <w:hideMark/>
          </w:tcPr>
          <w:p w14:paraId="7287AB58" w14:textId="46FD37F7" w:rsidR="0035139C" w:rsidRPr="0035139C" w:rsidRDefault="0035139C" w:rsidP="00BA3709">
            <w:pPr>
              <w:jc w:val="center"/>
            </w:pPr>
          </w:p>
        </w:tc>
        <w:tc>
          <w:tcPr>
            <w:tcW w:w="1053" w:type="dxa"/>
            <w:tcBorders>
              <w:top w:val="nil"/>
              <w:left w:val="nil"/>
              <w:bottom w:val="single" w:sz="4" w:space="0" w:color="auto"/>
              <w:right w:val="single" w:sz="4" w:space="0" w:color="auto"/>
            </w:tcBorders>
            <w:shd w:val="clear" w:color="auto" w:fill="auto"/>
            <w:noWrap/>
            <w:vAlign w:val="bottom"/>
            <w:hideMark/>
          </w:tcPr>
          <w:p w14:paraId="59C53FF6" w14:textId="77777777" w:rsidR="0035139C" w:rsidRPr="0035139C" w:rsidRDefault="0035139C" w:rsidP="00BA3709">
            <w:pPr>
              <w:jc w:val="center"/>
            </w:pPr>
            <w:r w:rsidRPr="0035139C">
              <w:t>0.86</w:t>
            </w:r>
          </w:p>
        </w:tc>
        <w:tc>
          <w:tcPr>
            <w:tcW w:w="1025" w:type="dxa"/>
            <w:tcBorders>
              <w:top w:val="nil"/>
              <w:left w:val="nil"/>
              <w:bottom w:val="single" w:sz="4" w:space="0" w:color="auto"/>
              <w:right w:val="single" w:sz="4" w:space="0" w:color="auto"/>
            </w:tcBorders>
            <w:shd w:val="clear" w:color="auto" w:fill="auto"/>
            <w:noWrap/>
            <w:vAlign w:val="bottom"/>
            <w:hideMark/>
          </w:tcPr>
          <w:p w14:paraId="7F3396E8" w14:textId="77777777" w:rsidR="0035139C" w:rsidRPr="0035139C" w:rsidRDefault="0035139C" w:rsidP="00BA3709">
            <w:pPr>
              <w:jc w:val="center"/>
            </w:pPr>
            <w:r w:rsidRPr="0035139C">
              <w:t>2662</w:t>
            </w:r>
          </w:p>
        </w:tc>
      </w:tr>
      <w:tr w:rsidR="0035139C" w:rsidRPr="0035139C" w14:paraId="014A2387" w14:textId="77777777" w:rsidTr="00D26D50">
        <w:trPr>
          <w:trHeight w:val="288"/>
          <w:jc w:val="center"/>
        </w:trPr>
        <w:tc>
          <w:tcPr>
            <w:tcW w:w="1537" w:type="dxa"/>
            <w:tcBorders>
              <w:top w:val="nil"/>
              <w:left w:val="single" w:sz="4" w:space="0" w:color="auto"/>
              <w:bottom w:val="single" w:sz="4" w:space="0" w:color="auto"/>
              <w:right w:val="single" w:sz="4" w:space="0" w:color="auto"/>
            </w:tcBorders>
            <w:shd w:val="clear" w:color="auto" w:fill="auto"/>
            <w:noWrap/>
            <w:vAlign w:val="bottom"/>
            <w:hideMark/>
          </w:tcPr>
          <w:p w14:paraId="70A28E72" w14:textId="77777777" w:rsidR="0035139C" w:rsidRPr="0035139C" w:rsidRDefault="0035139C" w:rsidP="00BA3709">
            <w:pPr>
              <w:jc w:val="center"/>
            </w:pPr>
            <w:r w:rsidRPr="0035139C">
              <w:t>macro-avg</w:t>
            </w:r>
          </w:p>
        </w:tc>
        <w:tc>
          <w:tcPr>
            <w:tcW w:w="1139" w:type="dxa"/>
            <w:tcBorders>
              <w:top w:val="nil"/>
              <w:left w:val="nil"/>
              <w:bottom w:val="single" w:sz="4" w:space="0" w:color="auto"/>
              <w:right w:val="single" w:sz="4" w:space="0" w:color="auto"/>
            </w:tcBorders>
            <w:shd w:val="clear" w:color="auto" w:fill="auto"/>
            <w:noWrap/>
            <w:vAlign w:val="bottom"/>
            <w:hideMark/>
          </w:tcPr>
          <w:p w14:paraId="273F9D88" w14:textId="77777777" w:rsidR="0035139C" w:rsidRPr="0035139C" w:rsidRDefault="0035139C" w:rsidP="00BA3709">
            <w:pPr>
              <w:jc w:val="center"/>
            </w:pPr>
            <w:r w:rsidRPr="0035139C">
              <w:t>0.83</w:t>
            </w:r>
          </w:p>
        </w:tc>
        <w:tc>
          <w:tcPr>
            <w:tcW w:w="812" w:type="dxa"/>
            <w:tcBorders>
              <w:top w:val="nil"/>
              <w:left w:val="nil"/>
              <w:bottom w:val="single" w:sz="4" w:space="0" w:color="auto"/>
              <w:right w:val="single" w:sz="4" w:space="0" w:color="auto"/>
            </w:tcBorders>
            <w:shd w:val="clear" w:color="auto" w:fill="auto"/>
            <w:noWrap/>
            <w:vAlign w:val="bottom"/>
            <w:hideMark/>
          </w:tcPr>
          <w:p w14:paraId="4E8B3675" w14:textId="77777777" w:rsidR="0035139C" w:rsidRPr="0035139C" w:rsidRDefault="0035139C" w:rsidP="00BA3709">
            <w:pPr>
              <w:jc w:val="center"/>
            </w:pPr>
            <w:r w:rsidRPr="0035139C">
              <w:t>0.71</w:t>
            </w:r>
          </w:p>
        </w:tc>
        <w:tc>
          <w:tcPr>
            <w:tcW w:w="1053" w:type="dxa"/>
            <w:tcBorders>
              <w:top w:val="nil"/>
              <w:left w:val="nil"/>
              <w:bottom w:val="single" w:sz="4" w:space="0" w:color="auto"/>
              <w:right w:val="single" w:sz="4" w:space="0" w:color="auto"/>
            </w:tcBorders>
            <w:shd w:val="clear" w:color="auto" w:fill="auto"/>
            <w:noWrap/>
            <w:vAlign w:val="bottom"/>
            <w:hideMark/>
          </w:tcPr>
          <w:p w14:paraId="4DB50E5B" w14:textId="77777777" w:rsidR="0035139C" w:rsidRPr="0035139C" w:rsidRDefault="0035139C" w:rsidP="00BA3709">
            <w:pPr>
              <w:jc w:val="center"/>
            </w:pPr>
            <w:r w:rsidRPr="0035139C">
              <w:t>0.75</w:t>
            </w:r>
          </w:p>
        </w:tc>
        <w:tc>
          <w:tcPr>
            <w:tcW w:w="1025" w:type="dxa"/>
            <w:tcBorders>
              <w:top w:val="nil"/>
              <w:left w:val="nil"/>
              <w:bottom w:val="single" w:sz="4" w:space="0" w:color="auto"/>
              <w:right w:val="single" w:sz="4" w:space="0" w:color="auto"/>
            </w:tcBorders>
            <w:shd w:val="clear" w:color="auto" w:fill="auto"/>
            <w:noWrap/>
            <w:vAlign w:val="bottom"/>
            <w:hideMark/>
          </w:tcPr>
          <w:p w14:paraId="35F48975" w14:textId="77777777" w:rsidR="0035139C" w:rsidRPr="0035139C" w:rsidRDefault="0035139C" w:rsidP="00BA3709">
            <w:pPr>
              <w:jc w:val="center"/>
            </w:pPr>
            <w:r w:rsidRPr="0035139C">
              <w:t>2662</w:t>
            </w:r>
          </w:p>
        </w:tc>
      </w:tr>
      <w:tr w:rsidR="0035139C" w:rsidRPr="0035139C" w14:paraId="51E02F16" w14:textId="77777777" w:rsidTr="00D26D50">
        <w:trPr>
          <w:trHeight w:val="288"/>
          <w:jc w:val="center"/>
        </w:trPr>
        <w:tc>
          <w:tcPr>
            <w:tcW w:w="1537" w:type="dxa"/>
            <w:tcBorders>
              <w:top w:val="nil"/>
              <w:left w:val="single" w:sz="4" w:space="0" w:color="auto"/>
              <w:bottom w:val="single" w:sz="4" w:space="0" w:color="auto"/>
              <w:right w:val="single" w:sz="4" w:space="0" w:color="auto"/>
            </w:tcBorders>
            <w:shd w:val="clear" w:color="auto" w:fill="auto"/>
            <w:noWrap/>
            <w:vAlign w:val="bottom"/>
            <w:hideMark/>
          </w:tcPr>
          <w:p w14:paraId="1441933D" w14:textId="77777777" w:rsidR="0035139C" w:rsidRPr="0035139C" w:rsidRDefault="0035139C" w:rsidP="00BA3709">
            <w:pPr>
              <w:jc w:val="center"/>
            </w:pPr>
            <w:r w:rsidRPr="0035139C">
              <w:t>weighted-avg</w:t>
            </w:r>
          </w:p>
        </w:tc>
        <w:tc>
          <w:tcPr>
            <w:tcW w:w="1139" w:type="dxa"/>
            <w:tcBorders>
              <w:top w:val="nil"/>
              <w:left w:val="nil"/>
              <w:bottom w:val="single" w:sz="4" w:space="0" w:color="auto"/>
              <w:right w:val="single" w:sz="4" w:space="0" w:color="auto"/>
            </w:tcBorders>
            <w:shd w:val="clear" w:color="auto" w:fill="auto"/>
            <w:noWrap/>
            <w:vAlign w:val="bottom"/>
            <w:hideMark/>
          </w:tcPr>
          <w:p w14:paraId="32BA508C" w14:textId="77777777" w:rsidR="0035139C" w:rsidRPr="0035139C" w:rsidRDefault="0035139C" w:rsidP="00BA3709">
            <w:pPr>
              <w:jc w:val="center"/>
            </w:pPr>
            <w:r w:rsidRPr="0035139C">
              <w:t>0.85</w:t>
            </w:r>
          </w:p>
        </w:tc>
        <w:tc>
          <w:tcPr>
            <w:tcW w:w="812" w:type="dxa"/>
            <w:tcBorders>
              <w:top w:val="nil"/>
              <w:left w:val="nil"/>
              <w:bottom w:val="single" w:sz="4" w:space="0" w:color="auto"/>
              <w:right w:val="single" w:sz="4" w:space="0" w:color="auto"/>
            </w:tcBorders>
            <w:shd w:val="clear" w:color="auto" w:fill="auto"/>
            <w:noWrap/>
            <w:vAlign w:val="bottom"/>
            <w:hideMark/>
          </w:tcPr>
          <w:p w14:paraId="30B0D17B" w14:textId="77777777" w:rsidR="0035139C" w:rsidRPr="0035139C" w:rsidRDefault="0035139C" w:rsidP="00BA3709">
            <w:pPr>
              <w:jc w:val="center"/>
            </w:pPr>
            <w:r w:rsidRPr="0035139C">
              <w:t>0.86</w:t>
            </w:r>
          </w:p>
        </w:tc>
        <w:tc>
          <w:tcPr>
            <w:tcW w:w="1053" w:type="dxa"/>
            <w:tcBorders>
              <w:top w:val="nil"/>
              <w:left w:val="nil"/>
              <w:bottom w:val="single" w:sz="4" w:space="0" w:color="auto"/>
              <w:right w:val="single" w:sz="4" w:space="0" w:color="auto"/>
            </w:tcBorders>
            <w:shd w:val="clear" w:color="auto" w:fill="auto"/>
            <w:noWrap/>
            <w:vAlign w:val="bottom"/>
            <w:hideMark/>
          </w:tcPr>
          <w:p w14:paraId="0A6129E0" w14:textId="77777777" w:rsidR="0035139C" w:rsidRPr="0035139C" w:rsidRDefault="0035139C" w:rsidP="00BA3709">
            <w:pPr>
              <w:jc w:val="center"/>
            </w:pPr>
            <w:r w:rsidRPr="0035139C">
              <w:t>0.84</w:t>
            </w:r>
          </w:p>
        </w:tc>
        <w:tc>
          <w:tcPr>
            <w:tcW w:w="1025" w:type="dxa"/>
            <w:tcBorders>
              <w:top w:val="nil"/>
              <w:left w:val="nil"/>
              <w:bottom w:val="single" w:sz="4" w:space="0" w:color="auto"/>
              <w:right w:val="single" w:sz="4" w:space="0" w:color="auto"/>
            </w:tcBorders>
            <w:shd w:val="clear" w:color="auto" w:fill="auto"/>
            <w:noWrap/>
            <w:vAlign w:val="bottom"/>
            <w:hideMark/>
          </w:tcPr>
          <w:p w14:paraId="4C902B76" w14:textId="77777777" w:rsidR="0035139C" w:rsidRPr="0035139C" w:rsidRDefault="0035139C" w:rsidP="00BA3709">
            <w:pPr>
              <w:jc w:val="center"/>
            </w:pPr>
            <w:r w:rsidRPr="0035139C">
              <w:t>2662</w:t>
            </w:r>
          </w:p>
        </w:tc>
      </w:tr>
    </w:tbl>
    <w:p w14:paraId="1B3E3B3C" w14:textId="77777777" w:rsidR="00F5692F" w:rsidRDefault="00F5692F" w:rsidP="00014E3A"/>
    <w:p w14:paraId="03BE39B6" w14:textId="77777777" w:rsidR="00F5692F" w:rsidRDefault="00F5692F" w:rsidP="00014E3A"/>
    <w:p w14:paraId="02ED56B5" w14:textId="40FA1262" w:rsidR="00BA3FA4" w:rsidRPr="0031186C" w:rsidRDefault="0031186C" w:rsidP="0031186C">
      <w:pPr>
        <w:pStyle w:val="Caption"/>
        <w:jc w:val="center"/>
      </w:pPr>
      <w:r>
        <w:t xml:space="preserve">Table </w:t>
      </w:r>
      <w:r>
        <w:fldChar w:fldCharType="begin"/>
      </w:r>
      <w:r>
        <w:instrText>SEQ Table \* ARABIC</w:instrText>
      </w:r>
      <w:r>
        <w:fldChar w:fldCharType="separate"/>
      </w:r>
      <w:r w:rsidR="007211A4">
        <w:rPr>
          <w:noProof/>
        </w:rPr>
        <w:t>5</w:t>
      </w:r>
      <w:r>
        <w:fldChar w:fldCharType="end"/>
      </w:r>
      <w:r>
        <w:t xml:space="preserve"> Confusion matrix (</w:t>
      </w:r>
      <w:r w:rsidR="00BA3FA4" w:rsidRPr="0031186C">
        <w:t>RandomForestGini</w:t>
      </w:r>
      <w:r w:rsidRPr="0031186C">
        <w:t>)</w:t>
      </w:r>
    </w:p>
    <w:tbl>
      <w:tblPr>
        <w:tblStyle w:val="TableGrid"/>
        <w:tblW w:w="2935" w:type="dxa"/>
        <w:jc w:val="center"/>
        <w:tblLook w:val="04A0" w:firstRow="1" w:lastRow="0" w:firstColumn="1" w:lastColumn="0" w:noHBand="0" w:noVBand="1"/>
      </w:tblPr>
      <w:tblGrid>
        <w:gridCol w:w="689"/>
        <w:gridCol w:w="1210"/>
        <w:gridCol w:w="1036"/>
      </w:tblGrid>
      <w:tr w:rsidR="0035139C" w14:paraId="2596C5B8" w14:textId="77777777" w:rsidTr="0031186C">
        <w:trPr>
          <w:trHeight w:val="396"/>
          <w:jc w:val="center"/>
        </w:trPr>
        <w:tc>
          <w:tcPr>
            <w:tcW w:w="689" w:type="dxa"/>
          </w:tcPr>
          <w:p w14:paraId="658C0EE1" w14:textId="77777777" w:rsidR="0035139C" w:rsidRDefault="0035139C" w:rsidP="00747842"/>
        </w:tc>
        <w:tc>
          <w:tcPr>
            <w:tcW w:w="1210" w:type="dxa"/>
          </w:tcPr>
          <w:p w14:paraId="4923C759" w14:textId="77777777" w:rsidR="0035139C" w:rsidRDefault="0035139C" w:rsidP="00747842">
            <w:r>
              <w:t>0</w:t>
            </w:r>
          </w:p>
        </w:tc>
        <w:tc>
          <w:tcPr>
            <w:tcW w:w="1036" w:type="dxa"/>
          </w:tcPr>
          <w:p w14:paraId="7CA3739A" w14:textId="77777777" w:rsidR="0035139C" w:rsidRDefault="0035139C" w:rsidP="00747842">
            <w:r>
              <w:t>1</w:t>
            </w:r>
          </w:p>
        </w:tc>
      </w:tr>
      <w:tr w:rsidR="0035139C" w14:paraId="26053765" w14:textId="77777777" w:rsidTr="0031186C">
        <w:trPr>
          <w:trHeight w:val="396"/>
          <w:jc w:val="center"/>
        </w:trPr>
        <w:tc>
          <w:tcPr>
            <w:tcW w:w="689" w:type="dxa"/>
          </w:tcPr>
          <w:p w14:paraId="242BF78A" w14:textId="77777777" w:rsidR="0035139C" w:rsidRDefault="0035139C" w:rsidP="00747842">
            <w:r>
              <w:t>0</w:t>
            </w:r>
          </w:p>
        </w:tc>
        <w:tc>
          <w:tcPr>
            <w:tcW w:w="1210" w:type="dxa"/>
          </w:tcPr>
          <w:p w14:paraId="45C43EDA" w14:textId="77777777" w:rsidR="0035139C" w:rsidRDefault="0035139C" w:rsidP="00747842">
            <w:r>
              <w:t>2010</w:t>
            </w:r>
          </w:p>
        </w:tc>
        <w:tc>
          <w:tcPr>
            <w:tcW w:w="1036" w:type="dxa"/>
          </w:tcPr>
          <w:p w14:paraId="14AC033F" w14:textId="77777777" w:rsidR="0035139C" w:rsidRDefault="0035139C" w:rsidP="00747842">
            <w:r>
              <w:t>67</w:t>
            </w:r>
          </w:p>
        </w:tc>
      </w:tr>
      <w:tr w:rsidR="0035139C" w14:paraId="384F9A11" w14:textId="77777777" w:rsidTr="0031186C">
        <w:trPr>
          <w:trHeight w:val="396"/>
          <w:jc w:val="center"/>
        </w:trPr>
        <w:tc>
          <w:tcPr>
            <w:tcW w:w="689" w:type="dxa"/>
          </w:tcPr>
          <w:p w14:paraId="312AD750" w14:textId="77777777" w:rsidR="0035139C" w:rsidRDefault="0035139C" w:rsidP="00747842">
            <w:r>
              <w:t>1</w:t>
            </w:r>
          </w:p>
        </w:tc>
        <w:tc>
          <w:tcPr>
            <w:tcW w:w="1210" w:type="dxa"/>
          </w:tcPr>
          <w:p w14:paraId="5392E5B0" w14:textId="77777777" w:rsidR="0035139C" w:rsidRDefault="0035139C" w:rsidP="00747842">
            <w:r>
              <w:t>315</w:t>
            </w:r>
          </w:p>
        </w:tc>
        <w:tc>
          <w:tcPr>
            <w:tcW w:w="1036" w:type="dxa"/>
          </w:tcPr>
          <w:p w14:paraId="458271AB" w14:textId="77777777" w:rsidR="0035139C" w:rsidRDefault="0035139C" w:rsidP="00747842">
            <w:r>
              <w:t>270</w:t>
            </w:r>
          </w:p>
        </w:tc>
      </w:tr>
    </w:tbl>
    <w:p w14:paraId="2EA40622" w14:textId="77777777" w:rsidR="0035139C" w:rsidRDefault="0035139C" w:rsidP="00BA3FA4">
      <w:pPr>
        <w:pStyle w:val="HTMLPreformatted"/>
        <w:shd w:val="clear" w:color="auto" w:fill="FFFFFF"/>
        <w:wordWrap w:val="0"/>
        <w:textAlignment w:val="baseline"/>
        <w:rPr>
          <w:color w:val="000000"/>
          <w:sz w:val="21"/>
          <w:szCs w:val="21"/>
        </w:rPr>
      </w:pPr>
    </w:p>
    <w:p w14:paraId="112F2C87" w14:textId="77777777" w:rsidR="0035139C" w:rsidRDefault="0035139C" w:rsidP="00BA3FA4">
      <w:pPr>
        <w:pStyle w:val="HTMLPreformatted"/>
        <w:shd w:val="clear" w:color="auto" w:fill="FFFFFF"/>
        <w:wordWrap w:val="0"/>
        <w:textAlignment w:val="baseline"/>
        <w:rPr>
          <w:color w:val="000000"/>
          <w:sz w:val="21"/>
          <w:szCs w:val="21"/>
        </w:rPr>
      </w:pPr>
    </w:p>
    <w:p w14:paraId="0077B067" w14:textId="0ED92809" w:rsidR="0035139C" w:rsidRPr="0031186C" w:rsidRDefault="0031186C" w:rsidP="0031186C">
      <w:pPr>
        <w:pStyle w:val="Caption"/>
        <w:jc w:val="center"/>
      </w:pPr>
      <w:r>
        <w:t xml:space="preserve">Table </w:t>
      </w:r>
      <w:r>
        <w:fldChar w:fldCharType="begin"/>
      </w:r>
      <w:r>
        <w:instrText>SEQ Table \* ARABIC</w:instrText>
      </w:r>
      <w:r>
        <w:fldChar w:fldCharType="separate"/>
      </w:r>
      <w:r w:rsidR="007211A4">
        <w:rPr>
          <w:noProof/>
        </w:rPr>
        <w:t>6</w:t>
      </w:r>
      <w:r>
        <w:fldChar w:fldCharType="end"/>
      </w:r>
      <w:r>
        <w:t xml:space="preserve"> Classification report (</w:t>
      </w:r>
      <w:r w:rsidRPr="0031186C">
        <w:t>RandomForestGini)</w:t>
      </w:r>
    </w:p>
    <w:tbl>
      <w:tblPr>
        <w:tblW w:w="5509" w:type="dxa"/>
        <w:jc w:val="center"/>
        <w:tblLook w:val="04A0" w:firstRow="1" w:lastRow="0" w:firstColumn="1" w:lastColumn="0" w:noHBand="0" w:noVBand="1"/>
      </w:tblPr>
      <w:tblGrid>
        <w:gridCol w:w="1606"/>
        <w:gridCol w:w="1023"/>
        <w:gridCol w:w="960"/>
        <w:gridCol w:w="960"/>
        <w:gridCol w:w="960"/>
      </w:tblGrid>
      <w:tr w:rsidR="0035139C" w:rsidRPr="0035139C" w14:paraId="0CB3B023" w14:textId="77777777" w:rsidTr="00BA3709">
        <w:trPr>
          <w:trHeight w:val="288"/>
          <w:jc w:val="center"/>
        </w:trPr>
        <w:tc>
          <w:tcPr>
            <w:tcW w:w="16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55735" w14:textId="77777777" w:rsidR="0035139C" w:rsidRPr="0035139C" w:rsidRDefault="0035139C" w:rsidP="00BA3709">
            <w:r w:rsidRPr="0035139C">
              <w:t> </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17EF6EB6" w14:textId="77777777" w:rsidR="0035139C" w:rsidRPr="0035139C" w:rsidRDefault="0035139C" w:rsidP="00BA3709">
            <w:r w:rsidRPr="0035139C">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7709AB" w14:textId="77777777" w:rsidR="0035139C" w:rsidRPr="0035139C" w:rsidRDefault="0035139C" w:rsidP="00BA3709">
            <w:r w:rsidRPr="0035139C">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BABEE3" w14:textId="77777777" w:rsidR="0035139C" w:rsidRPr="0035139C" w:rsidRDefault="0035139C" w:rsidP="00BA3709">
            <w:r w:rsidRPr="0035139C">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39D52A" w14:textId="77777777" w:rsidR="0035139C" w:rsidRPr="0035139C" w:rsidRDefault="0035139C" w:rsidP="00BA3709">
            <w:r w:rsidRPr="0035139C">
              <w:t>support</w:t>
            </w:r>
          </w:p>
        </w:tc>
      </w:tr>
      <w:tr w:rsidR="0035139C" w:rsidRPr="0035139C" w14:paraId="15C58757" w14:textId="77777777" w:rsidTr="00BA3709">
        <w:trPr>
          <w:trHeight w:val="288"/>
          <w:jc w:val="center"/>
        </w:trPr>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6478D633" w14:textId="77777777" w:rsidR="0035139C" w:rsidRPr="0035139C" w:rsidRDefault="0035139C" w:rsidP="00BA3709">
            <w:r w:rsidRPr="0035139C">
              <w:t>0</w:t>
            </w:r>
          </w:p>
        </w:tc>
        <w:tc>
          <w:tcPr>
            <w:tcW w:w="1023" w:type="dxa"/>
            <w:tcBorders>
              <w:top w:val="nil"/>
              <w:left w:val="nil"/>
              <w:bottom w:val="single" w:sz="4" w:space="0" w:color="auto"/>
              <w:right w:val="single" w:sz="4" w:space="0" w:color="auto"/>
            </w:tcBorders>
            <w:shd w:val="clear" w:color="auto" w:fill="auto"/>
            <w:noWrap/>
            <w:vAlign w:val="bottom"/>
            <w:hideMark/>
          </w:tcPr>
          <w:p w14:paraId="0ABE582B" w14:textId="77777777" w:rsidR="0035139C" w:rsidRPr="0035139C" w:rsidRDefault="0035139C" w:rsidP="00BA3709">
            <w:r w:rsidRPr="0035139C">
              <w:t>0.86</w:t>
            </w:r>
          </w:p>
        </w:tc>
        <w:tc>
          <w:tcPr>
            <w:tcW w:w="960" w:type="dxa"/>
            <w:tcBorders>
              <w:top w:val="nil"/>
              <w:left w:val="nil"/>
              <w:bottom w:val="single" w:sz="4" w:space="0" w:color="auto"/>
              <w:right w:val="single" w:sz="4" w:space="0" w:color="auto"/>
            </w:tcBorders>
            <w:shd w:val="clear" w:color="auto" w:fill="auto"/>
            <w:noWrap/>
            <w:vAlign w:val="bottom"/>
            <w:hideMark/>
          </w:tcPr>
          <w:p w14:paraId="434923D7" w14:textId="77777777" w:rsidR="0035139C" w:rsidRPr="0035139C" w:rsidRDefault="0035139C" w:rsidP="00BA3709">
            <w:r w:rsidRPr="0035139C">
              <w:t>0.97</w:t>
            </w:r>
          </w:p>
        </w:tc>
        <w:tc>
          <w:tcPr>
            <w:tcW w:w="960" w:type="dxa"/>
            <w:tcBorders>
              <w:top w:val="nil"/>
              <w:left w:val="nil"/>
              <w:bottom w:val="single" w:sz="4" w:space="0" w:color="auto"/>
              <w:right w:val="single" w:sz="4" w:space="0" w:color="auto"/>
            </w:tcBorders>
            <w:shd w:val="clear" w:color="auto" w:fill="auto"/>
            <w:noWrap/>
            <w:vAlign w:val="bottom"/>
            <w:hideMark/>
          </w:tcPr>
          <w:p w14:paraId="67F0CE1D" w14:textId="77777777" w:rsidR="0035139C" w:rsidRPr="0035139C" w:rsidRDefault="0035139C" w:rsidP="00BA3709">
            <w:r w:rsidRPr="0035139C">
              <w:t>0.91</w:t>
            </w:r>
          </w:p>
        </w:tc>
        <w:tc>
          <w:tcPr>
            <w:tcW w:w="960" w:type="dxa"/>
            <w:tcBorders>
              <w:top w:val="nil"/>
              <w:left w:val="nil"/>
              <w:bottom w:val="single" w:sz="4" w:space="0" w:color="auto"/>
              <w:right w:val="single" w:sz="4" w:space="0" w:color="auto"/>
            </w:tcBorders>
            <w:shd w:val="clear" w:color="auto" w:fill="auto"/>
            <w:noWrap/>
            <w:vAlign w:val="bottom"/>
            <w:hideMark/>
          </w:tcPr>
          <w:p w14:paraId="1C2014AA" w14:textId="77777777" w:rsidR="0035139C" w:rsidRPr="0035139C" w:rsidRDefault="0035139C" w:rsidP="00BA3709">
            <w:r w:rsidRPr="0035139C">
              <w:t>2077</w:t>
            </w:r>
          </w:p>
        </w:tc>
      </w:tr>
      <w:tr w:rsidR="0035139C" w:rsidRPr="0035139C" w14:paraId="1F7A8E6F" w14:textId="77777777" w:rsidTr="00BA3709">
        <w:trPr>
          <w:trHeight w:val="288"/>
          <w:jc w:val="center"/>
        </w:trPr>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55E5D651" w14:textId="77777777" w:rsidR="0035139C" w:rsidRPr="0035139C" w:rsidRDefault="0035139C" w:rsidP="00BA3709">
            <w:r w:rsidRPr="0035139C">
              <w:t>1</w:t>
            </w:r>
          </w:p>
        </w:tc>
        <w:tc>
          <w:tcPr>
            <w:tcW w:w="1023" w:type="dxa"/>
            <w:tcBorders>
              <w:top w:val="nil"/>
              <w:left w:val="nil"/>
              <w:bottom w:val="single" w:sz="4" w:space="0" w:color="auto"/>
              <w:right w:val="single" w:sz="4" w:space="0" w:color="auto"/>
            </w:tcBorders>
            <w:shd w:val="clear" w:color="auto" w:fill="auto"/>
            <w:noWrap/>
            <w:vAlign w:val="bottom"/>
            <w:hideMark/>
          </w:tcPr>
          <w:p w14:paraId="6D5BC6BA" w14:textId="77777777" w:rsidR="0035139C" w:rsidRPr="0035139C" w:rsidRDefault="0035139C" w:rsidP="00BA3709">
            <w:r w:rsidRPr="0035139C">
              <w:t>0.8</w:t>
            </w:r>
          </w:p>
        </w:tc>
        <w:tc>
          <w:tcPr>
            <w:tcW w:w="960" w:type="dxa"/>
            <w:tcBorders>
              <w:top w:val="nil"/>
              <w:left w:val="nil"/>
              <w:bottom w:val="single" w:sz="4" w:space="0" w:color="auto"/>
              <w:right w:val="single" w:sz="4" w:space="0" w:color="auto"/>
            </w:tcBorders>
            <w:shd w:val="clear" w:color="auto" w:fill="auto"/>
            <w:noWrap/>
            <w:vAlign w:val="bottom"/>
            <w:hideMark/>
          </w:tcPr>
          <w:p w14:paraId="74E3BD96" w14:textId="77777777" w:rsidR="0035139C" w:rsidRPr="0035139C" w:rsidRDefault="0035139C" w:rsidP="00BA3709">
            <w:r w:rsidRPr="0035139C">
              <w:t>0.46</w:t>
            </w:r>
          </w:p>
        </w:tc>
        <w:tc>
          <w:tcPr>
            <w:tcW w:w="960" w:type="dxa"/>
            <w:tcBorders>
              <w:top w:val="nil"/>
              <w:left w:val="nil"/>
              <w:bottom w:val="single" w:sz="4" w:space="0" w:color="auto"/>
              <w:right w:val="single" w:sz="4" w:space="0" w:color="auto"/>
            </w:tcBorders>
            <w:shd w:val="clear" w:color="auto" w:fill="auto"/>
            <w:noWrap/>
            <w:vAlign w:val="bottom"/>
            <w:hideMark/>
          </w:tcPr>
          <w:p w14:paraId="5FED129C" w14:textId="77777777" w:rsidR="0035139C" w:rsidRPr="0035139C" w:rsidRDefault="0035139C" w:rsidP="00BA3709">
            <w:r w:rsidRPr="0035139C">
              <w:t>0.59</w:t>
            </w:r>
          </w:p>
        </w:tc>
        <w:tc>
          <w:tcPr>
            <w:tcW w:w="960" w:type="dxa"/>
            <w:tcBorders>
              <w:top w:val="nil"/>
              <w:left w:val="nil"/>
              <w:bottom w:val="single" w:sz="4" w:space="0" w:color="auto"/>
              <w:right w:val="single" w:sz="4" w:space="0" w:color="auto"/>
            </w:tcBorders>
            <w:shd w:val="clear" w:color="auto" w:fill="auto"/>
            <w:noWrap/>
            <w:vAlign w:val="bottom"/>
            <w:hideMark/>
          </w:tcPr>
          <w:p w14:paraId="24EFD2E6" w14:textId="77777777" w:rsidR="0035139C" w:rsidRPr="0035139C" w:rsidRDefault="0035139C" w:rsidP="00BA3709">
            <w:r w:rsidRPr="0035139C">
              <w:t>585</w:t>
            </w:r>
          </w:p>
        </w:tc>
      </w:tr>
      <w:tr w:rsidR="0035139C" w:rsidRPr="0035139C" w14:paraId="55C7D447" w14:textId="77777777" w:rsidTr="00BA3709">
        <w:trPr>
          <w:trHeight w:val="288"/>
          <w:jc w:val="center"/>
        </w:trPr>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3BB6F9BD" w14:textId="77777777" w:rsidR="0035139C" w:rsidRPr="0035139C" w:rsidRDefault="0035139C" w:rsidP="00BA3709">
            <w:r w:rsidRPr="0035139C">
              <w:t>accuracy</w:t>
            </w:r>
          </w:p>
        </w:tc>
        <w:tc>
          <w:tcPr>
            <w:tcW w:w="1023" w:type="dxa"/>
            <w:tcBorders>
              <w:top w:val="nil"/>
              <w:left w:val="nil"/>
              <w:bottom w:val="single" w:sz="4" w:space="0" w:color="auto"/>
              <w:right w:val="single" w:sz="4" w:space="0" w:color="auto"/>
            </w:tcBorders>
            <w:shd w:val="clear" w:color="auto" w:fill="auto"/>
            <w:noWrap/>
            <w:vAlign w:val="bottom"/>
            <w:hideMark/>
          </w:tcPr>
          <w:p w14:paraId="75979116" w14:textId="77777777" w:rsidR="0035139C" w:rsidRPr="0035139C" w:rsidRDefault="0035139C" w:rsidP="00BA3709">
            <w:r w:rsidRPr="0035139C">
              <w:t> </w:t>
            </w:r>
          </w:p>
        </w:tc>
        <w:tc>
          <w:tcPr>
            <w:tcW w:w="960" w:type="dxa"/>
            <w:tcBorders>
              <w:top w:val="nil"/>
              <w:left w:val="nil"/>
              <w:bottom w:val="single" w:sz="4" w:space="0" w:color="auto"/>
              <w:right w:val="single" w:sz="4" w:space="0" w:color="auto"/>
            </w:tcBorders>
            <w:shd w:val="clear" w:color="auto" w:fill="auto"/>
            <w:noWrap/>
            <w:vAlign w:val="bottom"/>
            <w:hideMark/>
          </w:tcPr>
          <w:p w14:paraId="52A5F97E" w14:textId="77777777" w:rsidR="0035139C" w:rsidRPr="0035139C" w:rsidRDefault="0035139C" w:rsidP="00BA3709">
            <w:r w:rsidRPr="0035139C">
              <w:t> </w:t>
            </w:r>
          </w:p>
        </w:tc>
        <w:tc>
          <w:tcPr>
            <w:tcW w:w="960" w:type="dxa"/>
            <w:tcBorders>
              <w:top w:val="nil"/>
              <w:left w:val="nil"/>
              <w:bottom w:val="single" w:sz="4" w:space="0" w:color="auto"/>
              <w:right w:val="single" w:sz="4" w:space="0" w:color="auto"/>
            </w:tcBorders>
            <w:shd w:val="clear" w:color="auto" w:fill="auto"/>
            <w:noWrap/>
            <w:vAlign w:val="bottom"/>
            <w:hideMark/>
          </w:tcPr>
          <w:p w14:paraId="44614465" w14:textId="77777777" w:rsidR="0035139C" w:rsidRPr="0035139C" w:rsidRDefault="0035139C" w:rsidP="00BA3709">
            <w:pPr>
              <w:jc w:val="right"/>
            </w:pPr>
            <w:r w:rsidRPr="0035139C">
              <w:t>0.86</w:t>
            </w:r>
          </w:p>
        </w:tc>
        <w:tc>
          <w:tcPr>
            <w:tcW w:w="960" w:type="dxa"/>
            <w:tcBorders>
              <w:top w:val="nil"/>
              <w:left w:val="nil"/>
              <w:bottom w:val="single" w:sz="4" w:space="0" w:color="auto"/>
              <w:right w:val="single" w:sz="4" w:space="0" w:color="auto"/>
            </w:tcBorders>
            <w:shd w:val="clear" w:color="auto" w:fill="auto"/>
            <w:noWrap/>
            <w:vAlign w:val="bottom"/>
            <w:hideMark/>
          </w:tcPr>
          <w:p w14:paraId="6289A690" w14:textId="77777777" w:rsidR="0035139C" w:rsidRPr="0035139C" w:rsidRDefault="0035139C" w:rsidP="00BA3709">
            <w:pPr>
              <w:jc w:val="right"/>
            </w:pPr>
            <w:r w:rsidRPr="0035139C">
              <w:t>2662</w:t>
            </w:r>
          </w:p>
        </w:tc>
      </w:tr>
      <w:tr w:rsidR="0035139C" w:rsidRPr="0035139C" w14:paraId="6B2383E1" w14:textId="77777777" w:rsidTr="00BA3709">
        <w:trPr>
          <w:trHeight w:val="288"/>
          <w:jc w:val="center"/>
        </w:trPr>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6E278C32" w14:textId="77777777" w:rsidR="0035139C" w:rsidRPr="0035139C" w:rsidRDefault="0035139C" w:rsidP="00BA3709">
            <w:r w:rsidRPr="0035139C">
              <w:t>macro-avg</w:t>
            </w:r>
          </w:p>
        </w:tc>
        <w:tc>
          <w:tcPr>
            <w:tcW w:w="1023" w:type="dxa"/>
            <w:tcBorders>
              <w:top w:val="nil"/>
              <w:left w:val="nil"/>
              <w:bottom w:val="single" w:sz="4" w:space="0" w:color="auto"/>
              <w:right w:val="single" w:sz="4" w:space="0" w:color="auto"/>
            </w:tcBorders>
            <w:shd w:val="clear" w:color="auto" w:fill="auto"/>
            <w:noWrap/>
            <w:vAlign w:val="bottom"/>
            <w:hideMark/>
          </w:tcPr>
          <w:p w14:paraId="7E3A4349" w14:textId="77777777" w:rsidR="0035139C" w:rsidRPr="0035139C" w:rsidRDefault="0035139C" w:rsidP="00BA3709">
            <w:pPr>
              <w:jc w:val="right"/>
            </w:pPr>
            <w:r w:rsidRPr="0035139C">
              <w:t>0.83</w:t>
            </w:r>
          </w:p>
        </w:tc>
        <w:tc>
          <w:tcPr>
            <w:tcW w:w="960" w:type="dxa"/>
            <w:tcBorders>
              <w:top w:val="nil"/>
              <w:left w:val="nil"/>
              <w:bottom w:val="single" w:sz="4" w:space="0" w:color="auto"/>
              <w:right w:val="single" w:sz="4" w:space="0" w:color="auto"/>
            </w:tcBorders>
            <w:shd w:val="clear" w:color="auto" w:fill="auto"/>
            <w:noWrap/>
            <w:vAlign w:val="bottom"/>
            <w:hideMark/>
          </w:tcPr>
          <w:p w14:paraId="1C3441BB" w14:textId="77777777" w:rsidR="0035139C" w:rsidRPr="0035139C" w:rsidRDefault="0035139C" w:rsidP="00BA3709">
            <w:pPr>
              <w:jc w:val="right"/>
            </w:pPr>
            <w:r w:rsidRPr="0035139C">
              <w:t>0.71</w:t>
            </w:r>
          </w:p>
        </w:tc>
        <w:tc>
          <w:tcPr>
            <w:tcW w:w="960" w:type="dxa"/>
            <w:tcBorders>
              <w:top w:val="nil"/>
              <w:left w:val="nil"/>
              <w:bottom w:val="single" w:sz="4" w:space="0" w:color="auto"/>
              <w:right w:val="single" w:sz="4" w:space="0" w:color="auto"/>
            </w:tcBorders>
            <w:shd w:val="clear" w:color="auto" w:fill="auto"/>
            <w:noWrap/>
            <w:vAlign w:val="bottom"/>
            <w:hideMark/>
          </w:tcPr>
          <w:p w14:paraId="1BCA604D" w14:textId="77777777" w:rsidR="0035139C" w:rsidRPr="0035139C" w:rsidRDefault="0035139C" w:rsidP="00BA3709">
            <w:pPr>
              <w:jc w:val="right"/>
            </w:pPr>
            <w:r w:rsidRPr="0035139C">
              <w:t>0.75</w:t>
            </w:r>
          </w:p>
        </w:tc>
        <w:tc>
          <w:tcPr>
            <w:tcW w:w="960" w:type="dxa"/>
            <w:tcBorders>
              <w:top w:val="nil"/>
              <w:left w:val="nil"/>
              <w:bottom w:val="single" w:sz="4" w:space="0" w:color="auto"/>
              <w:right w:val="single" w:sz="4" w:space="0" w:color="auto"/>
            </w:tcBorders>
            <w:shd w:val="clear" w:color="auto" w:fill="auto"/>
            <w:noWrap/>
            <w:vAlign w:val="bottom"/>
            <w:hideMark/>
          </w:tcPr>
          <w:p w14:paraId="3DDD3ABF" w14:textId="77777777" w:rsidR="0035139C" w:rsidRPr="0035139C" w:rsidRDefault="0035139C" w:rsidP="00BA3709">
            <w:pPr>
              <w:jc w:val="right"/>
            </w:pPr>
            <w:r w:rsidRPr="0035139C">
              <w:t>2662</w:t>
            </w:r>
          </w:p>
        </w:tc>
      </w:tr>
      <w:tr w:rsidR="0035139C" w:rsidRPr="0035139C" w14:paraId="4F28058E" w14:textId="77777777" w:rsidTr="00BA3709">
        <w:trPr>
          <w:trHeight w:val="288"/>
          <w:jc w:val="center"/>
        </w:trPr>
        <w:tc>
          <w:tcPr>
            <w:tcW w:w="1606" w:type="dxa"/>
            <w:tcBorders>
              <w:top w:val="nil"/>
              <w:left w:val="single" w:sz="4" w:space="0" w:color="auto"/>
              <w:bottom w:val="single" w:sz="4" w:space="0" w:color="auto"/>
              <w:right w:val="single" w:sz="4" w:space="0" w:color="auto"/>
            </w:tcBorders>
            <w:shd w:val="clear" w:color="auto" w:fill="auto"/>
            <w:noWrap/>
            <w:vAlign w:val="bottom"/>
            <w:hideMark/>
          </w:tcPr>
          <w:p w14:paraId="4C874E6A" w14:textId="77777777" w:rsidR="0035139C" w:rsidRPr="0035139C" w:rsidRDefault="0035139C" w:rsidP="00BA3709">
            <w:r w:rsidRPr="0035139C">
              <w:t>weighted-avg</w:t>
            </w:r>
          </w:p>
        </w:tc>
        <w:tc>
          <w:tcPr>
            <w:tcW w:w="1023" w:type="dxa"/>
            <w:tcBorders>
              <w:top w:val="nil"/>
              <w:left w:val="nil"/>
              <w:bottom w:val="single" w:sz="4" w:space="0" w:color="auto"/>
              <w:right w:val="single" w:sz="4" w:space="0" w:color="auto"/>
            </w:tcBorders>
            <w:shd w:val="clear" w:color="auto" w:fill="auto"/>
            <w:noWrap/>
            <w:vAlign w:val="bottom"/>
            <w:hideMark/>
          </w:tcPr>
          <w:p w14:paraId="7DD82620" w14:textId="77777777" w:rsidR="0035139C" w:rsidRPr="0035139C" w:rsidRDefault="0035139C" w:rsidP="00BA3709">
            <w:pPr>
              <w:jc w:val="right"/>
            </w:pPr>
            <w:r w:rsidRPr="0035139C">
              <w:t>0.85</w:t>
            </w:r>
          </w:p>
        </w:tc>
        <w:tc>
          <w:tcPr>
            <w:tcW w:w="960" w:type="dxa"/>
            <w:tcBorders>
              <w:top w:val="nil"/>
              <w:left w:val="nil"/>
              <w:bottom w:val="single" w:sz="4" w:space="0" w:color="auto"/>
              <w:right w:val="single" w:sz="4" w:space="0" w:color="auto"/>
            </w:tcBorders>
            <w:shd w:val="clear" w:color="auto" w:fill="auto"/>
            <w:noWrap/>
            <w:vAlign w:val="bottom"/>
            <w:hideMark/>
          </w:tcPr>
          <w:p w14:paraId="683B8FDC" w14:textId="77777777" w:rsidR="0035139C" w:rsidRPr="0035139C" w:rsidRDefault="0035139C" w:rsidP="00BA3709">
            <w:pPr>
              <w:jc w:val="right"/>
            </w:pPr>
            <w:r w:rsidRPr="0035139C">
              <w:t>0.86</w:t>
            </w:r>
          </w:p>
        </w:tc>
        <w:tc>
          <w:tcPr>
            <w:tcW w:w="960" w:type="dxa"/>
            <w:tcBorders>
              <w:top w:val="nil"/>
              <w:left w:val="nil"/>
              <w:bottom w:val="single" w:sz="4" w:space="0" w:color="auto"/>
              <w:right w:val="single" w:sz="4" w:space="0" w:color="auto"/>
            </w:tcBorders>
            <w:shd w:val="clear" w:color="auto" w:fill="auto"/>
            <w:noWrap/>
            <w:vAlign w:val="bottom"/>
            <w:hideMark/>
          </w:tcPr>
          <w:p w14:paraId="500ADD09" w14:textId="77777777" w:rsidR="0035139C" w:rsidRPr="0035139C" w:rsidRDefault="0035139C" w:rsidP="00BA3709">
            <w:pPr>
              <w:jc w:val="right"/>
            </w:pPr>
            <w:r w:rsidRPr="0035139C">
              <w:t>0.84</w:t>
            </w:r>
          </w:p>
        </w:tc>
        <w:tc>
          <w:tcPr>
            <w:tcW w:w="960" w:type="dxa"/>
            <w:tcBorders>
              <w:top w:val="nil"/>
              <w:left w:val="nil"/>
              <w:bottom w:val="single" w:sz="4" w:space="0" w:color="auto"/>
              <w:right w:val="single" w:sz="4" w:space="0" w:color="auto"/>
            </w:tcBorders>
            <w:shd w:val="clear" w:color="auto" w:fill="auto"/>
            <w:noWrap/>
            <w:vAlign w:val="bottom"/>
            <w:hideMark/>
          </w:tcPr>
          <w:p w14:paraId="4BCE949C" w14:textId="77777777" w:rsidR="0035139C" w:rsidRPr="0035139C" w:rsidRDefault="0035139C" w:rsidP="00BA3709">
            <w:pPr>
              <w:jc w:val="right"/>
            </w:pPr>
            <w:r w:rsidRPr="0035139C">
              <w:t>2662</w:t>
            </w:r>
          </w:p>
        </w:tc>
      </w:tr>
    </w:tbl>
    <w:p w14:paraId="14F6C5E9" w14:textId="77777777" w:rsidR="0035139C" w:rsidRDefault="0035139C" w:rsidP="00BA3FA4">
      <w:pPr>
        <w:pStyle w:val="HTMLPreformatted"/>
        <w:shd w:val="clear" w:color="auto" w:fill="FFFFFF"/>
        <w:wordWrap w:val="0"/>
        <w:textAlignment w:val="baseline"/>
        <w:rPr>
          <w:color w:val="000000"/>
          <w:sz w:val="21"/>
          <w:szCs w:val="21"/>
        </w:rPr>
      </w:pPr>
    </w:p>
    <w:p w14:paraId="308D0132" w14:textId="77777777" w:rsidR="0035139C" w:rsidRDefault="0035139C" w:rsidP="00BA3FA4">
      <w:pPr>
        <w:pStyle w:val="HTMLPreformatted"/>
        <w:shd w:val="clear" w:color="auto" w:fill="FFFFFF"/>
        <w:wordWrap w:val="0"/>
        <w:textAlignment w:val="baseline"/>
        <w:rPr>
          <w:color w:val="000000"/>
          <w:sz w:val="21"/>
          <w:szCs w:val="21"/>
        </w:rPr>
      </w:pPr>
    </w:p>
    <w:p w14:paraId="6ED10F13" w14:textId="77777777" w:rsidR="0035139C" w:rsidRDefault="0035139C" w:rsidP="00BA3FA4">
      <w:pPr>
        <w:pStyle w:val="HTMLPreformatted"/>
        <w:shd w:val="clear" w:color="auto" w:fill="FFFFFF"/>
        <w:wordWrap w:val="0"/>
        <w:textAlignment w:val="baseline"/>
        <w:rPr>
          <w:color w:val="000000"/>
          <w:sz w:val="21"/>
          <w:szCs w:val="21"/>
        </w:rPr>
      </w:pPr>
    </w:p>
    <w:p w14:paraId="2E8A53C7" w14:textId="77777777" w:rsidR="0035139C" w:rsidRDefault="0035139C" w:rsidP="00BA3FA4">
      <w:pPr>
        <w:pStyle w:val="HTMLPreformatted"/>
        <w:shd w:val="clear" w:color="auto" w:fill="FFFFFF"/>
        <w:wordWrap w:val="0"/>
        <w:textAlignment w:val="baseline"/>
        <w:rPr>
          <w:color w:val="000000"/>
          <w:sz w:val="21"/>
          <w:szCs w:val="21"/>
        </w:rPr>
      </w:pPr>
    </w:p>
    <w:tbl>
      <w:tblPr>
        <w:tblStyle w:val="TableGrid"/>
        <w:tblW w:w="9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06"/>
      </w:tblGrid>
      <w:tr w:rsidR="0028022D" w14:paraId="2A97E9D6" w14:textId="77777777" w:rsidTr="0035139C">
        <w:tc>
          <w:tcPr>
            <w:tcW w:w="4806" w:type="dxa"/>
          </w:tcPr>
          <w:p w14:paraId="7986FF6E" w14:textId="77777777" w:rsidR="0028022D" w:rsidRDefault="0028022D" w:rsidP="00504A1B">
            <w:pPr>
              <w:jc w:val="center"/>
            </w:pPr>
            <w:r>
              <w:rPr>
                <w:noProof/>
              </w:rPr>
              <w:drawing>
                <wp:inline distT="0" distB="0" distL="0" distR="0" wp14:anchorId="20F27708" wp14:editId="71EB1CFB">
                  <wp:extent cx="2906208" cy="1828800"/>
                  <wp:effectExtent l="0" t="0" r="8890" b="0"/>
                  <wp:docPr id="84464294" name="Picture 84464294"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4294" name="Picture 13" descr="A graph with text overla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c>
          <w:tcPr>
            <w:tcW w:w="4806" w:type="dxa"/>
          </w:tcPr>
          <w:p w14:paraId="4B021978" w14:textId="77777777" w:rsidR="0028022D" w:rsidRDefault="0028022D" w:rsidP="00504A1B">
            <w:pPr>
              <w:jc w:val="center"/>
            </w:pPr>
            <w:r>
              <w:rPr>
                <w:noProof/>
              </w:rPr>
              <w:drawing>
                <wp:inline distT="0" distB="0" distL="0" distR="0" wp14:anchorId="2D660626" wp14:editId="22C16FCF">
                  <wp:extent cx="2906208" cy="1828800"/>
                  <wp:effectExtent l="0" t="0" r="8890" b="0"/>
                  <wp:docPr id="62281348" name="Picture 62281348"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1348" name="Picture 14" descr="A graph with text overlay&#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r>
    </w:tbl>
    <w:p w14:paraId="06D82690" w14:textId="2439EA2A" w:rsidR="00014E3A" w:rsidRDefault="0031186C" w:rsidP="00504A1B">
      <w:pPr>
        <w:pStyle w:val="Caption"/>
        <w:jc w:val="center"/>
      </w:pPr>
      <w:r>
        <w:t xml:space="preserve">Figure </w:t>
      </w:r>
      <w:r>
        <w:fldChar w:fldCharType="begin"/>
      </w:r>
      <w:r>
        <w:instrText>SEQ Figure \* ARABIC</w:instrText>
      </w:r>
      <w:r>
        <w:fldChar w:fldCharType="separate"/>
      </w:r>
      <w:r>
        <w:rPr>
          <w:noProof/>
        </w:rPr>
        <w:t>4</w:t>
      </w:r>
      <w:r>
        <w:fldChar w:fldCharType="end"/>
      </w:r>
      <w:r>
        <w:t xml:space="preserve"> Feature Importance for </w:t>
      </w:r>
      <w:r w:rsidR="00504A1B">
        <w:t>Predicting</w:t>
      </w:r>
      <w:r>
        <w:t xml:space="preserve"> ADE (</w:t>
      </w:r>
      <w:r w:rsidRPr="0AEE2C1D">
        <w:t>Random Forest Algorithms</w:t>
      </w:r>
      <w:r>
        <w:t>)</w:t>
      </w:r>
    </w:p>
    <w:p w14:paraId="585A75AB" w14:textId="77777777" w:rsidR="00014E3A" w:rsidRPr="00014E3A" w:rsidRDefault="00014E3A" w:rsidP="00014E3A"/>
    <w:p w14:paraId="3F19A3BD" w14:textId="77777777" w:rsidR="00AC7405" w:rsidRPr="00AC7405" w:rsidRDefault="00AC7405" w:rsidP="00AC7405"/>
    <w:p w14:paraId="03A97B05" w14:textId="493DE00D" w:rsidR="00E124F3" w:rsidRDefault="00E124F3" w:rsidP="00E124F3">
      <w:pPr>
        <w:pStyle w:val="Heading3"/>
      </w:pPr>
      <w:bookmarkStart w:id="199" w:name="_Toc1653343907"/>
      <w:r>
        <w:lastRenderedPageBreak/>
        <w:t>4.2.3 Extreme Random Tree Algorithms</w:t>
      </w:r>
      <w:bookmarkEnd w:id="199"/>
    </w:p>
    <w:p w14:paraId="76195418" w14:textId="09B61686" w:rsidR="00781778" w:rsidRPr="00781778" w:rsidRDefault="0031186C" w:rsidP="00504A1B">
      <w:pPr>
        <w:pStyle w:val="Caption"/>
        <w:jc w:val="center"/>
        <w:rPr>
          <w:rFonts w:ascii="Courier New" w:eastAsia="Times New Roman" w:hAnsi="Courier New" w:cs="Courier New"/>
          <w:color w:val="000000"/>
          <w:kern w:val="0"/>
          <w:sz w:val="21"/>
          <w:szCs w:val="21"/>
          <w14:ligatures w14:val="none"/>
        </w:rPr>
      </w:pPr>
      <w:r>
        <w:t xml:space="preserve">Table </w:t>
      </w:r>
      <w:r>
        <w:fldChar w:fldCharType="begin"/>
      </w:r>
      <w:r>
        <w:instrText>SEQ Table \* ARABIC</w:instrText>
      </w:r>
      <w:r>
        <w:fldChar w:fldCharType="separate"/>
      </w:r>
      <w:r w:rsidR="007211A4">
        <w:rPr>
          <w:noProof/>
        </w:rPr>
        <w:t>7</w:t>
      </w:r>
      <w:r>
        <w:fldChar w:fldCharType="end"/>
      </w:r>
      <w:r>
        <w:t xml:space="preserve"> Confusion matrix (</w:t>
      </w:r>
      <w:r w:rsidR="00781778" w:rsidRPr="0031186C">
        <w:t>ExtraTreesGini</w:t>
      </w:r>
      <w:r w:rsidRPr="0031186C">
        <w:t>)</w:t>
      </w:r>
    </w:p>
    <w:tbl>
      <w:tblPr>
        <w:tblStyle w:val="TableGrid"/>
        <w:tblW w:w="3207" w:type="dxa"/>
        <w:jc w:val="center"/>
        <w:tblLook w:val="04A0" w:firstRow="1" w:lastRow="0" w:firstColumn="1" w:lastColumn="0" w:noHBand="0" w:noVBand="1"/>
      </w:tblPr>
      <w:tblGrid>
        <w:gridCol w:w="756"/>
        <w:gridCol w:w="1314"/>
        <w:gridCol w:w="1137"/>
      </w:tblGrid>
      <w:tr w:rsidR="00781778" w14:paraId="4C79A661" w14:textId="77777777" w:rsidTr="00504A1B">
        <w:trPr>
          <w:trHeight w:val="389"/>
          <w:jc w:val="center"/>
        </w:trPr>
        <w:tc>
          <w:tcPr>
            <w:tcW w:w="756" w:type="dxa"/>
          </w:tcPr>
          <w:p w14:paraId="44BC1012" w14:textId="77777777" w:rsidR="00781778" w:rsidRDefault="00781778" w:rsidP="00504A1B">
            <w:pPr>
              <w:jc w:val="center"/>
            </w:pPr>
          </w:p>
        </w:tc>
        <w:tc>
          <w:tcPr>
            <w:tcW w:w="1314" w:type="dxa"/>
          </w:tcPr>
          <w:p w14:paraId="7DC1619F" w14:textId="77777777" w:rsidR="00781778" w:rsidRDefault="00781778" w:rsidP="00504A1B">
            <w:pPr>
              <w:jc w:val="center"/>
            </w:pPr>
            <w:r>
              <w:t>0</w:t>
            </w:r>
          </w:p>
        </w:tc>
        <w:tc>
          <w:tcPr>
            <w:tcW w:w="1137" w:type="dxa"/>
          </w:tcPr>
          <w:p w14:paraId="7ECAFDDB" w14:textId="77777777" w:rsidR="00781778" w:rsidRDefault="00781778" w:rsidP="00504A1B">
            <w:pPr>
              <w:jc w:val="center"/>
            </w:pPr>
            <w:r>
              <w:t>1</w:t>
            </w:r>
          </w:p>
        </w:tc>
      </w:tr>
      <w:tr w:rsidR="00781778" w14:paraId="0427787A" w14:textId="77777777" w:rsidTr="00504A1B">
        <w:trPr>
          <w:trHeight w:val="389"/>
          <w:jc w:val="center"/>
        </w:trPr>
        <w:tc>
          <w:tcPr>
            <w:tcW w:w="756" w:type="dxa"/>
          </w:tcPr>
          <w:p w14:paraId="71F0BFC3" w14:textId="77777777" w:rsidR="00781778" w:rsidRDefault="00781778" w:rsidP="00504A1B">
            <w:pPr>
              <w:jc w:val="center"/>
            </w:pPr>
            <w:r>
              <w:t>0</w:t>
            </w:r>
          </w:p>
        </w:tc>
        <w:tc>
          <w:tcPr>
            <w:tcW w:w="1314" w:type="dxa"/>
          </w:tcPr>
          <w:p w14:paraId="3BF98497" w14:textId="77777777" w:rsidR="00781778" w:rsidRDefault="00781778" w:rsidP="00504A1B">
            <w:pPr>
              <w:jc w:val="center"/>
            </w:pPr>
            <w:r>
              <w:t>2011</w:t>
            </w:r>
          </w:p>
        </w:tc>
        <w:tc>
          <w:tcPr>
            <w:tcW w:w="1137" w:type="dxa"/>
          </w:tcPr>
          <w:p w14:paraId="6E606C4B" w14:textId="77777777" w:rsidR="00781778" w:rsidRDefault="00781778" w:rsidP="00504A1B">
            <w:pPr>
              <w:jc w:val="center"/>
            </w:pPr>
            <w:r>
              <w:t>66</w:t>
            </w:r>
          </w:p>
        </w:tc>
      </w:tr>
      <w:tr w:rsidR="00781778" w14:paraId="46BF2B02" w14:textId="77777777" w:rsidTr="00504A1B">
        <w:trPr>
          <w:trHeight w:val="389"/>
          <w:jc w:val="center"/>
        </w:trPr>
        <w:tc>
          <w:tcPr>
            <w:tcW w:w="756" w:type="dxa"/>
          </w:tcPr>
          <w:p w14:paraId="7945A447" w14:textId="77777777" w:rsidR="00781778" w:rsidRDefault="00781778" w:rsidP="00504A1B">
            <w:pPr>
              <w:jc w:val="center"/>
            </w:pPr>
            <w:r>
              <w:t>1</w:t>
            </w:r>
          </w:p>
        </w:tc>
        <w:tc>
          <w:tcPr>
            <w:tcW w:w="1314" w:type="dxa"/>
          </w:tcPr>
          <w:p w14:paraId="7FBC2E53" w14:textId="77777777" w:rsidR="00781778" w:rsidRDefault="00781778" w:rsidP="00504A1B">
            <w:pPr>
              <w:jc w:val="center"/>
            </w:pPr>
            <w:r>
              <w:t>317</w:t>
            </w:r>
          </w:p>
        </w:tc>
        <w:tc>
          <w:tcPr>
            <w:tcW w:w="1137" w:type="dxa"/>
          </w:tcPr>
          <w:p w14:paraId="714A3424" w14:textId="77777777" w:rsidR="00781778" w:rsidRDefault="00781778" w:rsidP="00504A1B">
            <w:pPr>
              <w:jc w:val="center"/>
            </w:pPr>
            <w:r>
              <w:t>268</w:t>
            </w:r>
          </w:p>
        </w:tc>
      </w:tr>
    </w:tbl>
    <w:p w14:paraId="6A3A803C" w14:textId="4AE332B2" w:rsidR="00781778" w:rsidRDefault="0031186C" w:rsidP="00504A1B">
      <w:pPr>
        <w:pStyle w:val="Caption"/>
        <w:jc w:val="center"/>
      </w:pPr>
      <w:r>
        <w:t xml:space="preserve">Table </w:t>
      </w:r>
      <w:r>
        <w:fldChar w:fldCharType="begin"/>
      </w:r>
      <w:r>
        <w:instrText>SEQ Table \* ARABIC</w:instrText>
      </w:r>
      <w:r>
        <w:fldChar w:fldCharType="separate"/>
      </w:r>
      <w:r w:rsidR="007211A4">
        <w:rPr>
          <w:noProof/>
        </w:rPr>
        <w:t>8</w:t>
      </w:r>
      <w:r>
        <w:fldChar w:fldCharType="end"/>
      </w:r>
      <w:r>
        <w:t xml:space="preserve"> Classification report (</w:t>
      </w:r>
      <w:r w:rsidRPr="0031186C">
        <w:t>RandomForestGini)</w:t>
      </w:r>
    </w:p>
    <w:tbl>
      <w:tblPr>
        <w:tblW w:w="5505" w:type="dxa"/>
        <w:jc w:val="center"/>
        <w:tblLook w:val="04A0" w:firstRow="1" w:lastRow="0" w:firstColumn="1" w:lastColumn="0" w:noHBand="0" w:noVBand="1"/>
      </w:tblPr>
      <w:tblGrid>
        <w:gridCol w:w="1524"/>
        <w:gridCol w:w="1133"/>
        <w:gridCol w:w="815"/>
        <w:gridCol w:w="1047"/>
        <w:gridCol w:w="986"/>
      </w:tblGrid>
      <w:tr w:rsidR="00FB35A3" w:rsidRPr="00FB35A3" w14:paraId="67DBCCF7" w14:textId="77777777" w:rsidTr="00BA3709">
        <w:trPr>
          <w:trHeight w:val="288"/>
          <w:jc w:val="center"/>
        </w:trPr>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BEA01" w14:textId="56DBF84F" w:rsidR="00FB35A3" w:rsidRPr="00FB35A3" w:rsidRDefault="00FB35A3" w:rsidP="00BA3709">
            <w:pPr>
              <w:jc w:val="center"/>
            </w:pPr>
          </w:p>
        </w:tc>
        <w:tc>
          <w:tcPr>
            <w:tcW w:w="1133" w:type="dxa"/>
            <w:tcBorders>
              <w:top w:val="single" w:sz="4" w:space="0" w:color="auto"/>
              <w:left w:val="nil"/>
              <w:bottom w:val="single" w:sz="4" w:space="0" w:color="auto"/>
              <w:right w:val="single" w:sz="4" w:space="0" w:color="auto"/>
            </w:tcBorders>
            <w:shd w:val="clear" w:color="auto" w:fill="auto"/>
            <w:noWrap/>
            <w:vAlign w:val="bottom"/>
            <w:hideMark/>
          </w:tcPr>
          <w:p w14:paraId="01DD0833" w14:textId="77777777" w:rsidR="00FB35A3" w:rsidRPr="00FB35A3" w:rsidRDefault="00FB35A3" w:rsidP="00BA3709">
            <w:pPr>
              <w:jc w:val="center"/>
            </w:pPr>
            <w:r w:rsidRPr="00FB35A3">
              <w:t>precision</w:t>
            </w:r>
          </w:p>
        </w:tc>
        <w:tc>
          <w:tcPr>
            <w:tcW w:w="815" w:type="dxa"/>
            <w:tcBorders>
              <w:top w:val="single" w:sz="4" w:space="0" w:color="auto"/>
              <w:left w:val="nil"/>
              <w:bottom w:val="single" w:sz="4" w:space="0" w:color="auto"/>
              <w:right w:val="single" w:sz="4" w:space="0" w:color="auto"/>
            </w:tcBorders>
            <w:shd w:val="clear" w:color="auto" w:fill="auto"/>
            <w:noWrap/>
            <w:vAlign w:val="bottom"/>
            <w:hideMark/>
          </w:tcPr>
          <w:p w14:paraId="17904C38" w14:textId="77777777" w:rsidR="00FB35A3" w:rsidRPr="00FB35A3" w:rsidRDefault="00FB35A3" w:rsidP="00BA3709">
            <w:pPr>
              <w:jc w:val="center"/>
            </w:pPr>
            <w:r w:rsidRPr="00FB35A3">
              <w:t>recall</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15C8C2F6" w14:textId="77777777" w:rsidR="00FB35A3" w:rsidRPr="00FB35A3" w:rsidRDefault="00FB35A3" w:rsidP="00BA3709">
            <w:pPr>
              <w:jc w:val="center"/>
            </w:pPr>
            <w:r w:rsidRPr="00FB35A3">
              <w:t>f1-score</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51EC0DD7" w14:textId="77777777" w:rsidR="00FB35A3" w:rsidRPr="00FB35A3" w:rsidRDefault="00FB35A3" w:rsidP="00BA3709">
            <w:pPr>
              <w:jc w:val="center"/>
            </w:pPr>
            <w:r w:rsidRPr="00FB35A3">
              <w:t>support</w:t>
            </w:r>
          </w:p>
        </w:tc>
      </w:tr>
      <w:tr w:rsidR="00FB35A3" w:rsidRPr="00FB35A3" w14:paraId="165F27F1"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76531417" w14:textId="77777777" w:rsidR="00FB35A3" w:rsidRPr="00FB35A3" w:rsidRDefault="00FB35A3" w:rsidP="00BA3709">
            <w:pPr>
              <w:jc w:val="center"/>
            </w:pPr>
            <w:r w:rsidRPr="00FB35A3">
              <w:t>0</w:t>
            </w:r>
          </w:p>
        </w:tc>
        <w:tc>
          <w:tcPr>
            <w:tcW w:w="1133" w:type="dxa"/>
            <w:tcBorders>
              <w:top w:val="nil"/>
              <w:left w:val="nil"/>
              <w:bottom w:val="single" w:sz="4" w:space="0" w:color="auto"/>
              <w:right w:val="single" w:sz="4" w:space="0" w:color="auto"/>
            </w:tcBorders>
            <w:shd w:val="clear" w:color="auto" w:fill="auto"/>
            <w:noWrap/>
            <w:vAlign w:val="bottom"/>
            <w:hideMark/>
          </w:tcPr>
          <w:p w14:paraId="6C36B9ED" w14:textId="77777777" w:rsidR="00FB35A3" w:rsidRPr="00FB35A3" w:rsidRDefault="00FB35A3" w:rsidP="00BA3709">
            <w:pPr>
              <w:jc w:val="center"/>
            </w:pPr>
            <w:r w:rsidRPr="00FB35A3">
              <w:t>0.86</w:t>
            </w:r>
          </w:p>
        </w:tc>
        <w:tc>
          <w:tcPr>
            <w:tcW w:w="815" w:type="dxa"/>
            <w:tcBorders>
              <w:top w:val="nil"/>
              <w:left w:val="nil"/>
              <w:bottom w:val="single" w:sz="4" w:space="0" w:color="auto"/>
              <w:right w:val="single" w:sz="4" w:space="0" w:color="auto"/>
            </w:tcBorders>
            <w:shd w:val="clear" w:color="auto" w:fill="auto"/>
            <w:noWrap/>
            <w:vAlign w:val="bottom"/>
            <w:hideMark/>
          </w:tcPr>
          <w:p w14:paraId="0A87B7CE" w14:textId="77777777" w:rsidR="00FB35A3" w:rsidRPr="00FB35A3" w:rsidRDefault="00FB35A3" w:rsidP="00BA3709">
            <w:pPr>
              <w:jc w:val="center"/>
            </w:pPr>
            <w:r w:rsidRPr="00FB35A3">
              <w:t>0.97</w:t>
            </w:r>
          </w:p>
        </w:tc>
        <w:tc>
          <w:tcPr>
            <w:tcW w:w="1047" w:type="dxa"/>
            <w:tcBorders>
              <w:top w:val="nil"/>
              <w:left w:val="nil"/>
              <w:bottom w:val="single" w:sz="4" w:space="0" w:color="auto"/>
              <w:right w:val="single" w:sz="4" w:space="0" w:color="auto"/>
            </w:tcBorders>
            <w:shd w:val="clear" w:color="auto" w:fill="auto"/>
            <w:noWrap/>
            <w:vAlign w:val="bottom"/>
            <w:hideMark/>
          </w:tcPr>
          <w:p w14:paraId="13A3134F" w14:textId="77777777" w:rsidR="00FB35A3" w:rsidRPr="00FB35A3" w:rsidRDefault="00FB35A3" w:rsidP="00BA3709">
            <w:pPr>
              <w:jc w:val="center"/>
            </w:pPr>
            <w:r w:rsidRPr="00FB35A3">
              <w:t>0.91</w:t>
            </w:r>
          </w:p>
        </w:tc>
        <w:tc>
          <w:tcPr>
            <w:tcW w:w="986" w:type="dxa"/>
            <w:tcBorders>
              <w:top w:val="nil"/>
              <w:left w:val="nil"/>
              <w:bottom w:val="single" w:sz="4" w:space="0" w:color="auto"/>
              <w:right w:val="single" w:sz="4" w:space="0" w:color="auto"/>
            </w:tcBorders>
            <w:shd w:val="clear" w:color="auto" w:fill="auto"/>
            <w:noWrap/>
            <w:vAlign w:val="bottom"/>
            <w:hideMark/>
          </w:tcPr>
          <w:p w14:paraId="72287D63" w14:textId="77777777" w:rsidR="00FB35A3" w:rsidRPr="00FB35A3" w:rsidRDefault="00FB35A3" w:rsidP="00BA3709">
            <w:pPr>
              <w:jc w:val="center"/>
            </w:pPr>
            <w:r w:rsidRPr="00FB35A3">
              <w:t>2077</w:t>
            </w:r>
          </w:p>
        </w:tc>
      </w:tr>
      <w:tr w:rsidR="00FB35A3" w:rsidRPr="00FB35A3" w14:paraId="110FB679"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5B8C0E75" w14:textId="77777777" w:rsidR="00FB35A3" w:rsidRPr="00FB35A3" w:rsidRDefault="00FB35A3" w:rsidP="00BA3709">
            <w:pPr>
              <w:jc w:val="center"/>
            </w:pPr>
            <w:r w:rsidRPr="00FB35A3">
              <w:t>1</w:t>
            </w:r>
          </w:p>
        </w:tc>
        <w:tc>
          <w:tcPr>
            <w:tcW w:w="1133" w:type="dxa"/>
            <w:tcBorders>
              <w:top w:val="nil"/>
              <w:left w:val="nil"/>
              <w:bottom w:val="single" w:sz="4" w:space="0" w:color="auto"/>
              <w:right w:val="single" w:sz="4" w:space="0" w:color="auto"/>
            </w:tcBorders>
            <w:shd w:val="clear" w:color="auto" w:fill="auto"/>
            <w:noWrap/>
            <w:vAlign w:val="bottom"/>
            <w:hideMark/>
          </w:tcPr>
          <w:p w14:paraId="27138A67" w14:textId="77777777" w:rsidR="00FB35A3" w:rsidRPr="00FB35A3" w:rsidRDefault="00FB35A3" w:rsidP="00BA3709">
            <w:pPr>
              <w:jc w:val="center"/>
            </w:pPr>
            <w:r w:rsidRPr="00FB35A3">
              <w:t>0.8</w:t>
            </w:r>
          </w:p>
        </w:tc>
        <w:tc>
          <w:tcPr>
            <w:tcW w:w="815" w:type="dxa"/>
            <w:tcBorders>
              <w:top w:val="nil"/>
              <w:left w:val="nil"/>
              <w:bottom w:val="single" w:sz="4" w:space="0" w:color="auto"/>
              <w:right w:val="single" w:sz="4" w:space="0" w:color="auto"/>
            </w:tcBorders>
            <w:shd w:val="clear" w:color="auto" w:fill="auto"/>
            <w:noWrap/>
            <w:vAlign w:val="bottom"/>
            <w:hideMark/>
          </w:tcPr>
          <w:p w14:paraId="33B15A79" w14:textId="77777777" w:rsidR="00FB35A3" w:rsidRPr="00FB35A3" w:rsidRDefault="00FB35A3" w:rsidP="00BA3709">
            <w:pPr>
              <w:jc w:val="center"/>
            </w:pPr>
            <w:r w:rsidRPr="00FB35A3">
              <w:t>0.46</w:t>
            </w:r>
          </w:p>
        </w:tc>
        <w:tc>
          <w:tcPr>
            <w:tcW w:w="1047" w:type="dxa"/>
            <w:tcBorders>
              <w:top w:val="nil"/>
              <w:left w:val="nil"/>
              <w:bottom w:val="single" w:sz="4" w:space="0" w:color="auto"/>
              <w:right w:val="single" w:sz="4" w:space="0" w:color="auto"/>
            </w:tcBorders>
            <w:shd w:val="clear" w:color="auto" w:fill="auto"/>
            <w:noWrap/>
            <w:vAlign w:val="bottom"/>
            <w:hideMark/>
          </w:tcPr>
          <w:p w14:paraId="35E8B19E" w14:textId="77777777" w:rsidR="00FB35A3" w:rsidRPr="00FB35A3" w:rsidRDefault="00FB35A3" w:rsidP="00BA3709">
            <w:pPr>
              <w:jc w:val="center"/>
            </w:pPr>
            <w:r w:rsidRPr="00FB35A3">
              <w:t>0.58</w:t>
            </w:r>
          </w:p>
        </w:tc>
        <w:tc>
          <w:tcPr>
            <w:tcW w:w="986" w:type="dxa"/>
            <w:tcBorders>
              <w:top w:val="nil"/>
              <w:left w:val="nil"/>
              <w:bottom w:val="single" w:sz="4" w:space="0" w:color="auto"/>
              <w:right w:val="single" w:sz="4" w:space="0" w:color="auto"/>
            </w:tcBorders>
            <w:shd w:val="clear" w:color="auto" w:fill="auto"/>
            <w:noWrap/>
            <w:vAlign w:val="bottom"/>
            <w:hideMark/>
          </w:tcPr>
          <w:p w14:paraId="3AF2D630" w14:textId="77777777" w:rsidR="00FB35A3" w:rsidRPr="00FB35A3" w:rsidRDefault="00FB35A3" w:rsidP="00BA3709">
            <w:pPr>
              <w:jc w:val="center"/>
            </w:pPr>
            <w:r w:rsidRPr="00FB35A3">
              <w:t>585</w:t>
            </w:r>
          </w:p>
        </w:tc>
      </w:tr>
      <w:tr w:rsidR="00FB35A3" w:rsidRPr="00FB35A3" w14:paraId="2271F96A"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22D7FAED" w14:textId="77777777" w:rsidR="00FB35A3" w:rsidRPr="00FB35A3" w:rsidRDefault="00FB35A3" w:rsidP="00BA3709">
            <w:pPr>
              <w:jc w:val="center"/>
            </w:pPr>
            <w:r w:rsidRPr="00FB35A3">
              <w:t>accuracy</w:t>
            </w:r>
          </w:p>
        </w:tc>
        <w:tc>
          <w:tcPr>
            <w:tcW w:w="1133" w:type="dxa"/>
            <w:tcBorders>
              <w:top w:val="nil"/>
              <w:left w:val="nil"/>
              <w:bottom w:val="single" w:sz="4" w:space="0" w:color="auto"/>
              <w:right w:val="single" w:sz="4" w:space="0" w:color="auto"/>
            </w:tcBorders>
            <w:shd w:val="clear" w:color="auto" w:fill="auto"/>
            <w:noWrap/>
            <w:vAlign w:val="bottom"/>
            <w:hideMark/>
          </w:tcPr>
          <w:p w14:paraId="52C22E10" w14:textId="4FD1C35E" w:rsidR="00FB35A3" w:rsidRPr="00FB35A3" w:rsidRDefault="00FB35A3" w:rsidP="00BA3709">
            <w:pPr>
              <w:jc w:val="center"/>
            </w:pPr>
          </w:p>
        </w:tc>
        <w:tc>
          <w:tcPr>
            <w:tcW w:w="815" w:type="dxa"/>
            <w:tcBorders>
              <w:top w:val="nil"/>
              <w:left w:val="nil"/>
              <w:bottom w:val="single" w:sz="4" w:space="0" w:color="auto"/>
              <w:right w:val="single" w:sz="4" w:space="0" w:color="auto"/>
            </w:tcBorders>
            <w:shd w:val="clear" w:color="auto" w:fill="auto"/>
            <w:noWrap/>
            <w:vAlign w:val="bottom"/>
            <w:hideMark/>
          </w:tcPr>
          <w:p w14:paraId="7E6DFF17" w14:textId="3D40D0BB" w:rsidR="00FB35A3" w:rsidRPr="00FB35A3" w:rsidRDefault="00FB35A3" w:rsidP="00BA3709">
            <w:pPr>
              <w:jc w:val="center"/>
            </w:pPr>
          </w:p>
        </w:tc>
        <w:tc>
          <w:tcPr>
            <w:tcW w:w="1047" w:type="dxa"/>
            <w:tcBorders>
              <w:top w:val="nil"/>
              <w:left w:val="nil"/>
              <w:bottom w:val="single" w:sz="4" w:space="0" w:color="auto"/>
              <w:right w:val="single" w:sz="4" w:space="0" w:color="auto"/>
            </w:tcBorders>
            <w:shd w:val="clear" w:color="auto" w:fill="auto"/>
            <w:noWrap/>
            <w:vAlign w:val="bottom"/>
            <w:hideMark/>
          </w:tcPr>
          <w:p w14:paraId="5CE0090B" w14:textId="77777777" w:rsidR="00FB35A3" w:rsidRPr="00FB35A3" w:rsidRDefault="00FB35A3" w:rsidP="00BA3709">
            <w:pPr>
              <w:jc w:val="center"/>
            </w:pPr>
            <w:r w:rsidRPr="00FB35A3">
              <w:t>0.86</w:t>
            </w:r>
          </w:p>
        </w:tc>
        <w:tc>
          <w:tcPr>
            <w:tcW w:w="986" w:type="dxa"/>
            <w:tcBorders>
              <w:top w:val="nil"/>
              <w:left w:val="nil"/>
              <w:bottom w:val="single" w:sz="4" w:space="0" w:color="auto"/>
              <w:right w:val="single" w:sz="4" w:space="0" w:color="auto"/>
            </w:tcBorders>
            <w:shd w:val="clear" w:color="auto" w:fill="auto"/>
            <w:noWrap/>
            <w:vAlign w:val="bottom"/>
            <w:hideMark/>
          </w:tcPr>
          <w:p w14:paraId="19C7D639" w14:textId="77777777" w:rsidR="00FB35A3" w:rsidRPr="00FB35A3" w:rsidRDefault="00FB35A3" w:rsidP="00BA3709">
            <w:pPr>
              <w:jc w:val="center"/>
            </w:pPr>
            <w:r w:rsidRPr="00FB35A3">
              <w:t>2662</w:t>
            </w:r>
          </w:p>
        </w:tc>
      </w:tr>
      <w:tr w:rsidR="00FB35A3" w:rsidRPr="00FB35A3" w14:paraId="5446131F"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097A0D89" w14:textId="77777777" w:rsidR="00FB35A3" w:rsidRPr="00FB35A3" w:rsidRDefault="00FB35A3" w:rsidP="00BA3709">
            <w:pPr>
              <w:jc w:val="center"/>
            </w:pPr>
            <w:r w:rsidRPr="00FB35A3">
              <w:t>macro-avg</w:t>
            </w:r>
          </w:p>
        </w:tc>
        <w:tc>
          <w:tcPr>
            <w:tcW w:w="1133" w:type="dxa"/>
            <w:tcBorders>
              <w:top w:val="nil"/>
              <w:left w:val="nil"/>
              <w:bottom w:val="single" w:sz="4" w:space="0" w:color="auto"/>
              <w:right w:val="single" w:sz="4" w:space="0" w:color="auto"/>
            </w:tcBorders>
            <w:shd w:val="clear" w:color="auto" w:fill="auto"/>
            <w:noWrap/>
            <w:vAlign w:val="bottom"/>
            <w:hideMark/>
          </w:tcPr>
          <w:p w14:paraId="2A65F2D3" w14:textId="77777777" w:rsidR="00FB35A3" w:rsidRPr="00FB35A3" w:rsidRDefault="00FB35A3" w:rsidP="00BA3709">
            <w:pPr>
              <w:jc w:val="center"/>
            </w:pPr>
            <w:r w:rsidRPr="00FB35A3">
              <w:t>0.83</w:t>
            </w:r>
          </w:p>
        </w:tc>
        <w:tc>
          <w:tcPr>
            <w:tcW w:w="815" w:type="dxa"/>
            <w:tcBorders>
              <w:top w:val="nil"/>
              <w:left w:val="nil"/>
              <w:bottom w:val="single" w:sz="4" w:space="0" w:color="auto"/>
              <w:right w:val="single" w:sz="4" w:space="0" w:color="auto"/>
            </w:tcBorders>
            <w:shd w:val="clear" w:color="auto" w:fill="auto"/>
            <w:noWrap/>
            <w:vAlign w:val="bottom"/>
            <w:hideMark/>
          </w:tcPr>
          <w:p w14:paraId="24214905" w14:textId="77777777" w:rsidR="00FB35A3" w:rsidRPr="00FB35A3" w:rsidRDefault="00FB35A3" w:rsidP="00BA3709">
            <w:pPr>
              <w:jc w:val="center"/>
            </w:pPr>
            <w:r w:rsidRPr="00FB35A3">
              <w:t>0.71</w:t>
            </w:r>
          </w:p>
        </w:tc>
        <w:tc>
          <w:tcPr>
            <w:tcW w:w="1047" w:type="dxa"/>
            <w:tcBorders>
              <w:top w:val="nil"/>
              <w:left w:val="nil"/>
              <w:bottom w:val="single" w:sz="4" w:space="0" w:color="auto"/>
              <w:right w:val="single" w:sz="4" w:space="0" w:color="auto"/>
            </w:tcBorders>
            <w:shd w:val="clear" w:color="auto" w:fill="auto"/>
            <w:noWrap/>
            <w:vAlign w:val="bottom"/>
            <w:hideMark/>
          </w:tcPr>
          <w:p w14:paraId="2BFAF96B" w14:textId="77777777" w:rsidR="00FB35A3" w:rsidRPr="00FB35A3" w:rsidRDefault="00FB35A3" w:rsidP="00BA3709">
            <w:pPr>
              <w:jc w:val="center"/>
            </w:pPr>
            <w:r w:rsidRPr="00FB35A3">
              <w:t>0.75</w:t>
            </w:r>
          </w:p>
        </w:tc>
        <w:tc>
          <w:tcPr>
            <w:tcW w:w="986" w:type="dxa"/>
            <w:tcBorders>
              <w:top w:val="nil"/>
              <w:left w:val="nil"/>
              <w:bottom w:val="single" w:sz="4" w:space="0" w:color="auto"/>
              <w:right w:val="single" w:sz="4" w:space="0" w:color="auto"/>
            </w:tcBorders>
            <w:shd w:val="clear" w:color="auto" w:fill="auto"/>
            <w:noWrap/>
            <w:vAlign w:val="bottom"/>
            <w:hideMark/>
          </w:tcPr>
          <w:p w14:paraId="563F44FA" w14:textId="77777777" w:rsidR="00FB35A3" w:rsidRPr="00FB35A3" w:rsidRDefault="00FB35A3" w:rsidP="00BA3709">
            <w:pPr>
              <w:jc w:val="center"/>
            </w:pPr>
            <w:r w:rsidRPr="00FB35A3">
              <w:t>2662</w:t>
            </w:r>
          </w:p>
        </w:tc>
      </w:tr>
      <w:tr w:rsidR="00FB35A3" w:rsidRPr="00FB35A3" w14:paraId="2CE4AA90"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1F58601C" w14:textId="77777777" w:rsidR="00FB35A3" w:rsidRPr="00FB35A3" w:rsidRDefault="00FB35A3" w:rsidP="00BA3709">
            <w:pPr>
              <w:jc w:val="center"/>
            </w:pPr>
            <w:r w:rsidRPr="00FB35A3">
              <w:t>weighted-avg</w:t>
            </w:r>
          </w:p>
        </w:tc>
        <w:tc>
          <w:tcPr>
            <w:tcW w:w="1133" w:type="dxa"/>
            <w:tcBorders>
              <w:top w:val="nil"/>
              <w:left w:val="nil"/>
              <w:bottom w:val="single" w:sz="4" w:space="0" w:color="auto"/>
              <w:right w:val="single" w:sz="4" w:space="0" w:color="auto"/>
            </w:tcBorders>
            <w:shd w:val="clear" w:color="auto" w:fill="auto"/>
            <w:noWrap/>
            <w:vAlign w:val="bottom"/>
            <w:hideMark/>
          </w:tcPr>
          <w:p w14:paraId="1C6BCF77" w14:textId="77777777" w:rsidR="00FB35A3" w:rsidRPr="00FB35A3" w:rsidRDefault="00FB35A3" w:rsidP="00BA3709">
            <w:pPr>
              <w:jc w:val="center"/>
            </w:pPr>
            <w:r w:rsidRPr="00FB35A3">
              <w:t>0.85</w:t>
            </w:r>
          </w:p>
        </w:tc>
        <w:tc>
          <w:tcPr>
            <w:tcW w:w="815" w:type="dxa"/>
            <w:tcBorders>
              <w:top w:val="nil"/>
              <w:left w:val="nil"/>
              <w:bottom w:val="single" w:sz="4" w:space="0" w:color="auto"/>
              <w:right w:val="single" w:sz="4" w:space="0" w:color="auto"/>
            </w:tcBorders>
            <w:shd w:val="clear" w:color="auto" w:fill="auto"/>
            <w:noWrap/>
            <w:vAlign w:val="bottom"/>
            <w:hideMark/>
          </w:tcPr>
          <w:p w14:paraId="6F02D208" w14:textId="77777777" w:rsidR="00FB35A3" w:rsidRPr="00FB35A3" w:rsidRDefault="00FB35A3" w:rsidP="00BA3709">
            <w:pPr>
              <w:jc w:val="center"/>
            </w:pPr>
            <w:r w:rsidRPr="00FB35A3">
              <w:t>0.86</w:t>
            </w:r>
          </w:p>
        </w:tc>
        <w:tc>
          <w:tcPr>
            <w:tcW w:w="1047" w:type="dxa"/>
            <w:tcBorders>
              <w:top w:val="nil"/>
              <w:left w:val="nil"/>
              <w:bottom w:val="single" w:sz="4" w:space="0" w:color="auto"/>
              <w:right w:val="single" w:sz="4" w:space="0" w:color="auto"/>
            </w:tcBorders>
            <w:shd w:val="clear" w:color="auto" w:fill="auto"/>
            <w:noWrap/>
            <w:vAlign w:val="bottom"/>
            <w:hideMark/>
          </w:tcPr>
          <w:p w14:paraId="5A4079E3" w14:textId="77777777" w:rsidR="00FB35A3" w:rsidRPr="00FB35A3" w:rsidRDefault="00FB35A3" w:rsidP="00BA3709">
            <w:pPr>
              <w:jc w:val="center"/>
            </w:pPr>
            <w:r w:rsidRPr="00FB35A3">
              <w:t>0.84</w:t>
            </w:r>
          </w:p>
        </w:tc>
        <w:tc>
          <w:tcPr>
            <w:tcW w:w="986" w:type="dxa"/>
            <w:tcBorders>
              <w:top w:val="nil"/>
              <w:left w:val="nil"/>
              <w:bottom w:val="single" w:sz="4" w:space="0" w:color="auto"/>
              <w:right w:val="single" w:sz="4" w:space="0" w:color="auto"/>
            </w:tcBorders>
            <w:shd w:val="clear" w:color="auto" w:fill="auto"/>
            <w:noWrap/>
            <w:vAlign w:val="bottom"/>
            <w:hideMark/>
          </w:tcPr>
          <w:p w14:paraId="7690D267" w14:textId="77777777" w:rsidR="00FB35A3" w:rsidRPr="00FB35A3" w:rsidRDefault="00FB35A3" w:rsidP="00BA3709">
            <w:pPr>
              <w:jc w:val="center"/>
            </w:pPr>
            <w:r w:rsidRPr="00FB35A3">
              <w:t>2662</w:t>
            </w:r>
          </w:p>
        </w:tc>
      </w:tr>
    </w:tbl>
    <w:p w14:paraId="22CBB4CC" w14:textId="77777777" w:rsidR="00DF4C1A" w:rsidRDefault="00DF4C1A" w:rsidP="00504A1B">
      <w:pPr>
        <w:pStyle w:val="Caption"/>
        <w:jc w:val="center"/>
      </w:pPr>
    </w:p>
    <w:p w14:paraId="7BB73048" w14:textId="16FB788A" w:rsidR="00014E3A" w:rsidRDefault="0031186C" w:rsidP="00504A1B">
      <w:pPr>
        <w:pStyle w:val="Caption"/>
        <w:jc w:val="center"/>
        <w:rPr>
          <w:color w:val="000000"/>
          <w:sz w:val="21"/>
          <w:szCs w:val="21"/>
        </w:rPr>
      </w:pPr>
      <w:r>
        <w:t xml:space="preserve">Table </w:t>
      </w:r>
      <w:r>
        <w:fldChar w:fldCharType="begin"/>
      </w:r>
      <w:r>
        <w:instrText>SEQ Table \* ARABIC</w:instrText>
      </w:r>
      <w:r>
        <w:fldChar w:fldCharType="separate"/>
      </w:r>
      <w:r w:rsidR="007211A4">
        <w:rPr>
          <w:noProof/>
        </w:rPr>
        <w:t>9</w:t>
      </w:r>
      <w:r>
        <w:fldChar w:fldCharType="end"/>
      </w:r>
      <w:r>
        <w:t xml:space="preserve"> Confusion matrix (</w:t>
      </w:r>
      <w:r w:rsidR="00014E3A" w:rsidRPr="00504A1B">
        <w:t>ExtraTreesEntr</w:t>
      </w:r>
      <w:r>
        <w:rPr>
          <w:color w:val="000000"/>
          <w:sz w:val="21"/>
          <w:szCs w:val="21"/>
        </w:rPr>
        <w:t>)</w:t>
      </w:r>
    </w:p>
    <w:tbl>
      <w:tblPr>
        <w:tblStyle w:val="TableGrid"/>
        <w:tblW w:w="1858" w:type="dxa"/>
        <w:jc w:val="center"/>
        <w:tblLook w:val="04A0" w:firstRow="1" w:lastRow="0" w:firstColumn="1" w:lastColumn="0" w:noHBand="0" w:noVBand="1"/>
      </w:tblPr>
      <w:tblGrid>
        <w:gridCol w:w="436"/>
        <w:gridCol w:w="766"/>
        <w:gridCol w:w="656"/>
      </w:tblGrid>
      <w:tr w:rsidR="00781778" w14:paraId="61992367" w14:textId="77777777" w:rsidTr="00BA3709">
        <w:trPr>
          <w:jc w:val="center"/>
        </w:trPr>
        <w:tc>
          <w:tcPr>
            <w:tcW w:w="436" w:type="dxa"/>
          </w:tcPr>
          <w:p w14:paraId="7373899B" w14:textId="77777777" w:rsidR="00781778" w:rsidRDefault="00781778" w:rsidP="00747842"/>
        </w:tc>
        <w:tc>
          <w:tcPr>
            <w:tcW w:w="766" w:type="dxa"/>
          </w:tcPr>
          <w:p w14:paraId="3272EDD4" w14:textId="77777777" w:rsidR="00781778" w:rsidRDefault="00781778" w:rsidP="00747842">
            <w:r>
              <w:t>0</w:t>
            </w:r>
          </w:p>
        </w:tc>
        <w:tc>
          <w:tcPr>
            <w:tcW w:w="656" w:type="dxa"/>
          </w:tcPr>
          <w:p w14:paraId="7E1AB4DB" w14:textId="77777777" w:rsidR="00781778" w:rsidRDefault="00781778" w:rsidP="00747842">
            <w:r>
              <w:t>1</w:t>
            </w:r>
          </w:p>
        </w:tc>
      </w:tr>
      <w:tr w:rsidR="00781778" w14:paraId="03952AFA" w14:textId="77777777" w:rsidTr="00BA3709">
        <w:trPr>
          <w:jc w:val="center"/>
        </w:trPr>
        <w:tc>
          <w:tcPr>
            <w:tcW w:w="436" w:type="dxa"/>
          </w:tcPr>
          <w:p w14:paraId="4AF00B59" w14:textId="77777777" w:rsidR="00781778" w:rsidRDefault="00781778" w:rsidP="00747842">
            <w:r>
              <w:t>0</w:t>
            </w:r>
          </w:p>
        </w:tc>
        <w:tc>
          <w:tcPr>
            <w:tcW w:w="766" w:type="dxa"/>
          </w:tcPr>
          <w:p w14:paraId="75F02281" w14:textId="7F3512A4" w:rsidR="00781778" w:rsidRDefault="00014E3A" w:rsidP="00747842">
            <w:r>
              <w:t>2009</w:t>
            </w:r>
          </w:p>
        </w:tc>
        <w:tc>
          <w:tcPr>
            <w:tcW w:w="656" w:type="dxa"/>
          </w:tcPr>
          <w:p w14:paraId="1868B284" w14:textId="0989C88B" w:rsidR="00781778" w:rsidRDefault="00781778" w:rsidP="00747842">
            <w:r>
              <w:t>6</w:t>
            </w:r>
            <w:r w:rsidR="00014E3A">
              <w:t>8</w:t>
            </w:r>
          </w:p>
        </w:tc>
      </w:tr>
      <w:tr w:rsidR="00781778" w14:paraId="2E6560CF" w14:textId="77777777" w:rsidTr="00BA3709">
        <w:trPr>
          <w:jc w:val="center"/>
        </w:trPr>
        <w:tc>
          <w:tcPr>
            <w:tcW w:w="436" w:type="dxa"/>
          </w:tcPr>
          <w:p w14:paraId="0C9E7511" w14:textId="77777777" w:rsidR="00781778" w:rsidRDefault="00781778" w:rsidP="00747842">
            <w:r>
              <w:t>1</w:t>
            </w:r>
          </w:p>
        </w:tc>
        <w:tc>
          <w:tcPr>
            <w:tcW w:w="766" w:type="dxa"/>
          </w:tcPr>
          <w:p w14:paraId="35FDC227" w14:textId="5F17CB6E" w:rsidR="00781778" w:rsidRDefault="00781778" w:rsidP="00747842">
            <w:r>
              <w:t>31</w:t>
            </w:r>
            <w:r w:rsidR="00014E3A">
              <w:t>5</w:t>
            </w:r>
          </w:p>
        </w:tc>
        <w:tc>
          <w:tcPr>
            <w:tcW w:w="656" w:type="dxa"/>
          </w:tcPr>
          <w:p w14:paraId="630E15C0" w14:textId="7C96C0A7" w:rsidR="00781778" w:rsidRDefault="00781778" w:rsidP="00747842">
            <w:r>
              <w:t>2</w:t>
            </w:r>
            <w:r w:rsidR="00014E3A">
              <w:t>70</w:t>
            </w:r>
          </w:p>
        </w:tc>
      </w:tr>
    </w:tbl>
    <w:p w14:paraId="28BB0273" w14:textId="38283524" w:rsidR="00781778" w:rsidRDefault="0031186C" w:rsidP="00504A1B">
      <w:pPr>
        <w:pStyle w:val="Caption"/>
        <w:jc w:val="center"/>
      </w:pPr>
      <w:r>
        <w:t xml:space="preserve">Table </w:t>
      </w:r>
      <w:r>
        <w:fldChar w:fldCharType="begin"/>
      </w:r>
      <w:r>
        <w:instrText>SEQ Table \* ARABIC</w:instrText>
      </w:r>
      <w:r>
        <w:fldChar w:fldCharType="separate"/>
      </w:r>
      <w:r w:rsidR="007211A4">
        <w:rPr>
          <w:noProof/>
        </w:rPr>
        <w:t>10</w:t>
      </w:r>
      <w:r>
        <w:fldChar w:fldCharType="end"/>
      </w:r>
      <w:r>
        <w:t xml:space="preserve"> Classification report (</w:t>
      </w:r>
      <w:r w:rsidRPr="00504A1B">
        <w:t>ExtraTreesEntr)</w:t>
      </w:r>
    </w:p>
    <w:tbl>
      <w:tblPr>
        <w:tblW w:w="5505" w:type="dxa"/>
        <w:jc w:val="center"/>
        <w:tblLook w:val="04A0" w:firstRow="1" w:lastRow="0" w:firstColumn="1" w:lastColumn="0" w:noHBand="0" w:noVBand="1"/>
      </w:tblPr>
      <w:tblGrid>
        <w:gridCol w:w="1524"/>
        <w:gridCol w:w="1133"/>
        <w:gridCol w:w="815"/>
        <w:gridCol w:w="1047"/>
        <w:gridCol w:w="986"/>
      </w:tblGrid>
      <w:tr w:rsidR="0035139C" w:rsidRPr="0035139C" w14:paraId="724BA5A0" w14:textId="77777777" w:rsidTr="00BA3709">
        <w:trPr>
          <w:trHeight w:val="288"/>
          <w:jc w:val="center"/>
        </w:trPr>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A716E" w14:textId="77777777" w:rsidR="0035139C" w:rsidRPr="0035139C" w:rsidRDefault="0035139C" w:rsidP="00BA3709">
            <w:pPr>
              <w:jc w:val="center"/>
            </w:pPr>
            <w:r w:rsidRPr="0035139C">
              <w:t> </w:t>
            </w:r>
          </w:p>
        </w:tc>
        <w:tc>
          <w:tcPr>
            <w:tcW w:w="1133" w:type="dxa"/>
            <w:tcBorders>
              <w:top w:val="single" w:sz="4" w:space="0" w:color="auto"/>
              <w:left w:val="nil"/>
              <w:bottom w:val="single" w:sz="4" w:space="0" w:color="auto"/>
              <w:right w:val="single" w:sz="4" w:space="0" w:color="auto"/>
            </w:tcBorders>
            <w:shd w:val="clear" w:color="auto" w:fill="auto"/>
            <w:noWrap/>
            <w:vAlign w:val="bottom"/>
            <w:hideMark/>
          </w:tcPr>
          <w:p w14:paraId="7EBE7980" w14:textId="77777777" w:rsidR="0035139C" w:rsidRPr="0035139C" w:rsidRDefault="0035139C" w:rsidP="00BA3709">
            <w:pPr>
              <w:jc w:val="center"/>
            </w:pPr>
            <w:r w:rsidRPr="0035139C">
              <w:t>precision</w:t>
            </w:r>
          </w:p>
        </w:tc>
        <w:tc>
          <w:tcPr>
            <w:tcW w:w="815" w:type="dxa"/>
            <w:tcBorders>
              <w:top w:val="single" w:sz="4" w:space="0" w:color="auto"/>
              <w:left w:val="nil"/>
              <w:bottom w:val="single" w:sz="4" w:space="0" w:color="auto"/>
              <w:right w:val="single" w:sz="4" w:space="0" w:color="auto"/>
            </w:tcBorders>
            <w:shd w:val="clear" w:color="auto" w:fill="auto"/>
            <w:noWrap/>
            <w:vAlign w:val="bottom"/>
            <w:hideMark/>
          </w:tcPr>
          <w:p w14:paraId="6C481CF5" w14:textId="77777777" w:rsidR="0035139C" w:rsidRPr="0035139C" w:rsidRDefault="0035139C" w:rsidP="00BA3709">
            <w:pPr>
              <w:jc w:val="center"/>
            </w:pPr>
            <w:r w:rsidRPr="0035139C">
              <w:t>recall</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258BCDC7" w14:textId="77777777" w:rsidR="0035139C" w:rsidRPr="0035139C" w:rsidRDefault="0035139C" w:rsidP="00BA3709">
            <w:pPr>
              <w:jc w:val="center"/>
            </w:pPr>
            <w:r w:rsidRPr="0035139C">
              <w:t>f1-score</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7F621EFC" w14:textId="77777777" w:rsidR="0035139C" w:rsidRPr="0035139C" w:rsidRDefault="0035139C" w:rsidP="00BA3709">
            <w:pPr>
              <w:jc w:val="center"/>
            </w:pPr>
            <w:r w:rsidRPr="0035139C">
              <w:t>support</w:t>
            </w:r>
          </w:p>
        </w:tc>
      </w:tr>
      <w:tr w:rsidR="0035139C" w:rsidRPr="0035139C" w14:paraId="150E2ADF"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5B1DE389" w14:textId="77777777" w:rsidR="0035139C" w:rsidRPr="0035139C" w:rsidRDefault="0035139C" w:rsidP="00BA3709">
            <w:pPr>
              <w:jc w:val="center"/>
            </w:pPr>
            <w:r w:rsidRPr="0035139C">
              <w:t>0</w:t>
            </w:r>
          </w:p>
        </w:tc>
        <w:tc>
          <w:tcPr>
            <w:tcW w:w="1133" w:type="dxa"/>
            <w:tcBorders>
              <w:top w:val="nil"/>
              <w:left w:val="nil"/>
              <w:bottom w:val="single" w:sz="4" w:space="0" w:color="auto"/>
              <w:right w:val="single" w:sz="4" w:space="0" w:color="auto"/>
            </w:tcBorders>
            <w:shd w:val="clear" w:color="auto" w:fill="auto"/>
            <w:noWrap/>
            <w:vAlign w:val="bottom"/>
            <w:hideMark/>
          </w:tcPr>
          <w:p w14:paraId="24AED4B7" w14:textId="77777777" w:rsidR="0035139C" w:rsidRPr="0035139C" w:rsidRDefault="0035139C" w:rsidP="00BA3709">
            <w:pPr>
              <w:jc w:val="center"/>
            </w:pPr>
            <w:r w:rsidRPr="0035139C">
              <w:t>0.86</w:t>
            </w:r>
          </w:p>
        </w:tc>
        <w:tc>
          <w:tcPr>
            <w:tcW w:w="815" w:type="dxa"/>
            <w:tcBorders>
              <w:top w:val="nil"/>
              <w:left w:val="nil"/>
              <w:bottom w:val="single" w:sz="4" w:space="0" w:color="auto"/>
              <w:right w:val="single" w:sz="4" w:space="0" w:color="auto"/>
            </w:tcBorders>
            <w:shd w:val="clear" w:color="auto" w:fill="auto"/>
            <w:noWrap/>
            <w:vAlign w:val="bottom"/>
            <w:hideMark/>
          </w:tcPr>
          <w:p w14:paraId="62233111" w14:textId="77777777" w:rsidR="0035139C" w:rsidRPr="0035139C" w:rsidRDefault="0035139C" w:rsidP="00BA3709">
            <w:pPr>
              <w:jc w:val="center"/>
            </w:pPr>
            <w:r w:rsidRPr="0035139C">
              <w:t>0.97</w:t>
            </w:r>
          </w:p>
        </w:tc>
        <w:tc>
          <w:tcPr>
            <w:tcW w:w="1047" w:type="dxa"/>
            <w:tcBorders>
              <w:top w:val="nil"/>
              <w:left w:val="nil"/>
              <w:bottom w:val="single" w:sz="4" w:space="0" w:color="auto"/>
              <w:right w:val="single" w:sz="4" w:space="0" w:color="auto"/>
            </w:tcBorders>
            <w:shd w:val="clear" w:color="auto" w:fill="auto"/>
            <w:noWrap/>
            <w:vAlign w:val="bottom"/>
            <w:hideMark/>
          </w:tcPr>
          <w:p w14:paraId="7B1E490A" w14:textId="77777777" w:rsidR="0035139C" w:rsidRPr="0035139C" w:rsidRDefault="0035139C" w:rsidP="00BA3709">
            <w:pPr>
              <w:jc w:val="center"/>
            </w:pPr>
            <w:r w:rsidRPr="0035139C">
              <w:t>0.91</w:t>
            </w:r>
          </w:p>
        </w:tc>
        <w:tc>
          <w:tcPr>
            <w:tcW w:w="986" w:type="dxa"/>
            <w:tcBorders>
              <w:top w:val="nil"/>
              <w:left w:val="nil"/>
              <w:bottom w:val="single" w:sz="4" w:space="0" w:color="auto"/>
              <w:right w:val="single" w:sz="4" w:space="0" w:color="auto"/>
            </w:tcBorders>
            <w:shd w:val="clear" w:color="auto" w:fill="auto"/>
            <w:noWrap/>
            <w:vAlign w:val="bottom"/>
            <w:hideMark/>
          </w:tcPr>
          <w:p w14:paraId="53E50C1A" w14:textId="77777777" w:rsidR="0035139C" w:rsidRPr="0035139C" w:rsidRDefault="0035139C" w:rsidP="00BA3709">
            <w:pPr>
              <w:jc w:val="center"/>
            </w:pPr>
            <w:r w:rsidRPr="0035139C">
              <w:t>2077</w:t>
            </w:r>
          </w:p>
        </w:tc>
      </w:tr>
      <w:tr w:rsidR="0035139C" w:rsidRPr="0035139C" w14:paraId="0A282281"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5B8F764A" w14:textId="77777777" w:rsidR="0035139C" w:rsidRPr="0035139C" w:rsidRDefault="0035139C" w:rsidP="00BA3709">
            <w:pPr>
              <w:jc w:val="center"/>
            </w:pPr>
            <w:r w:rsidRPr="0035139C">
              <w:t>1</w:t>
            </w:r>
          </w:p>
        </w:tc>
        <w:tc>
          <w:tcPr>
            <w:tcW w:w="1133" w:type="dxa"/>
            <w:tcBorders>
              <w:top w:val="nil"/>
              <w:left w:val="nil"/>
              <w:bottom w:val="single" w:sz="4" w:space="0" w:color="auto"/>
              <w:right w:val="single" w:sz="4" w:space="0" w:color="auto"/>
            </w:tcBorders>
            <w:shd w:val="clear" w:color="auto" w:fill="auto"/>
            <w:noWrap/>
            <w:vAlign w:val="bottom"/>
            <w:hideMark/>
          </w:tcPr>
          <w:p w14:paraId="29B9E773" w14:textId="77777777" w:rsidR="0035139C" w:rsidRPr="0035139C" w:rsidRDefault="0035139C" w:rsidP="00BA3709">
            <w:pPr>
              <w:jc w:val="center"/>
            </w:pPr>
            <w:r w:rsidRPr="0035139C">
              <w:t>0.8</w:t>
            </w:r>
          </w:p>
        </w:tc>
        <w:tc>
          <w:tcPr>
            <w:tcW w:w="815" w:type="dxa"/>
            <w:tcBorders>
              <w:top w:val="nil"/>
              <w:left w:val="nil"/>
              <w:bottom w:val="single" w:sz="4" w:space="0" w:color="auto"/>
              <w:right w:val="single" w:sz="4" w:space="0" w:color="auto"/>
            </w:tcBorders>
            <w:shd w:val="clear" w:color="auto" w:fill="auto"/>
            <w:noWrap/>
            <w:vAlign w:val="bottom"/>
            <w:hideMark/>
          </w:tcPr>
          <w:p w14:paraId="5BF0F633" w14:textId="77777777" w:rsidR="0035139C" w:rsidRPr="0035139C" w:rsidRDefault="0035139C" w:rsidP="00BA3709">
            <w:pPr>
              <w:jc w:val="center"/>
            </w:pPr>
            <w:r w:rsidRPr="0035139C">
              <w:t>0.46</w:t>
            </w:r>
          </w:p>
        </w:tc>
        <w:tc>
          <w:tcPr>
            <w:tcW w:w="1047" w:type="dxa"/>
            <w:tcBorders>
              <w:top w:val="nil"/>
              <w:left w:val="nil"/>
              <w:bottom w:val="single" w:sz="4" w:space="0" w:color="auto"/>
              <w:right w:val="single" w:sz="4" w:space="0" w:color="auto"/>
            </w:tcBorders>
            <w:shd w:val="clear" w:color="auto" w:fill="auto"/>
            <w:noWrap/>
            <w:vAlign w:val="bottom"/>
            <w:hideMark/>
          </w:tcPr>
          <w:p w14:paraId="4621F10C" w14:textId="77777777" w:rsidR="0035139C" w:rsidRPr="0035139C" w:rsidRDefault="0035139C" w:rsidP="00BA3709">
            <w:pPr>
              <w:jc w:val="center"/>
            </w:pPr>
            <w:r w:rsidRPr="0035139C">
              <w:t>0.59</w:t>
            </w:r>
          </w:p>
        </w:tc>
        <w:tc>
          <w:tcPr>
            <w:tcW w:w="986" w:type="dxa"/>
            <w:tcBorders>
              <w:top w:val="nil"/>
              <w:left w:val="nil"/>
              <w:bottom w:val="single" w:sz="4" w:space="0" w:color="auto"/>
              <w:right w:val="single" w:sz="4" w:space="0" w:color="auto"/>
            </w:tcBorders>
            <w:shd w:val="clear" w:color="auto" w:fill="auto"/>
            <w:noWrap/>
            <w:vAlign w:val="bottom"/>
            <w:hideMark/>
          </w:tcPr>
          <w:p w14:paraId="1F293021" w14:textId="77777777" w:rsidR="0035139C" w:rsidRPr="0035139C" w:rsidRDefault="0035139C" w:rsidP="00BA3709">
            <w:pPr>
              <w:jc w:val="center"/>
            </w:pPr>
            <w:r w:rsidRPr="0035139C">
              <w:t>585</w:t>
            </w:r>
          </w:p>
        </w:tc>
      </w:tr>
      <w:tr w:rsidR="0035139C" w:rsidRPr="0035139C" w14:paraId="5E1B6BBE"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40C07166" w14:textId="77777777" w:rsidR="0035139C" w:rsidRPr="0035139C" w:rsidRDefault="0035139C" w:rsidP="00BA3709">
            <w:pPr>
              <w:jc w:val="center"/>
            </w:pPr>
            <w:r w:rsidRPr="0035139C">
              <w:t>accuracy</w:t>
            </w:r>
          </w:p>
        </w:tc>
        <w:tc>
          <w:tcPr>
            <w:tcW w:w="1133" w:type="dxa"/>
            <w:tcBorders>
              <w:top w:val="nil"/>
              <w:left w:val="nil"/>
              <w:bottom w:val="single" w:sz="4" w:space="0" w:color="auto"/>
              <w:right w:val="single" w:sz="4" w:space="0" w:color="auto"/>
            </w:tcBorders>
            <w:shd w:val="clear" w:color="auto" w:fill="auto"/>
            <w:noWrap/>
            <w:vAlign w:val="bottom"/>
            <w:hideMark/>
          </w:tcPr>
          <w:p w14:paraId="31CB3B49" w14:textId="77777777" w:rsidR="0035139C" w:rsidRPr="0035139C" w:rsidRDefault="0035139C" w:rsidP="00BA3709">
            <w:pPr>
              <w:jc w:val="center"/>
            </w:pPr>
            <w:r w:rsidRPr="0035139C">
              <w:t> </w:t>
            </w:r>
          </w:p>
        </w:tc>
        <w:tc>
          <w:tcPr>
            <w:tcW w:w="815" w:type="dxa"/>
            <w:tcBorders>
              <w:top w:val="nil"/>
              <w:left w:val="nil"/>
              <w:bottom w:val="single" w:sz="4" w:space="0" w:color="auto"/>
              <w:right w:val="single" w:sz="4" w:space="0" w:color="auto"/>
            </w:tcBorders>
            <w:shd w:val="clear" w:color="auto" w:fill="auto"/>
            <w:noWrap/>
            <w:vAlign w:val="bottom"/>
            <w:hideMark/>
          </w:tcPr>
          <w:p w14:paraId="5CAE2234" w14:textId="77777777" w:rsidR="0035139C" w:rsidRPr="0035139C" w:rsidRDefault="0035139C" w:rsidP="00BA3709">
            <w:pPr>
              <w:jc w:val="center"/>
            </w:pPr>
            <w:r w:rsidRPr="0035139C">
              <w:t> </w:t>
            </w:r>
          </w:p>
        </w:tc>
        <w:tc>
          <w:tcPr>
            <w:tcW w:w="1047" w:type="dxa"/>
            <w:tcBorders>
              <w:top w:val="nil"/>
              <w:left w:val="nil"/>
              <w:bottom w:val="single" w:sz="4" w:space="0" w:color="auto"/>
              <w:right w:val="single" w:sz="4" w:space="0" w:color="auto"/>
            </w:tcBorders>
            <w:shd w:val="clear" w:color="auto" w:fill="auto"/>
            <w:noWrap/>
            <w:vAlign w:val="bottom"/>
            <w:hideMark/>
          </w:tcPr>
          <w:p w14:paraId="1F63180F" w14:textId="77777777" w:rsidR="0035139C" w:rsidRPr="0035139C" w:rsidRDefault="0035139C" w:rsidP="00BA3709">
            <w:pPr>
              <w:jc w:val="center"/>
            </w:pPr>
            <w:r w:rsidRPr="0035139C">
              <w:t>0.86</w:t>
            </w:r>
          </w:p>
        </w:tc>
        <w:tc>
          <w:tcPr>
            <w:tcW w:w="986" w:type="dxa"/>
            <w:tcBorders>
              <w:top w:val="nil"/>
              <w:left w:val="nil"/>
              <w:bottom w:val="single" w:sz="4" w:space="0" w:color="auto"/>
              <w:right w:val="single" w:sz="4" w:space="0" w:color="auto"/>
            </w:tcBorders>
            <w:shd w:val="clear" w:color="auto" w:fill="auto"/>
            <w:noWrap/>
            <w:vAlign w:val="bottom"/>
            <w:hideMark/>
          </w:tcPr>
          <w:p w14:paraId="379EB1E5" w14:textId="77777777" w:rsidR="0035139C" w:rsidRPr="0035139C" w:rsidRDefault="0035139C" w:rsidP="00BA3709">
            <w:pPr>
              <w:jc w:val="center"/>
            </w:pPr>
            <w:r w:rsidRPr="0035139C">
              <w:t>2662</w:t>
            </w:r>
          </w:p>
        </w:tc>
      </w:tr>
      <w:tr w:rsidR="0035139C" w:rsidRPr="0035139C" w14:paraId="10E527B3"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5D0131C9" w14:textId="77777777" w:rsidR="0035139C" w:rsidRPr="0035139C" w:rsidRDefault="0035139C" w:rsidP="00BA3709">
            <w:pPr>
              <w:jc w:val="center"/>
            </w:pPr>
            <w:r w:rsidRPr="0035139C">
              <w:t>macro-avg</w:t>
            </w:r>
          </w:p>
        </w:tc>
        <w:tc>
          <w:tcPr>
            <w:tcW w:w="1133" w:type="dxa"/>
            <w:tcBorders>
              <w:top w:val="nil"/>
              <w:left w:val="nil"/>
              <w:bottom w:val="single" w:sz="4" w:space="0" w:color="auto"/>
              <w:right w:val="single" w:sz="4" w:space="0" w:color="auto"/>
            </w:tcBorders>
            <w:shd w:val="clear" w:color="auto" w:fill="auto"/>
            <w:noWrap/>
            <w:vAlign w:val="bottom"/>
            <w:hideMark/>
          </w:tcPr>
          <w:p w14:paraId="11DFDD17" w14:textId="77777777" w:rsidR="0035139C" w:rsidRPr="0035139C" w:rsidRDefault="0035139C" w:rsidP="00BA3709">
            <w:pPr>
              <w:jc w:val="center"/>
            </w:pPr>
            <w:r w:rsidRPr="0035139C">
              <w:t>0.83</w:t>
            </w:r>
          </w:p>
        </w:tc>
        <w:tc>
          <w:tcPr>
            <w:tcW w:w="815" w:type="dxa"/>
            <w:tcBorders>
              <w:top w:val="nil"/>
              <w:left w:val="nil"/>
              <w:bottom w:val="single" w:sz="4" w:space="0" w:color="auto"/>
              <w:right w:val="single" w:sz="4" w:space="0" w:color="auto"/>
            </w:tcBorders>
            <w:shd w:val="clear" w:color="auto" w:fill="auto"/>
            <w:noWrap/>
            <w:vAlign w:val="bottom"/>
            <w:hideMark/>
          </w:tcPr>
          <w:p w14:paraId="54317280" w14:textId="77777777" w:rsidR="0035139C" w:rsidRPr="0035139C" w:rsidRDefault="0035139C" w:rsidP="00BA3709">
            <w:pPr>
              <w:jc w:val="center"/>
            </w:pPr>
            <w:r w:rsidRPr="0035139C">
              <w:t>0.71</w:t>
            </w:r>
          </w:p>
        </w:tc>
        <w:tc>
          <w:tcPr>
            <w:tcW w:w="1047" w:type="dxa"/>
            <w:tcBorders>
              <w:top w:val="nil"/>
              <w:left w:val="nil"/>
              <w:bottom w:val="single" w:sz="4" w:space="0" w:color="auto"/>
              <w:right w:val="single" w:sz="4" w:space="0" w:color="auto"/>
            </w:tcBorders>
            <w:shd w:val="clear" w:color="auto" w:fill="auto"/>
            <w:noWrap/>
            <w:vAlign w:val="bottom"/>
            <w:hideMark/>
          </w:tcPr>
          <w:p w14:paraId="08028CB8" w14:textId="77777777" w:rsidR="0035139C" w:rsidRPr="0035139C" w:rsidRDefault="0035139C" w:rsidP="00BA3709">
            <w:pPr>
              <w:jc w:val="center"/>
            </w:pPr>
            <w:r w:rsidRPr="0035139C">
              <w:t>0.75</w:t>
            </w:r>
          </w:p>
        </w:tc>
        <w:tc>
          <w:tcPr>
            <w:tcW w:w="986" w:type="dxa"/>
            <w:tcBorders>
              <w:top w:val="nil"/>
              <w:left w:val="nil"/>
              <w:bottom w:val="single" w:sz="4" w:space="0" w:color="auto"/>
              <w:right w:val="single" w:sz="4" w:space="0" w:color="auto"/>
            </w:tcBorders>
            <w:shd w:val="clear" w:color="auto" w:fill="auto"/>
            <w:noWrap/>
            <w:vAlign w:val="bottom"/>
            <w:hideMark/>
          </w:tcPr>
          <w:p w14:paraId="64DD17C1" w14:textId="77777777" w:rsidR="0035139C" w:rsidRPr="0035139C" w:rsidRDefault="0035139C" w:rsidP="00BA3709">
            <w:pPr>
              <w:jc w:val="center"/>
            </w:pPr>
            <w:r w:rsidRPr="0035139C">
              <w:t>2662</w:t>
            </w:r>
          </w:p>
        </w:tc>
      </w:tr>
      <w:tr w:rsidR="0035139C" w:rsidRPr="0035139C" w14:paraId="510BEDD8"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4230B6AC" w14:textId="77777777" w:rsidR="0035139C" w:rsidRPr="0035139C" w:rsidRDefault="0035139C" w:rsidP="00BA3709">
            <w:pPr>
              <w:jc w:val="center"/>
            </w:pPr>
            <w:r w:rsidRPr="0035139C">
              <w:t>weighted-avg</w:t>
            </w:r>
          </w:p>
        </w:tc>
        <w:tc>
          <w:tcPr>
            <w:tcW w:w="1133" w:type="dxa"/>
            <w:tcBorders>
              <w:top w:val="nil"/>
              <w:left w:val="nil"/>
              <w:bottom w:val="single" w:sz="4" w:space="0" w:color="auto"/>
              <w:right w:val="single" w:sz="4" w:space="0" w:color="auto"/>
            </w:tcBorders>
            <w:shd w:val="clear" w:color="auto" w:fill="auto"/>
            <w:noWrap/>
            <w:vAlign w:val="bottom"/>
            <w:hideMark/>
          </w:tcPr>
          <w:p w14:paraId="61DCCA9C" w14:textId="77777777" w:rsidR="0035139C" w:rsidRPr="0035139C" w:rsidRDefault="0035139C" w:rsidP="00BA3709">
            <w:pPr>
              <w:jc w:val="center"/>
            </w:pPr>
            <w:r w:rsidRPr="0035139C">
              <w:t>0.85</w:t>
            </w:r>
          </w:p>
        </w:tc>
        <w:tc>
          <w:tcPr>
            <w:tcW w:w="815" w:type="dxa"/>
            <w:tcBorders>
              <w:top w:val="nil"/>
              <w:left w:val="nil"/>
              <w:bottom w:val="single" w:sz="4" w:space="0" w:color="auto"/>
              <w:right w:val="single" w:sz="4" w:space="0" w:color="auto"/>
            </w:tcBorders>
            <w:shd w:val="clear" w:color="auto" w:fill="auto"/>
            <w:noWrap/>
            <w:vAlign w:val="bottom"/>
            <w:hideMark/>
          </w:tcPr>
          <w:p w14:paraId="6E55B29D" w14:textId="77777777" w:rsidR="0035139C" w:rsidRPr="0035139C" w:rsidRDefault="0035139C" w:rsidP="00BA3709">
            <w:pPr>
              <w:jc w:val="center"/>
            </w:pPr>
            <w:r w:rsidRPr="0035139C">
              <w:t>0.86</w:t>
            </w:r>
          </w:p>
        </w:tc>
        <w:tc>
          <w:tcPr>
            <w:tcW w:w="1047" w:type="dxa"/>
            <w:tcBorders>
              <w:top w:val="nil"/>
              <w:left w:val="nil"/>
              <w:bottom w:val="single" w:sz="4" w:space="0" w:color="auto"/>
              <w:right w:val="single" w:sz="4" w:space="0" w:color="auto"/>
            </w:tcBorders>
            <w:shd w:val="clear" w:color="auto" w:fill="auto"/>
            <w:noWrap/>
            <w:vAlign w:val="bottom"/>
            <w:hideMark/>
          </w:tcPr>
          <w:p w14:paraId="68B2191C" w14:textId="77777777" w:rsidR="0035139C" w:rsidRPr="0035139C" w:rsidRDefault="0035139C" w:rsidP="00BA3709">
            <w:pPr>
              <w:jc w:val="center"/>
            </w:pPr>
            <w:r w:rsidRPr="0035139C">
              <w:t>0.84</w:t>
            </w:r>
          </w:p>
        </w:tc>
        <w:tc>
          <w:tcPr>
            <w:tcW w:w="986" w:type="dxa"/>
            <w:tcBorders>
              <w:top w:val="nil"/>
              <w:left w:val="nil"/>
              <w:bottom w:val="single" w:sz="4" w:space="0" w:color="auto"/>
              <w:right w:val="single" w:sz="4" w:space="0" w:color="auto"/>
            </w:tcBorders>
            <w:shd w:val="clear" w:color="auto" w:fill="auto"/>
            <w:noWrap/>
            <w:vAlign w:val="bottom"/>
            <w:hideMark/>
          </w:tcPr>
          <w:p w14:paraId="137A2C8E" w14:textId="77777777" w:rsidR="0035139C" w:rsidRPr="0035139C" w:rsidRDefault="0035139C" w:rsidP="00BA3709">
            <w:pPr>
              <w:jc w:val="center"/>
            </w:pPr>
            <w:r w:rsidRPr="0035139C">
              <w:t>2662</w:t>
            </w:r>
          </w:p>
        </w:tc>
      </w:tr>
    </w:tbl>
    <w:tbl>
      <w:tblPr>
        <w:tblStyle w:val="TableGrid"/>
        <w:tblW w:w="9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06"/>
      </w:tblGrid>
      <w:tr w:rsidR="0028022D" w14:paraId="611B350F" w14:textId="77777777" w:rsidTr="00747842">
        <w:tc>
          <w:tcPr>
            <w:tcW w:w="4806" w:type="dxa"/>
          </w:tcPr>
          <w:p w14:paraId="54EEAC67" w14:textId="5033CF78" w:rsidR="0028022D" w:rsidRDefault="0028022D" w:rsidP="00747842">
            <w:pPr>
              <w:pStyle w:val="HTMLPreformatted"/>
              <w:shd w:val="clear" w:color="auto" w:fill="FFFFFF"/>
              <w:wordWrap w:val="0"/>
              <w:textAlignment w:val="baseline"/>
            </w:pPr>
            <w:r>
              <w:rPr>
                <w:noProof/>
              </w:rPr>
              <w:drawing>
                <wp:inline distT="0" distB="0" distL="0" distR="0" wp14:anchorId="71DD51C3" wp14:editId="5C14BDC7">
                  <wp:extent cx="2906208" cy="1828800"/>
                  <wp:effectExtent l="0" t="0" r="8890" b="0"/>
                  <wp:docPr id="1950141389" name="Picture 195014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c>
          <w:tcPr>
            <w:tcW w:w="4806" w:type="dxa"/>
          </w:tcPr>
          <w:p w14:paraId="6358CF72" w14:textId="0BC7BA93" w:rsidR="0028022D" w:rsidRDefault="00564D2D" w:rsidP="00747842">
            <w:r>
              <w:rPr>
                <w:noProof/>
              </w:rPr>
              <w:drawing>
                <wp:inline distT="0" distB="0" distL="0" distR="0" wp14:anchorId="77A468CF" wp14:editId="6E4805D5">
                  <wp:extent cx="2906208" cy="1828800"/>
                  <wp:effectExtent l="0" t="0" r="8890" b="0"/>
                  <wp:docPr id="509723023" name="Picture 50972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r>
    </w:tbl>
    <w:p w14:paraId="4AA0408A" w14:textId="77777777" w:rsidR="00781778" w:rsidRDefault="00781778" w:rsidP="00781778"/>
    <w:p w14:paraId="58AFDF8D" w14:textId="0051AA84" w:rsidR="0031186C" w:rsidRDefault="0031186C" w:rsidP="00BA3709">
      <w:pPr>
        <w:pStyle w:val="Caption"/>
        <w:jc w:val="center"/>
      </w:pPr>
      <w:r>
        <w:lastRenderedPageBreak/>
        <w:t xml:space="preserve">Figure </w:t>
      </w:r>
      <w:r>
        <w:fldChar w:fldCharType="begin"/>
      </w:r>
      <w:r>
        <w:instrText>SEQ Figure \* ARABIC</w:instrText>
      </w:r>
      <w:r>
        <w:fldChar w:fldCharType="separate"/>
      </w:r>
      <w:r>
        <w:rPr>
          <w:noProof/>
        </w:rPr>
        <w:t>5</w:t>
      </w:r>
      <w:r>
        <w:fldChar w:fldCharType="end"/>
      </w:r>
      <w:r>
        <w:t xml:space="preserve"> Feature Importance for Predicting ADE (</w:t>
      </w:r>
      <w:r w:rsidRPr="0AEE2C1D">
        <w:t>Extreme Random Tree Algorithms</w:t>
      </w:r>
      <w:r>
        <w:t>)</w:t>
      </w:r>
    </w:p>
    <w:p w14:paraId="2A3D5388" w14:textId="77777777" w:rsidR="00AC7405" w:rsidRPr="00AC7405" w:rsidRDefault="00AC7405" w:rsidP="00AC7405"/>
    <w:p w14:paraId="5F636A7A" w14:textId="73E46948" w:rsidR="00E124F3" w:rsidRDefault="00E124F3" w:rsidP="00E124F3">
      <w:pPr>
        <w:pStyle w:val="Heading3"/>
      </w:pPr>
      <w:bookmarkStart w:id="200" w:name="_Toc1658665195"/>
      <w:r>
        <w:t>4.2.4 Boosting Tree Algorithms</w:t>
      </w:r>
      <w:bookmarkEnd w:id="200"/>
    </w:p>
    <w:p w14:paraId="494513FC" w14:textId="7869B0AE" w:rsidR="00B11F3C" w:rsidRDefault="0031186C" w:rsidP="00504A1B">
      <w:pPr>
        <w:pStyle w:val="Caption"/>
        <w:jc w:val="center"/>
        <w:rPr>
          <w:color w:val="000000"/>
          <w:sz w:val="21"/>
          <w:szCs w:val="21"/>
        </w:rPr>
      </w:pPr>
      <w:r>
        <w:t xml:space="preserve">Table </w:t>
      </w:r>
      <w:r>
        <w:fldChar w:fldCharType="begin"/>
      </w:r>
      <w:r>
        <w:instrText>SEQ Table \* ARABIC</w:instrText>
      </w:r>
      <w:r>
        <w:fldChar w:fldCharType="separate"/>
      </w:r>
      <w:r w:rsidR="007211A4">
        <w:rPr>
          <w:noProof/>
        </w:rPr>
        <w:t>11</w:t>
      </w:r>
      <w:r>
        <w:fldChar w:fldCharType="end"/>
      </w:r>
      <w:r>
        <w:t xml:space="preserve"> Confusion matrix (</w:t>
      </w:r>
      <w:r w:rsidR="00B11F3C">
        <w:rPr>
          <w:color w:val="000000"/>
          <w:sz w:val="21"/>
          <w:szCs w:val="21"/>
        </w:rPr>
        <w:t>LightGBM</w:t>
      </w:r>
      <w:r>
        <w:rPr>
          <w:color w:val="000000"/>
          <w:sz w:val="21"/>
          <w:szCs w:val="21"/>
        </w:rPr>
        <w:t>)</w:t>
      </w:r>
    </w:p>
    <w:tbl>
      <w:tblPr>
        <w:tblStyle w:val="TableGrid"/>
        <w:tblW w:w="1858" w:type="dxa"/>
        <w:jc w:val="center"/>
        <w:tblLook w:val="04A0" w:firstRow="1" w:lastRow="0" w:firstColumn="1" w:lastColumn="0" w:noHBand="0" w:noVBand="1"/>
      </w:tblPr>
      <w:tblGrid>
        <w:gridCol w:w="436"/>
        <w:gridCol w:w="766"/>
        <w:gridCol w:w="656"/>
      </w:tblGrid>
      <w:tr w:rsidR="005B1DEA" w14:paraId="20AA79F4" w14:textId="77777777" w:rsidTr="00BA3709">
        <w:trPr>
          <w:jc w:val="center"/>
        </w:trPr>
        <w:tc>
          <w:tcPr>
            <w:tcW w:w="436" w:type="dxa"/>
          </w:tcPr>
          <w:p w14:paraId="44B6DD8B" w14:textId="77777777" w:rsidR="005B1DEA" w:rsidRDefault="005B1DEA" w:rsidP="00747842"/>
        </w:tc>
        <w:tc>
          <w:tcPr>
            <w:tcW w:w="766" w:type="dxa"/>
          </w:tcPr>
          <w:p w14:paraId="365DE940" w14:textId="77777777" w:rsidR="005B1DEA" w:rsidRDefault="005B1DEA" w:rsidP="00747842">
            <w:r>
              <w:t>0</w:t>
            </w:r>
          </w:p>
        </w:tc>
        <w:tc>
          <w:tcPr>
            <w:tcW w:w="656" w:type="dxa"/>
          </w:tcPr>
          <w:p w14:paraId="4BCA083A" w14:textId="77777777" w:rsidR="005B1DEA" w:rsidRDefault="005B1DEA" w:rsidP="00747842">
            <w:r>
              <w:t>1</w:t>
            </w:r>
          </w:p>
        </w:tc>
      </w:tr>
      <w:tr w:rsidR="005B1DEA" w14:paraId="7866F29A" w14:textId="77777777" w:rsidTr="00BA3709">
        <w:trPr>
          <w:jc w:val="center"/>
        </w:trPr>
        <w:tc>
          <w:tcPr>
            <w:tcW w:w="436" w:type="dxa"/>
          </w:tcPr>
          <w:p w14:paraId="47155A29" w14:textId="77777777" w:rsidR="005B1DEA" w:rsidRDefault="005B1DEA" w:rsidP="00747842">
            <w:r>
              <w:t>0</w:t>
            </w:r>
          </w:p>
        </w:tc>
        <w:tc>
          <w:tcPr>
            <w:tcW w:w="766" w:type="dxa"/>
          </w:tcPr>
          <w:p w14:paraId="1930AC8A" w14:textId="00B0ED80" w:rsidR="005B1DEA" w:rsidRDefault="005B1DEA" w:rsidP="00747842">
            <w:r>
              <w:t>20</w:t>
            </w:r>
            <w:r w:rsidR="00B11F3C">
              <w:t>02</w:t>
            </w:r>
          </w:p>
        </w:tc>
        <w:tc>
          <w:tcPr>
            <w:tcW w:w="656" w:type="dxa"/>
          </w:tcPr>
          <w:p w14:paraId="7B57F535" w14:textId="7819FFAC" w:rsidR="005B1DEA" w:rsidRDefault="00B11F3C" w:rsidP="00747842">
            <w:r>
              <w:t>75</w:t>
            </w:r>
          </w:p>
        </w:tc>
      </w:tr>
      <w:tr w:rsidR="005B1DEA" w14:paraId="57E1BC0C" w14:textId="77777777" w:rsidTr="00BA3709">
        <w:trPr>
          <w:jc w:val="center"/>
        </w:trPr>
        <w:tc>
          <w:tcPr>
            <w:tcW w:w="436" w:type="dxa"/>
          </w:tcPr>
          <w:p w14:paraId="207603FF" w14:textId="77777777" w:rsidR="005B1DEA" w:rsidRDefault="005B1DEA" w:rsidP="00747842">
            <w:r>
              <w:t>1</w:t>
            </w:r>
          </w:p>
        </w:tc>
        <w:tc>
          <w:tcPr>
            <w:tcW w:w="766" w:type="dxa"/>
          </w:tcPr>
          <w:p w14:paraId="6A83FF76" w14:textId="68491A67" w:rsidR="005B1DEA" w:rsidRDefault="00B11F3C" w:rsidP="00747842">
            <w:r>
              <w:t>322</w:t>
            </w:r>
          </w:p>
        </w:tc>
        <w:tc>
          <w:tcPr>
            <w:tcW w:w="656" w:type="dxa"/>
          </w:tcPr>
          <w:p w14:paraId="64EC4A0D" w14:textId="1FD4E287" w:rsidR="005B1DEA" w:rsidRDefault="005B1DEA" w:rsidP="00747842">
            <w:r>
              <w:t>2</w:t>
            </w:r>
            <w:r w:rsidR="00B11F3C">
              <w:t>63</w:t>
            </w:r>
          </w:p>
        </w:tc>
      </w:tr>
    </w:tbl>
    <w:p w14:paraId="267AD991" w14:textId="745CA6BC" w:rsidR="005B1DEA" w:rsidRDefault="0031186C" w:rsidP="00504A1B">
      <w:pPr>
        <w:pStyle w:val="Caption"/>
        <w:jc w:val="center"/>
      </w:pPr>
      <w:r>
        <w:t xml:space="preserve">Table </w:t>
      </w:r>
      <w:r>
        <w:fldChar w:fldCharType="begin"/>
      </w:r>
      <w:r>
        <w:instrText>SEQ Table \* ARABIC</w:instrText>
      </w:r>
      <w:r>
        <w:fldChar w:fldCharType="separate"/>
      </w:r>
      <w:r w:rsidR="007211A4">
        <w:rPr>
          <w:noProof/>
        </w:rPr>
        <w:t>12</w:t>
      </w:r>
      <w:r>
        <w:fldChar w:fldCharType="end"/>
      </w:r>
      <w:r>
        <w:t xml:space="preserve"> Classification report (</w:t>
      </w:r>
      <w:r w:rsidRPr="00504A1B">
        <w:t>LightGBM)</w:t>
      </w:r>
    </w:p>
    <w:tbl>
      <w:tblPr>
        <w:tblW w:w="5505" w:type="dxa"/>
        <w:jc w:val="center"/>
        <w:tblLook w:val="04A0" w:firstRow="1" w:lastRow="0" w:firstColumn="1" w:lastColumn="0" w:noHBand="0" w:noVBand="1"/>
      </w:tblPr>
      <w:tblGrid>
        <w:gridCol w:w="1524"/>
        <w:gridCol w:w="1133"/>
        <w:gridCol w:w="815"/>
        <w:gridCol w:w="1047"/>
        <w:gridCol w:w="986"/>
      </w:tblGrid>
      <w:tr w:rsidR="00263064" w:rsidRPr="00263064" w14:paraId="528EB197" w14:textId="77777777" w:rsidTr="00BA3709">
        <w:trPr>
          <w:trHeight w:val="288"/>
          <w:jc w:val="center"/>
        </w:trPr>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54F12" w14:textId="540DFA2E" w:rsidR="00263064" w:rsidRPr="00263064" w:rsidRDefault="00263064" w:rsidP="00BA3709"/>
        </w:tc>
        <w:tc>
          <w:tcPr>
            <w:tcW w:w="1133" w:type="dxa"/>
            <w:tcBorders>
              <w:top w:val="single" w:sz="4" w:space="0" w:color="auto"/>
              <w:left w:val="nil"/>
              <w:bottom w:val="single" w:sz="4" w:space="0" w:color="auto"/>
              <w:right w:val="single" w:sz="4" w:space="0" w:color="auto"/>
            </w:tcBorders>
            <w:shd w:val="clear" w:color="auto" w:fill="auto"/>
            <w:noWrap/>
            <w:vAlign w:val="bottom"/>
            <w:hideMark/>
          </w:tcPr>
          <w:p w14:paraId="7AB72766" w14:textId="77777777" w:rsidR="00263064" w:rsidRPr="00263064" w:rsidRDefault="00263064" w:rsidP="00BA3709">
            <w:r w:rsidRPr="00263064">
              <w:t>precision</w:t>
            </w:r>
          </w:p>
        </w:tc>
        <w:tc>
          <w:tcPr>
            <w:tcW w:w="815" w:type="dxa"/>
            <w:tcBorders>
              <w:top w:val="single" w:sz="4" w:space="0" w:color="auto"/>
              <w:left w:val="nil"/>
              <w:bottom w:val="single" w:sz="4" w:space="0" w:color="auto"/>
              <w:right w:val="single" w:sz="4" w:space="0" w:color="auto"/>
            </w:tcBorders>
            <w:shd w:val="clear" w:color="auto" w:fill="auto"/>
            <w:noWrap/>
            <w:vAlign w:val="bottom"/>
            <w:hideMark/>
          </w:tcPr>
          <w:p w14:paraId="5F6F674B" w14:textId="77777777" w:rsidR="00263064" w:rsidRPr="00263064" w:rsidRDefault="00263064" w:rsidP="00BA3709">
            <w:r w:rsidRPr="00263064">
              <w:t>recall</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4FDA902C" w14:textId="77777777" w:rsidR="00263064" w:rsidRPr="00263064" w:rsidRDefault="00263064" w:rsidP="00BA3709">
            <w:r w:rsidRPr="00263064">
              <w:t>f1-score</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0ED9BF5B" w14:textId="77777777" w:rsidR="00263064" w:rsidRPr="00263064" w:rsidRDefault="00263064" w:rsidP="00BA3709">
            <w:r w:rsidRPr="00263064">
              <w:t>support</w:t>
            </w:r>
          </w:p>
        </w:tc>
      </w:tr>
      <w:tr w:rsidR="00263064" w:rsidRPr="00263064" w14:paraId="28A799E8"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473FDC26" w14:textId="77777777" w:rsidR="00263064" w:rsidRPr="00263064" w:rsidRDefault="00263064" w:rsidP="00BA3709">
            <w:r w:rsidRPr="00263064">
              <w:t>0</w:t>
            </w:r>
          </w:p>
        </w:tc>
        <w:tc>
          <w:tcPr>
            <w:tcW w:w="1133" w:type="dxa"/>
            <w:tcBorders>
              <w:top w:val="nil"/>
              <w:left w:val="nil"/>
              <w:bottom w:val="single" w:sz="4" w:space="0" w:color="auto"/>
              <w:right w:val="single" w:sz="4" w:space="0" w:color="auto"/>
            </w:tcBorders>
            <w:shd w:val="clear" w:color="auto" w:fill="auto"/>
            <w:noWrap/>
            <w:vAlign w:val="bottom"/>
            <w:hideMark/>
          </w:tcPr>
          <w:p w14:paraId="77ED8607" w14:textId="77777777" w:rsidR="00263064" w:rsidRPr="00263064" w:rsidRDefault="00263064" w:rsidP="00BA3709">
            <w:r w:rsidRPr="00263064">
              <w:t>0.86</w:t>
            </w:r>
          </w:p>
        </w:tc>
        <w:tc>
          <w:tcPr>
            <w:tcW w:w="815" w:type="dxa"/>
            <w:tcBorders>
              <w:top w:val="nil"/>
              <w:left w:val="nil"/>
              <w:bottom w:val="single" w:sz="4" w:space="0" w:color="auto"/>
              <w:right w:val="single" w:sz="4" w:space="0" w:color="auto"/>
            </w:tcBorders>
            <w:shd w:val="clear" w:color="auto" w:fill="auto"/>
            <w:noWrap/>
            <w:vAlign w:val="bottom"/>
            <w:hideMark/>
          </w:tcPr>
          <w:p w14:paraId="6E3BADC8" w14:textId="77777777" w:rsidR="00263064" w:rsidRPr="00263064" w:rsidRDefault="00263064" w:rsidP="00BA3709">
            <w:r w:rsidRPr="00263064">
              <w:t>0.96</w:t>
            </w:r>
          </w:p>
        </w:tc>
        <w:tc>
          <w:tcPr>
            <w:tcW w:w="1047" w:type="dxa"/>
            <w:tcBorders>
              <w:top w:val="nil"/>
              <w:left w:val="nil"/>
              <w:bottom w:val="single" w:sz="4" w:space="0" w:color="auto"/>
              <w:right w:val="single" w:sz="4" w:space="0" w:color="auto"/>
            </w:tcBorders>
            <w:shd w:val="clear" w:color="auto" w:fill="auto"/>
            <w:noWrap/>
            <w:vAlign w:val="bottom"/>
            <w:hideMark/>
          </w:tcPr>
          <w:p w14:paraId="0286B996" w14:textId="77777777" w:rsidR="00263064" w:rsidRPr="00263064" w:rsidRDefault="00263064" w:rsidP="00BA3709">
            <w:r w:rsidRPr="00263064">
              <w:t>0.91</w:t>
            </w:r>
          </w:p>
        </w:tc>
        <w:tc>
          <w:tcPr>
            <w:tcW w:w="986" w:type="dxa"/>
            <w:tcBorders>
              <w:top w:val="nil"/>
              <w:left w:val="nil"/>
              <w:bottom w:val="single" w:sz="4" w:space="0" w:color="auto"/>
              <w:right w:val="single" w:sz="4" w:space="0" w:color="auto"/>
            </w:tcBorders>
            <w:shd w:val="clear" w:color="auto" w:fill="auto"/>
            <w:noWrap/>
            <w:vAlign w:val="bottom"/>
            <w:hideMark/>
          </w:tcPr>
          <w:p w14:paraId="058A6093" w14:textId="77777777" w:rsidR="00263064" w:rsidRPr="00263064" w:rsidRDefault="00263064" w:rsidP="00BA3709">
            <w:r w:rsidRPr="00263064">
              <w:t>2077</w:t>
            </w:r>
          </w:p>
        </w:tc>
      </w:tr>
      <w:tr w:rsidR="00263064" w:rsidRPr="00263064" w14:paraId="1DA29CF3"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40C83416" w14:textId="77777777" w:rsidR="00263064" w:rsidRPr="00263064" w:rsidRDefault="00263064" w:rsidP="00BA3709">
            <w:r w:rsidRPr="00263064">
              <w:t>1</w:t>
            </w:r>
          </w:p>
        </w:tc>
        <w:tc>
          <w:tcPr>
            <w:tcW w:w="1133" w:type="dxa"/>
            <w:tcBorders>
              <w:top w:val="nil"/>
              <w:left w:val="nil"/>
              <w:bottom w:val="single" w:sz="4" w:space="0" w:color="auto"/>
              <w:right w:val="single" w:sz="4" w:space="0" w:color="auto"/>
            </w:tcBorders>
            <w:shd w:val="clear" w:color="auto" w:fill="auto"/>
            <w:noWrap/>
            <w:vAlign w:val="bottom"/>
            <w:hideMark/>
          </w:tcPr>
          <w:p w14:paraId="5B830047" w14:textId="77777777" w:rsidR="00263064" w:rsidRPr="00263064" w:rsidRDefault="00263064" w:rsidP="00BA3709">
            <w:r w:rsidRPr="00263064">
              <w:t>0.78</w:t>
            </w:r>
          </w:p>
        </w:tc>
        <w:tc>
          <w:tcPr>
            <w:tcW w:w="815" w:type="dxa"/>
            <w:tcBorders>
              <w:top w:val="nil"/>
              <w:left w:val="nil"/>
              <w:bottom w:val="single" w:sz="4" w:space="0" w:color="auto"/>
              <w:right w:val="single" w:sz="4" w:space="0" w:color="auto"/>
            </w:tcBorders>
            <w:shd w:val="clear" w:color="auto" w:fill="auto"/>
            <w:noWrap/>
            <w:vAlign w:val="bottom"/>
            <w:hideMark/>
          </w:tcPr>
          <w:p w14:paraId="4BAE8280" w14:textId="77777777" w:rsidR="00263064" w:rsidRPr="00263064" w:rsidRDefault="00263064" w:rsidP="00BA3709">
            <w:r w:rsidRPr="00263064">
              <w:t>0.45</w:t>
            </w:r>
          </w:p>
        </w:tc>
        <w:tc>
          <w:tcPr>
            <w:tcW w:w="1047" w:type="dxa"/>
            <w:tcBorders>
              <w:top w:val="nil"/>
              <w:left w:val="nil"/>
              <w:bottom w:val="single" w:sz="4" w:space="0" w:color="auto"/>
              <w:right w:val="single" w:sz="4" w:space="0" w:color="auto"/>
            </w:tcBorders>
            <w:shd w:val="clear" w:color="auto" w:fill="auto"/>
            <w:noWrap/>
            <w:vAlign w:val="bottom"/>
            <w:hideMark/>
          </w:tcPr>
          <w:p w14:paraId="00D1591F" w14:textId="77777777" w:rsidR="00263064" w:rsidRPr="00263064" w:rsidRDefault="00263064" w:rsidP="00BA3709">
            <w:r w:rsidRPr="00263064">
              <w:t>0.57</w:t>
            </w:r>
          </w:p>
        </w:tc>
        <w:tc>
          <w:tcPr>
            <w:tcW w:w="986" w:type="dxa"/>
            <w:tcBorders>
              <w:top w:val="nil"/>
              <w:left w:val="nil"/>
              <w:bottom w:val="single" w:sz="4" w:space="0" w:color="auto"/>
              <w:right w:val="single" w:sz="4" w:space="0" w:color="auto"/>
            </w:tcBorders>
            <w:shd w:val="clear" w:color="auto" w:fill="auto"/>
            <w:noWrap/>
            <w:vAlign w:val="bottom"/>
            <w:hideMark/>
          </w:tcPr>
          <w:p w14:paraId="7A54ADF6" w14:textId="77777777" w:rsidR="00263064" w:rsidRPr="00263064" w:rsidRDefault="00263064" w:rsidP="00BA3709">
            <w:r w:rsidRPr="00263064">
              <w:t>585</w:t>
            </w:r>
          </w:p>
        </w:tc>
      </w:tr>
      <w:tr w:rsidR="00263064" w:rsidRPr="00263064" w14:paraId="1D8A469D"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026BC88F" w14:textId="77777777" w:rsidR="00263064" w:rsidRPr="00263064" w:rsidRDefault="00263064" w:rsidP="00BA3709">
            <w:r w:rsidRPr="00263064">
              <w:t>accuracy</w:t>
            </w:r>
          </w:p>
        </w:tc>
        <w:tc>
          <w:tcPr>
            <w:tcW w:w="1133" w:type="dxa"/>
            <w:tcBorders>
              <w:top w:val="nil"/>
              <w:left w:val="nil"/>
              <w:bottom w:val="single" w:sz="4" w:space="0" w:color="auto"/>
              <w:right w:val="single" w:sz="4" w:space="0" w:color="auto"/>
            </w:tcBorders>
            <w:shd w:val="clear" w:color="auto" w:fill="auto"/>
            <w:noWrap/>
            <w:vAlign w:val="bottom"/>
            <w:hideMark/>
          </w:tcPr>
          <w:p w14:paraId="7BF9C4DA" w14:textId="3743A12F" w:rsidR="00263064" w:rsidRPr="00263064" w:rsidRDefault="00263064" w:rsidP="00BA3709"/>
        </w:tc>
        <w:tc>
          <w:tcPr>
            <w:tcW w:w="815" w:type="dxa"/>
            <w:tcBorders>
              <w:top w:val="nil"/>
              <w:left w:val="nil"/>
              <w:bottom w:val="single" w:sz="4" w:space="0" w:color="auto"/>
              <w:right w:val="single" w:sz="4" w:space="0" w:color="auto"/>
            </w:tcBorders>
            <w:shd w:val="clear" w:color="auto" w:fill="auto"/>
            <w:noWrap/>
            <w:vAlign w:val="bottom"/>
            <w:hideMark/>
          </w:tcPr>
          <w:p w14:paraId="3801D429" w14:textId="388B662F" w:rsidR="00263064" w:rsidRPr="00263064" w:rsidRDefault="00263064" w:rsidP="00BA3709"/>
        </w:tc>
        <w:tc>
          <w:tcPr>
            <w:tcW w:w="1047" w:type="dxa"/>
            <w:tcBorders>
              <w:top w:val="nil"/>
              <w:left w:val="nil"/>
              <w:bottom w:val="single" w:sz="4" w:space="0" w:color="auto"/>
              <w:right w:val="single" w:sz="4" w:space="0" w:color="auto"/>
            </w:tcBorders>
            <w:shd w:val="clear" w:color="auto" w:fill="auto"/>
            <w:noWrap/>
            <w:vAlign w:val="bottom"/>
            <w:hideMark/>
          </w:tcPr>
          <w:p w14:paraId="39350821" w14:textId="77777777" w:rsidR="00263064" w:rsidRPr="00263064" w:rsidRDefault="00263064" w:rsidP="00BA3709">
            <w:r w:rsidRPr="00263064">
              <w:t>0.85</w:t>
            </w:r>
          </w:p>
        </w:tc>
        <w:tc>
          <w:tcPr>
            <w:tcW w:w="986" w:type="dxa"/>
            <w:tcBorders>
              <w:top w:val="nil"/>
              <w:left w:val="nil"/>
              <w:bottom w:val="single" w:sz="4" w:space="0" w:color="auto"/>
              <w:right w:val="single" w:sz="4" w:space="0" w:color="auto"/>
            </w:tcBorders>
            <w:shd w:val="clear" w:color="auto" w:fill="auto"/>
            <w:noWrap/>
            <w:vAlign w:val="bottom"/>
            <w:hideMark/>
          </w:tcPr>
          <w:p w14:paraId="4285AEA8" w14:textId="77777777" w:rsidR="00263064" w:rsidRPr="00263064" w:rsidRDefault="00263064" w:rsidP="00BA3709">
            <w:r w:rsidRPr="00263064">
              <w:t>2662</w:t>
            </w:r>
          </w:p>
        </w:tc>
      </w:tr>
      <w:tr w:rsidR="00263064" w:rsidRPr="00263064" w14:paraId="342CBE1A"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5CC3B7DF" w14:textId="77777777" w:rsidR="00263064" w:rsidRPr="00263064" w:rsidRDefault="00263064" w:rsidP="00BA3709">
            <w:r w:rsidRPr="00263064">
              <w:t>macro-avg</w:t>
            </w:r>
          </w:p>
        </w:tc>
        <w:tc>
          <w:tcPr>
            <w:tcW w:w="1133" w:type="dxa"/>
            <w:tcBorders>
              <w:top w:val="nil"/>
              <w:left w:val="nil"/>
              <w:bottom w:val="single" w:sz="4" w:space="0" w:color="auto"/>
              <w:right w:val="single" w:sz="4" w:space="0" w:color="auto"/>
            </w:tcBorders>
            <w:shd w:val="clear" w:color="auto" w:fill="auto"/>
            <w:noWrap/>
            <w:vAlign w:val="bottom"/>
            <w:hideMark/>
          </w:tcPr>
          <w:p w14:paraId="5B71C0C0" w14:textId="77777777" w:rsidR="00263064" w:rsidRPr="00263064" w:rsidRDefault="00263064" w:rsidP="00BA3709">
            <w:r w:rsidRPr="00263064">
              <w:t>0.82</w:t>
            </w:r>
          </w:p>
        </w:tc>
        <w:tc>
          <w:tcPr>
            <w:tcW w:w="815" w:type="dxa"/>
            <w:tcBorders>
              <w:top w:val="nil"/>
              <w:left w:val="nil"/>
              <w:bottom w:val="single" w:sz="4" w:space="0" w:color="auto"/>
              <w:right w:val="single" w:sz="4" w:space="0" w:color="auto"/>
            </w:tcBorders>
            <w:shd w:val="clear" w:color="auto" w:fill="auto"/>
            <w:noWrap/>
            <w:vAlign w:val="bottom"/>
            <w:hideMark/>
          </w:tcPr>
          <w:p w14:paraId="35FC5E51" w14:textId="77777777" w:rsidR="00263064" w:rsidRPr="00263064" w:rsidRDefault="00263064" w:rsidP="00BA3709">
            <w:r w:rsidRPr="00263064">
              <w:t>0.71</w:t>
            </w:r>
          </w:p>
        </w:tc>
        <w:tc>
          <w:tcPr>
            <w:tcW w:w="1047" w:type="dxa"/>
            <w:tcBorders>
              <w:top w:val="nil"/>
              <w:left w:val="nil"/>
              <w:bottom w:val="single" w:sz="4" w:space="0" w:color="auto"/>
              <w:right w:val="single" w:sz="4" w:space="0" w:color="auto"/>
            </w:tcBorders>
            <w:shd w:val="clear" w:color="auto" w:fill="auto"/>
            <w:noWrap/>
            <w:vAlign w:val="bottom"/>
            <w:hideMark/>
          </w:tcPr>
          <w:p w14:paraId="2DBB17BA" w14:textId="77777777" w:rsidR="00263064" w:rsidRPr="00263064" w:rsidRDefault="00263064" w:rsidP="00BA3709">
            <w:r w:rsidRPr="00263064">
              <w:t>0.74</w:t>
            </w:r>
          </w:p>
        </w:tc>
        <w:tc>
          <w:tcPr>
            <w:tcW w:w="986" w:type="dxa"/>
            <w:tcBorders>
              <w:top w:val="nil"/>
              <w:left w:val="nil"/>
              <w:bottom w:val="single" w:sz="4" w:space="0" w:color="auto"/>
              <w:right w:val="single" w:sz="4" w:space="0" w:color="auto"/>
            </w:tcBorders>
            <w:shd w:val="clear" w:color="auto" w:fill="auto"/>
            <w:noWrap/>
            <w:vAlign w:val="bottom"/>
            <w:hideMark/>
          </w:tcPr>
          <w:p w14:paraId="7D8A0D4A" w14:textId="77777777" w:rsidR="00263064" w:rsidRPr="00263064" w:rsidRDefault="00263064" w:rsidP="00BA3709">
            <w:r w:rsidRPr="00263064">
              <w:t>2662</w:t>
            </w:r>
          </w:p>
        </w:tc>
      </w:tr>
      <w:tr w:rsidR="00263064" w:rsidRPr="00263064" w14:paraId="35A5583B"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3385CCC7" w14:textId="77777777" w:rsidR="00263064" w:rsidRPr="00263064" w:rsidRDefault="00263064" w:rsidP="00BA3709">
            <w:r w:rsidRPr="00263064">
              <w:t>weighted-avg</w:t>
            </w:r>
          </w:p>
        </w:tc>
        <w:tc>
          <w:tcPr>
            <w:tcW w:w="1133" w:type="dxa"/>
            <w:tcBorders>
              <w:top w:val="nil"/>
              <w:left w:val="nil"/>
              <w:bottom w:val="single" w:sz="4" w:space="0" w:color="auto"/>
              <w:right w:val="single" w:sz="4" w:space="0" w:color="auto"/>
            </w:tcBorders>
            <w:shd w:val="clear" w:color="auto" w:fill="auto"/>
            <w:noWrap/>
            <w:vAlign w:val="bottom"/>
            <w:hideMark/>
          </w:tcPr>
          <w:p w14:paraId="2F0DC643" w14:textId="77777777" w:rsidR="00263064" w:rsidRPr="00263064" w:rsidRDefault="00263064" w:rsidP="00BA3709">
            <w:r w:rsidRPr="00263064">
              <w:t>0.84</w:t>
            </w:r>
          </w:p>
        </w:tc>
        <w:tc>
          <w:tcPr>
            <w:tcW w:w="815" w:type="dxa"/>
            <w:tcBorders>
              <w:top w:val="nil"/>
              <w:left w:val="nil"/>
              <w:bottom w:val="single" w:sz="4" w:space="0" w:color="auto"/>
              <w:right w:val="single" w:sz="4" w:space="0" w:color="auto"/>
            </w:tcBorders>
            <w:shd w:val="clear" w:color="auto" w:fill="auto"/>
            <w:noWrap/>
            <w:vAlign w:val="bottom"/>
            <w:hideMark/>
          </w:tcPr>
          <w:p w14:paraId="3E7BB542" w14:textId="77777777" w:rsidR="00263064" w:rsidRPr="00263064" w:rsidRDefault="00263064" w:rsidP="00BA3709">
            <w:r w:rsidRPr="00263064">
              <w:t>0.85</w:t>
            </w:r>
          </w:p>
        </w:tc>
        <w:tc>
          <w:tcPr>
            <w:tcW w:w="1047" w:type="dxa"/>
            <w:tcBorders>
              <w:top w:val="nil"/>
              <w:left w:val="nil"/>
              <w:bottom w:val="single" w:sz="4" w:space="0" w:color="auto"/>
              <w:right w:val="single" w:sz="4" w:space="0" w:color="auto"/>
            </w:tcBorders>
            <w:shd w:val="clear" w:color="auto" w:fill="auto"/>
            <w:noWrap/>
            <w:vAlign w:val="bottom"/>
            <w:hideMark/>
          </w:tcPr>
          <w:p w14:paraId="2AE5724E" w14:textId="77777777" w:rsidR="00263064" w:rsidRPr="00263064" w:rsidRDefault="00263064" w:rsidP="00BA3709">
            <w:r w:rsidRPr="00263064">
              <w:t>0.84</w:t>
            </w:r>
          </w:p>
        </w:tc>
        <w:tc>
          <w:tcPr>
            <w:tcW w:w="986" w:type="dxa"/>
            <w:tcBorders>
              <w:top w:val="nil"/>
              <w:left w:val="nil"/>
              <w:bottom w:val="single" w:sz="4" w:space="0" w:color="auto"/>
              <w:right w:val="single" w:sz="4" w:space="0" w:color="auto"/>
            </w:tcBorders>
            <w:shd w:val="clear" w:color="auto" w:fill="auto"/>
            <w:noWrap/>
            <w:vAlign w:val="bottom"/>
            <w:hideMark/>
          </w:tcPr>
          <w:p w14:paraId="3F5EDF32" w14:textId="77777777" w:rsidR="00263064" w:rsidRPr="00263064" w:rsidRDefault="00263064" w:rsidP="00BA3709">
            <w:r w:rsidRPr="00263064">
              <w:t>2662</w:t>
            </w:r>
          </w:p>
        </w:tc>
      </w:tr>
    </w:tbl>
    <w:p w14:paraId="2A404195" w14:textId="77777777" w:rsidR="00263064" w:rsidRDefault="00263064" w:rsidP="005B1DEA"/>
    <w:p w14:paraId="56BCC379" w14:textId="76299C06" w:rsidR="00B11F3C" w:rsidRPr="00504A1B" w:rsidRDefault="0031186C" w:rsidP="00504A1B">
      <w:pPr>
        <w:pStyle w:val="Caption"/>
        <w:jc w:val="center"/>
      </w:pPr>
      <w:r>
        <w:t xml:space="preserve">Table </w:t>
      </w:r>
      <w:r>
        <w:fldChar w:fldCharType="begin"/>
      </w:r>
      <w:r>
        <w:instrText>SEQ Table \* ARABIC</w:instrText>
      </w:r>
      <w:r>
        <w:fldChar w:fldCharType="separate"/>
      </w:r>
      <w:r w:rsidR="007211A4">
        <w:rPr>
          <w:noProof/>
        </w:rPr>
        <w:t>13</w:t>
      </w:r>
      <w:r>
        <w:fldChar w:fldCharType="end"/>
      </w:r>
      <w:r>
        <w:t xml:space="preserve"> Confusion matrix (</w:t>
      </w:r>
      <w:r w:rsidR="00B11F3C" w:rsidRPr="00504A1B">
        <w:t>LightGBMXT</w:t>
      </w:r>
      <w:r w:rsidRPr="00504A1B">
        <w:t>)</w:t>
      </w:r>
    </w:p>
    <w:tbl>
      <w:tblPr>
        <w:tblStyle w:val="TableGrid"/>
        <w:tblW w:w="1858" w:type="dxa"/>
        <w:jc w:val="center"/>
        <w:tblLook w:val="04A0" w:firstRow="1" w:lastRow="0" w:firstColumn="1" w:lastColumn="0" w:noHBand="0" w:noVBand="1"/>
      </w:tblPr>
      <w:tblGrid>
        <w:gridCol w:w="436"/>
        <w:gridCol w:w="766"/>
        <w:gridCol w:w="656"/>
      </w:tblGrid>
      <w:tr w:rsidR="00B11F3C" w14:paraId="2933F5D8" w14:textId="77777777" w:rsidTr="00BA3709">
        <w:trPr>
          <w:jc w:val="center"/>
        </w:trPr>
        <w:tc>
          <w:tcPr>
            <w:tcW w:w="436" w:type="dxa"/>
          </w:tcPr>
          <w:p w14:paraId="58CE3C77" w14:textId="77777777" w:rsidR="00B11F3C" w:rsidRDefault="00B11F3C" w:rsidP="00BA3709">
            <w:pPr>
              <w:jc w:val="center"/>
            </w:pPr>
          </w:p>
        </w:tc>
        <w:tc>
          <w:tcPr>
            <w:tcW w:w="766" w:type="dxa"/>
          </w:tcPr>
          <w:p w14:paraId="7AF2772C" w14:textId="77777777" w:rsidR="00B11F3C" w:rsidRDefault="00B11F3C" w:rsidP="00BA3709">
            <w:pPr>
              <w:jc w:val="center"/>
            </w:pPr>
            <w:r>
              <w:t>0</w:t>
            </w:r>
          </w:p>
        </w:tc>
        <w:tc>
          <w:tcPr>
            <w:tcW w:w="656" w:type="dxa"/>
          </w:tcPr>
          <w:p w14:paraId="42D2B9F0" w14:textId="77777777" w:rsidR="00B11F3C" w:rsidRDefault="00B11F3C" w:rsidP="00BA3709">
            <w:pPr>
              <w:jc w:val="center"/>
            </w:pPr>
            <w:r>
              <w:t>1</w:t>
            </w:r>
          </w:p>
        </w:tc>
      </w:tr>
      <w:tr w:rsidR="00B11F3C" w14:paraId="06E453B7" w14:textId="77777777" w:rsidTr="00BA3709">
        <w:trPr>
          <w:jc w:val="center"/>
        </w:trPr>
        <w:tc>
          <w:tcPr>
            <w:tcW w:w="436" w:type="dxa"/>
          </w:tcPr>
          <w:p w14:paraId="496B2826" w14:textId="77777777" w:rsidR="00B11F3C" w:rsidRDefault="00B11F3C" w:rsidP="00BA3709">
            <w:pPr>
              <w:jc w:val="center"/>
            </w:pPr>
            <w:r>
              <w:t>0</w:t>
            </w:r>
          </w:p>
        </w:tc>
        <w:tc>
          <w:tcPr>
            <w:tcW w:w="766" w:type="dxa"/>
          </w:tcPr>
          <w:p w14:paraId="2EF01AFD" w14:textId="194A1B2A" w:rsidR="00B11F3C" w:rsidRDefault="00B11F3C" w:rsidP="00BA3709">
            <w:pPr>
              <w:jc w:val="center"/>
            </w:pPr>
            <w:r>
              <w:t>2014</w:t>
            </w:r>
          </w:p>
        </w:tc>
        <w:tc>
          <w:tcPr>
            <w:tcW w:w="656" w:type="dxa"/>
          </w:tcPr>
          <w:p w14:paraId="4C4825F0" w14:textId="58AE40D6" w:rsidR="00B11F3C" w:rsidRDefault="00B11F3C" w:rsidP="00BA3709">
            <w:pPr>
              <w:jc w:val="center"/>
            </w:pPr>
            <w:r>
              <w:t>63</w:t>
            </w:r>
          </w:p>
        </w:tc>
      </w:tr>
      <w:tr w:rsidR="00B11F3C" w14:paraId="1FE59DF6" w14:textId="77777777" w:rsidTr="00BA3709">
        <w:trPr>
          <w:jc w:val="center"/>
        </w:trPr>
        <w:tc>
          <w:tcPr>
            <w:tcW w:w="436" w:type="dxa"/>
          </w:tcPr>
          <w:p w14:paraId="006C39B3" w14:textId="77777777" w:rsidR="00B11F3C" w:rsidRDefault="00B11F3C" w:rsidP="00BA3709">
            <w:pPr>
              <w:jc w:val="center"/>
            </w:pPr>
            <w:r>
              <w:t>1</w:t>
            </w:r>
          </w:p>
        </w:tc>
        <w:tc>
          <w:tcPr>
            <w:tcW w:w="766" w:type="dxa"/>
          </w:tcPr>
          <w:p w14:paraId="52EE2D91" w14:textId="5344D846" w:rsidR="00B11F3C" w:rsidRDefault="00B11F3C" w:rsidP="00BA3709">
            <w:pPr>
              <w:jc w:val="center"/>
            </w:pPr>
            <w:r>
              <w:t>334</w:t>
            </w:r>
          </w:p>
        </w:tc>
        <w:tc>
          <w:tcPr>
            <w:tcW w:w="656" w:type="dxa"/>
          </w:tcPr>
          <w:p w14:paraId="1656ED98" w14:textId="75C66E2F" w:rsidR="00B11F3C" w:rsidRDefault="00B11F3C" w:rsidP="00BA3709">
            <w:pPr>
              <w:jc w:val="center"/>
            </w:pPr>
            <w:r>
              <w:t>251</w:t>
            </w:r>
          </w:p>
        </w:tc>
      </w:tr>
    </w:tbl>
    <w:p w14:paraId="297B2318" w14:textId="77777777" w:rsidR="00263064" w:rsidRDefault="00263064" w:rsidP="009C7DE5">
      <w:pPr>
        <w:pStyle w:val="HTMLPreformatted"/>
        <w:shd w:val="clear" w:color="auto" w:fill="FFFFFF"/>
        <w:wordWrap w:val="0"/>
        <w:textAlignment w:val="baseline"/>
        <w:rPr>
          <w:color w:val="000000"/>
          <w:sz w:val="21"/>
          <w:szCs w:val="21"/>
        </w:rPr>
      </w:pPr>
    </w:p>
    <w:p w14:paraId="6897B252" w14:textId="1250DA86" w:rsidR="0031186C" w:rsidRDefault="0031186C" w:rsidP="00504A1B">
      <w:pPr>
        <w:pStyle w:val="Caption"/>
        <w:jc w:val="center"/>
        <w:rPr>
          <w:color w:val="000000"/>
          <w:sz w:val="21"/>
          <w:szCs w:val="21"/>
        </w:rPr>
      </w:pPr>
      <w:r>
        <w:t xml:space="preserve">Table </w:t>
      </w:r>
      <w:r>
        <w:fldChar w:fldCharType="begin"/>
      </w:r>
      <w:r>
        <w:instrText>SEQ Table \* ARABIC</w:instrText>
      </w:r>
      <w:r>
        <w:fldChar w:fldCharType="separate"/>
      </w:r>
      <w:r w:rsidR="007211A4">
        <w:rPr>
          <w:noProof/>
        </w:rPr>
        <w:t>14</w:t>
      </w:r>
      <w:r>
        <w:fldChar w:fldCharType="end"/>
      </w:r>
      <w:r>
        <w:t xml:space="preserve"> Classification report (</w:t>
      </w:r>
      <w:r>
        <w:rPr>
          <w:color w:val="000000"/>
          <w:sz w:val="21"/>
          <w:szCs w:val="21"/>
        </w:rPr>
        <w:t>LightGBMXT)</w:t>
      </w:r>
    </w:p>
    <w:tbl>
      <w:tblPr>
        <w:tblW w:w="5505" w:type="dxa"/>
        <w:jc w:val="center"/>
        <w:tblLook w:val="04A0" w:firstRow="1" w:lastRow="0" w:firstColumn="1" w:lastColumn="0" w:noHBand="0" w:noVBand="1"/>
      </w:tblPr>
      <w:tblGrid>
        <w:gridCol w:w="1524"/>
        <w:gridCol w:w="1133"/>
        <w:gridCol w:w="815"/>
        <w:gridCol w:w="1047"/>
        <w:gridCol w:w="986"/>
      </w:tblGrid>
      <w:tr w:rsidR="00263064" w:rsidRPr="00263064" w14:paraId="05E9659C" w14:textId="77777777" w:rsidTr="00BA3709">
        <w:trPr>
          <w:trHeight w:val="288"/>
          <w:jc w:val="center"/>
        </w:trPr>
        <w:tc>
          <w:tcPr>
            <w:tcW w:w="1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F12C4" w14:textId="23E8763A" w:rsidR="00263064" w:rsidRPr="00263064" w:rsidRDefault="00263064" w:rsidP="00BA3709"/>
        </w:tc>
        <w:tc>
          <w:tcPr>
            <w:tcW w:w="1133" w:type="dxa"/>
            <w:tcBorders>
              <w:top w:val="single" w:sz="4" w:space="0" w:color="auto"/>
              <w:left w:val="nil"/>
              <w:bottom w:val="single" w:sz="4" w:space="0" w:color="auto"/>
              <w:right w:val="single" w:sz="4" w:space="0" w:color="auto"/>
            </w:tcBorders>
            <w:shd w:val="clear" w:color="auto" w:fill="auto"/>
            <w:noWrap/>
            <w:vAlign w:val="bottom"/>
            <w:hideMark/>
          </w:tcPr>
          <w:p w14:paraId="717FC716" w14:textId="77777777" w:rsidR="00263064" w:rsidRPr="00263064" w:rsidRDefault="00263064" w:rsidP="00BA3709">
            <w:r w:rsidRPr="00263064">
              <w:t>precision</w:t>
            </w:r>
          </w:p>
        </w:tc>
        <w:tc>
          <w:tcPr>
            <w:tcW w:w="815" w:type="dxa"/>
            <w:tcBorders>
              <w:top w:val="single" w:sz="4" w:space="0" w:color="auto"/>
              <w:left w:val="nil"/>
              <w:bottom w:val="single" w:sz="4" w:space="0" w:color="auto"/>
              <w:right w:val="single" w:sz="4" w:space="0" w:color="auto"/>
            </w:tcBorders>
            <w:shd w:val="clear" w:color="auto" w:fill="auto"/>
            <w:noWrap/>
            <w:vAlign w:val="bottom"/>
            <w:hideMark/>
          </w:tcPr>
          <w:p w14:paraId="4E0587AF" w14:textId="77777777" w:rsidR="00263064" w:rsidRPr="00263064" w:rsidRDefault="00263064" w:rsidP="00BA3709">
            <w:r w:rsidRPr="00263064">
              <w:t>recall</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14:paraId="4533259B" w14:textId="77777777" w:rsidR="00263064" w:rsidRPr="00263064" w:rsidRDefault="00263064" w:rsidP="00BA3709">
            <w:r w:rsidRPr="00263064">
              <w:t>f1-score</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56368DC3" w14:textId="77777777" w:rsidR="00263064" w:rsidRPr="00263064" w:rsidRDefault="00263064" w:rsidP="00BA3709">
            <w:r w:rsidRPr="00263064">
              <w:t>support</w:t>
            </w:r>
          </w:p>
        </w:tc>
      </w:tr>
      <w:tr w:rsidR="00263064" w:rsidRPr="00263064" w14:paraId="208A81AF"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65EBB722" w14:textId="77777777" w:rsidR="00263064" w:rsidRPr="00263064" w:rsidRDefault="00263064" w:rsidP="00BA3709">
            <w:r w:rsidRPr="00263064">
              <w:t>0</w:t>
            </w:r>
          </w:p>
        </w:tc>
        <w:tc>
          <w:tcPr>
            <w:tcW w:w="1133" w:type="dxa"/>
            <w:tcBorders>
              <w:top w:val="nil"/>
              <w:left w:val="nil"/>
              <w:bottom w:val="single" w:sz="4" w:space="0" w:color="auto"/>
              <w:right w:val="single" w:sz="4" w:space="0" w:color="auto"/>
            </w:tcBorders>
            <w:shd w:val="clear" w:color="auto" w:fill="auto"/>
            <w:noWrap/>
            <w:vAlign w:val="bottom"/>
            <w:hideMark/>
          </w:tcPr>
          <w:p w14:paraId="1EDD8CAA" w14:textId="77777777" w:rsidR="00263064" w:rsidRPr="00263064" w:rsidRDefault="00263064" w:rsidP="00BA3709">
            <w:r w:rsidRPr="00263064">
              <w:t>0.86</w:t>
            </w:r>
          </w:p>
        </w:tc>
        <w:tc>
          <w:tcPr>
            <w:tcW w:w="815" w:type="dxa"/>
            <w:tcBorders>
              <w:top w:val="nil"/>
              <w:left w:val="nil"/>
              <w:bottom w:val="single" w:sz="4" w:space="0" w:color="auto"/>
              <w:right w:val="single" w:sz="4" w:space="0" w:color="auto"/>
            </w:tcBorders>
            <w:shd w:val="clear" w:color="auto" w:fill="auto"/>
            <w:noWrap/>
            <w:vAlign w:val="bottom"/>
            <w:hideMark/>
          </w:tcPr>
          <w:p w14:paraId="346A0C28" w14:textId="77777777" w:rsidR="00263064" w:rsidRPr="00263064" w:rsidRDefault="00263064" w:rsidP="00BA3709">
            <w:r w:rsidRPr="00263064">
              <w:t>0.97</w:t>
            </w:r>
          </w:p>
        </w:tc>
        <w:tc>
          <w:tcPr>
            <w:tcW w:w="1047" w:type="dxa"/>
            <w:tcBorders>
              <w:top w:val="nil"/>
              <w:left w:val="nil"/>
              <w:bottom w:val="single" w:sz="4" w:space="0" w:color="auto"/>
              <w:right w:val="single" w:sz="4" w:space="0" w:color="auto"/>
            </w:tcBorders>
            <w:shd w:val="clear" w:color="auto" w:fill="auto"/>
            <w:noWrap/>
            <w:vAlign w:val="bottom"/>
            <w:hideMark/>
          </w:tcPr>
          <w:p w14:paraId="63612F6C" w14:textId="77777777" w:rsidR="00263064" w:rsidRPr="00263064" w:rsidRDefault="00263064" w:rsidP="00BA3709">
            <w:r w:rsidRPr="00263064">
              <w:t>0.91</w:t>
            </w:r>
          </w:p>
        </w:tc>
        <w:tc>
          <w:tcPr>
            <w:tcW w:w="986" w:type="dxa"/>
            <w:tcBorders>
              <w:top w:val="nil"/>
              <w:left w:val="nil"/>
              <w:bottom w:val="single" w:sz="4" w:space="0" w:color="auto"/>
              <w:right w:val="single" w:sz="4" w:space="0" w:color="auto"/>
            </w:tcBorders>
            <w:shd w:val="clear" w:color="auto" w:fill="auto"/>
            <w:noWrap/>
            <w:vAlign w:val="bottom"/>
            <w:hideMark/>
          </w:tcPr>
          <w:p w14:paraId="22653AB9" w14:textId="77777777" w:rsidR="00263064" w:rsidRPr="00263064" w:rsidRDefault="00263064" w:rsidP="00BA3709">
            <w:r w:rsidRPr="00263064">
              <w:t>2077</w:t>
            </w:r>
          </w:p>
        </w:tc>
      </w:tr>
      <w:tr w:rsidR="00263064" w:rsidRPr="00263064" w14:paraId="63BCEDB7"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7C9DCC12" w14:textId="77777777" w:rsidR="00263064" w:rsidRPr="00263064" w:rsidRDefault="00263064" w:rsidP="00BA3709">
            <w:r w:rsidRPr="00263064">
              <w:t>1</w:t>
            </w:r>
          </w:p>
        </w:tc>
        <w:tc>
          <w:tcPr>
            <w:tcW w:w="1133" w:type="dxa"/>
            <w:tcBorders>
              <w:top w:val="nil"/>
              <w:left w:val="nil"/>
              <w:bottom w:val="single" w:sz="4" w:space="0" w:color="auto"/>
              <w:right w:val="single" w:sz="4" w:space="0" w:color="auto"/>
            </w:tcBorders>
            <w:shd w:val="clear" w:color="auto" w:fill="auto"/>
            <w:noWrap/>
            <w:vAlign w:val="bottom"/>
            <w:hideMark/>
          </w:tcPr>
          <w:p w14:paraId="4CAAC2E7" w14:textId="77777777" w:rsidR="00263064" w:rsidRPr="00263064" w:rsidRDefault="00263064" w:rsidP="00BA3709">
            <w:r w:rsidRPr="00263064">
              <w:t>0.8</w:t>
            </w:r>
          </w:p>
        </w:tc>
        <w:tc>
          <w:tcPr>
            <w:tcW w:w="815" w:type="dxa"/>
            <w:tcBorders>
              <w:top w:val="nil"/>
              <w:left w:val="nil"/>
              <w:bottom w:val="single" w:sz="4" w:space="0" w:color="auto"/>
              <w:right w:val="single" w:sz="4" w:space="0" w:color="auto"/>
            </w:tcBorders>
            <w:shd w:val="clear" w:color="auto" w:fill="auto"/>
            <w:noWrap/>
            <w:vAlign w:val="bottom"/>
            <w:hideMark/>
          </w:tcPr>
          <w:p w14:paraId="4E03F534" w14:textId="77777777" w:rsidR="00263064" w:rsidRPr="00263064" w:rsidRDefault="00263064" w:rsidP="00BA3709">
            <w:r w:rsidRPr="00263064">
              <w:t>0.43</w:t>
            </w:r>
          </w:p>
        </w:tc>
        <w:tc>
          <w:tcPr>
            <w:tcW w:w="1047" w:type="dxa"/>
            <w:tcBorders>
              <w:top w:val="nil"/>
              <w:left w:val="nil"/>
              <w:bottom w:val="single" w:sz="4" w:space="0" w:color="auto"/>
              <w:right w:val="single" w:sz="4" w:space="0" w:color="auto"/>
            </w:tcBorders>
            <w:shd w:val="clear" w:color="auto" w:fill="auto"/>
            <w:noWrap/>
            <w:vAlign w:val="bottom"/>
            <w:hideMark/>
          </w:tcPr>
          <w:p w14:paraId="08E2AB34" w14:textId="77777777" w:rsidR="00263064" w:rsidRPr="00263064" w:rsidRDefault="00263064" w:rsidP="00BA3709">
            <w:r w:rsidRPr="00263064">
              <w:t>0.56</w:t>
            </w:r>
          </w:p>
        </w:tc>
        <w:tc>
          <w:tcPr>
            <w:tcW w:w="986" w:type="dxa"/>
            <w:tcBorders>
              <w:top w:val="nil"/>
              <w:left w:val="nil"/>
              <w:bottom w:val="single" w:sz="4" w:space="0" w:color="auto"/>
              <w:right w:val="single" w:sz="4" w:space="0" w:color="auto"/>
            </w:tcBorders>
            <w:shd w:val="clear" w:color="auto" w:fill="auto"/>
            <w:noWrap/>
            <w:vAlign w:val="bottom"/>
            <w:hideMark/>
          </w:tcPr>
          <w:p w14:paraId="7ACE9F29" w14:textId="77777777" w:rsidR="00263064" w:rsidRPr="00263064" w:rsidRDefault="00263064" w:rsidP="00BA3709">
            <w:r w:rsidRPr="00263064">
              <w:t>585</w:t>
            </w:r>
          </w:p>
        </w:tc>
      </w:tr>
      <w:tr w:rsidR="00263064" w:rsidRPr="00263064" w14:paraId="06B7D42A"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61F86F34" w14:textId="77777777" w:rsidR="00263064" w:rsidRPr="00263064" w:rsidRDefault="00263064" w:rsidP="00BA3709">
            <w:r w:rsidRPr="00263064">
              <w:t>accuracy</w:t>
            </w:r>
          </w:p>
        </w:tc>
        <w:tc>
          <w:tcPr>
            <w:tcW w:w="1133" w:type="dxa"/>
            <w:tcBorders>
              <w:top w:val="nil"/>
              <w:left w:val="nil"/>
              <w:bottom w:val="single" w:sz="4" w:space="0" w:color="auto"/>
              <w:right w:val="single" w:sz="4" w:space="0" w:color="auto"/>
            </w:tcBorders>
            <w:shd w:val="clear" w:color="auto" w:fill="auto"/>
            <w:noWrap/>
            <w:vAlign w:val="bottom"/>
            <w:hideMark/>
          </w:tcPr>
          <w:p w14:paraId="12CF030C" w14:textId="280C5787" w:rsidR="00263064" w:rsidRPr="00263064" w:rsidRDefault="00263064" w:rsidP="00BA3709"/>
        </w:tc>
        <w:tc>
          <w:tcPr>
            <w:tcW w:w="815" w:type="dxa"/>
            <w:tcBorders>
              <w:top w:val="nil"/>
              <w:left w:val="nil"/>
              <w:bottom w:val="single" w:sz="4" w:space="0" w:color="auto"/>
              <w:right w:val="single" w:sz="4" w:space="0" w:color="auto"/>
            </w:tcBorders>
            <w:shd w:val="clear" w:color="auto" w:fill="auto"/>
            <w:noWrap/>
            <w:vAlign w:val="bottom"/>
            <w:hideMark/>
          </w:tcPr>
          <w:p w14:paraId="2AB49F14" w14:textId="7C86A251" w:rsidR="00263064" w:rsidRPr="00263064" w:rsidRDefault="00263064" w:rsidP="00BA3709"/>
        </w:tc>
        <w:tc>
          <w:tcPr>
            <w:tcW w:w="1047" w:type="dxa"/>
            <w:tcBorders>
              <w:top w:val="nil"/>
              <w:left w:val="nil"/>
              <w:bottom w:val="single" w:sz="4" w:space="0" w:color="auto"/>
              <w:right w:val="single" w:sz="4" w:space="0" w:color="auto"/>
            </w:tcBorders>
            <w:shd w:val="clear" w:color="auto" w:fill="auto"/>
            <w:noWrap/>
            <w:vAlign w:val="bottom"/>
            <w:hideMark/>
          </w:tcPr>
          <w:p w14:paraId="6E479330" w14:textId="77777777" w:rsidR="00263064" w:rsidRPr="00263064" w:rsidRDefault="00263064" w:rsidP="00BA3709">
            <w:r w:rsidRPr="00263064">
              <w:t>0.85</w:t>
            </w:r>
          </w:p>
        </w:tc>
        <w:tc>
          <w:tcPr>
            <w:tcW w:w="986" w:type="dxa"/>
            <w:tcBorders>
              <w:top w:val="nil"/>
              <w:left w:val="nil"/>
              <w:bottom w:val="single" w:sz="4" w:space="0" w:color="auto"/>
              <w:right w:val="single" w:sz="4" w:space="0" w:color="auto"/>
            </w:tcBorders>
            <w:shd w:val="clear" w:color="auto" w:fill="auto"/>
            <w:noWrap/>
            <w:vAlign w:val="bottom"/>
            <w:hideMark/>
          </w:tcPr>
          <w:p w14:paraId="4AE678DF" w14:textId="77777777" w:rsidR="00263064" w:rsidRPr="00263064" w:rsidRDefault="00263064" w:rsidP="00BA3709">
            <w:r w:rsidRPr="00263064">
              <w:t>2662</w:t>
            </w:r>
          </w:p>
        </w:tc>
      </w:tr>
      <w:tr w:rsidR="00263064" w:rsidRPr="00263064" w14:paraId="6713A79E"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5552F7DE" w14:textId="77777777" w:rsidR="00263064" w:rsidRPr="00263064" w:rsidRDefault="00263064" w:rsidP="00BA3709">
            <w:r w:rsidRPr="00263064">
              <w:t>macro-avg</w:t>
            </w:r>
          </w:p>
        </w:tc>
        <w:tc>
          <w:tcPr>
            <w:tcW w:w="1133" w:type="dxa"/>
            <w:tcBorders>
              <w:top w:val="nil"/>
              <w:left w:val="nil"/>
              <w:bottom w:val="single" w:sz="4" w:space="0" w:color="auto"/>
              <w:right w:val="single" w:sz="4" w:space="0" w:color="auto"/>
            </w:tcBorders>
            <w:shd w:val="clear" w:color="auto" w:fill="auto"/>
            <w:noWrap/>
            <w:vAlign w:val="bottom"/>
            <w:hideMark/>
          </w:tcPr>
          <w:p w14:paraId="6AFBEAB8" w14:textId="77777777" w:rsidR="00263064" w:rsidRPr="00263064" w:rsidRDefault="00263064" w:rsidP="00BA3709">
            <w:r w:rsidRPr="00263064">
              <w:t>0.83</w:t>
            </w:r>
          </w:p>
        </w:tc>
        <w:tc>
          <w:tcPr>
            <w:tcW w:w="815" w:type="dxa"/>
            <w:tcBorders>
              <w:top w:val="nil"/>
              <w:left w:val="nil"/>
              <w:bottom w:val="single" w:sz="4" w:space="0" w:color="auto"/>
              <w:right w:val="single" w:sz="4" w:space="0" w:color="auto"/>
            </w:tcBorders>
            <w:shd w:val="clear" w:color="auto" w:fill="auto"/>
            <w:noWrap/>
            <w:vAlign w:val="bottom"/>
            <w:hideMark/>
          </w:tcPr>
          <w:p w14:paraId="5D688456" w14:textId="77777777" w:rsidR="00263064" w:rsidRPr="00263064" w:rsidRDefault="00263064" w:rsidP="00BA3709">
            <w:r w:rsidRPr="00263064">
              <w:t>0.7</w:t>
            </w:r>
          </w:p>
        </w:tc>
        <w:tc>
          <w:tcPr>
            <w:tcW w:w="1047" w:type="dxa"/>
            <w:tcBorders>
              <w:top w:val="nil"/>
              <w:left w:val="nil"/>
              <w:bottom w:val="single" w:sz="4" w:space="0" w:color="auto"/>
              <w:right w:val="single" w:sz="4" w:space="0" w:color="auto"/>
            </w:tcBorders>
            <w:shd w:val="clear" w:color="auto" w:fill="auto"/>
            <w:noWrap/>
            <w:vAlign w:val="bottom"/>
            <w:hideMark/>
          </w:tcPr>
          <w:p w14:paraId="0DA9BBE0" w14:textId="77777777" w:rsidR="00263064" w:rsidRPr="00263064" w:rsidRDefault="00263064" w:rsidP="00BA3709">
            <w:r w:rsidRPr="00263064">
              <w:t>0.73</w:t>
            </w:r>
          </w:p>
        </w:tc>
        <w:tc>
          <w:tcPr>
            <w:tcW w:w="986" w:type="dxa"/>
            <w:tcBorders>
              <w:top w:val="nil"/>
              <w:left w:val="nil"/>
              <w:bottom w:val="single" w:sz="4" w:space="0" w:color="auto"/>
              <w:right w:val="single" w:sz="4" w:space="0" w:color="auto"/>
            </w:tcBorders>
            <w:shd w:val="clear" w:color="auto" w:fill="auto"/>
            <w:noWrap/>
            <w:vAlign w:val="bottom"/>
            <w:hideMark/>
          </w:tcPr>
          <w:p w14:paraId="439931AE" w14:textId="77777777" w:rsidR="00263064" w:rsidRPr="00263064" w:rsidRDefault="00263064" w:rsidP="00BA3709">
            <w:r w:rsidRPr="00263064">
              <w:t>2662</w:t>
            </w:r>
          </w:p>
        </w:tc>
      </w:tr>
      <w:tr w:rsidR="00263064" w:rsidRPr="00263064" w14:paraId="744DD79C" w14:textId="77777777" w:rsidTr="00BA3709">
        <w:trPr>
          <w:trHeight w:val="288"/>
          <w:jc w:val="center"/>
        </w:trPr>
        <w:tc>
          <w:tcPr>
            <w:tcW w:w="1524" w:type="dxa"/>
            <w:tcBorders>
              <w:top w:val="nil"/>
              <w:left w:val="single" w:sz="4" w:space="0" w:color="auto"/>
              <w:bottom w:val="single" w:sz="4" w:space="0" w:color="auto"/>
              <w:right w:val="single" w:sz="4" w:space="0" w:color="auto"/>
            </w:tcBorders>
            <w:shd w:val="clear" w:color="auto" w:fill="auto"/>
            <w:noWrap/>
            <w:vAlign w:val="bottom"/>
            <w:hideMark/>
          </w:tcPr>
          <w:p w14:paraId="78123635" w14:textId="77777777" w:rsidR="00263064" w:rsidRPr="00263064" w:rsidRDefault="00263064" w:rsidP="00BA3709">
            <w:r w:rsidRPr="00263064">
              <w:t>weighted-avg</w:t>
            </w:r>
          </w:p>
        </w:tc>
        <w:tc>
          <w:tcPr>
            <w:tcW w:w="1133" w:type="dxa"/>
            <w:tcBorders>
              <w:top w:val="nil"/>
              <w:left w:val="nil"/>
              <w:bottom w:val="single" w:sz="4" w:space="0" w:color="auto"/>
              <w:right w:val="single" w:sz="4" w:space="0" w:color="auto"/>
            </w:tcBorders>
            <w:shd w:val="clear" w:color="auto" w:fill="auto"/>
            <w:noWrap/>
            <w:vAlign w:val="bottom"/>
            <w:hideMark/>
          </w:tcPr>
          <w:p w14:paraId="6DB678FA" w14:textId="77777777" w:rsidR="00263064" w:rsidRPr="00263064" w:rsidRDefault="00263064" w:rsidP="00BA3709">
            <w:r w:rsidRPr="00263064">
              <w:t>0.84</w:t>
            </w:r>
          </w:p>
        </w:tc>
        <w:tc>
          <w:tcPr>
            <w:tcW w:w="815" w:type="dxa"/>
            <w:tcBorders>
              <w:top w:val="nil"/>
              <w:left w:val="nil"/>
              <w:bottom w:val="single" w:sz="4" w:space="0" w:color="auto"/>
              <w:right w:val="single" w:sz="4" w:space="0" w:color="auto"/>
            </w:tcBorders>
            <w:shd w:val="clear" w:color="auto" w:fill="auto"/>
            <w:noWrap/>
            <w:vAlign w:val="bottom"/>
            <w:hideMark/>
          </w:tcPr>
          <w:p w14:paraId="0C4BF40D" w14:textId="77777777" w:rsidR="00263064" w:rsidRPr="00263064" w:rsidRDefault="00263064" w:rsidP="00BA3709">
            <w:r w:rsidRPr="00263064">
              <w:t>0.85</w:t>
            </w:r>
          </w:p>
        </w:tc>
        <w:tc>
          <w:tcPr>
            <w:tcW w:w="1047" w:type="dxa"/>
            <w:tcBorders>
              <w:top w:val="nil"/>
              <w:left w:val="nil"/>
              <w:bottom w:val="single" w:sz="4" w:space="0" w:color="auto"/>
              <w:right w:val="single" w:sz="4" w:space="0" w:color="auto"/>
            </w:tcBorders>
            <w:shd w:val="clear" w:color="auto" w:fill="auto"/>
            <w:noWrap/>
            <w:vAlign w:val="bottom"/>
            <w:hideMark/>
          </w:tcPr>
          <w:p w14:paraId="58DE597C" w14:textId="77777777" w:rsidR="00263064" w:rsidRPr="00263064" w:rsidRDefault="00263064" w:rsidP="00BA3709">
            <w:r w:rsidRPr="00263064">
              <w:t>0.83</w:t>
            </w:r>
          </w:p>
        </w:tc>
        <w:tc>
          <w:tcPr>
            <w:tcW w:w="986" w:type="dxa"/>
            <w:tcBorders>
              <w:top w:val="nil"/>
              <w:left w:val="nil"/>
              <w:bottom w:val="single" w:sz="4" w:space="0" w:color="auto"/>
              <w:right w:val="single" w:sz="4" w:space="0" w:color="auto"/>
            </w:tcBorders>
            <w:shd w:val="clear" w:color="auto" w:fill="auto"/>
            <w:noWrap/>
            <w:vAlign w:val="bottom"/>
            <w:hideMark/>
          </w:tcPr>
          <w:p w14:paraId="651BBDD1" w14:textId="77777777" w:rsidR="00263064" w:rsidRPr="00263064" w:rsidRDefault="00263064" w:rsidP="00BA3709">
            <w:r w:rsidRPr="00263064">
              <w:t>2662</w:t>
            </w:r>
          </w:p>
        </w:tc>
      </w:tr>
    </w:tbl>
    <w:p w14:paraId="77F4CB79" w14:textId="77777777" w:rsidR="00263064" w:rsidRDefault="00263064" w:rsidP="009C7DE5">
      <w:pPr>
        <w:pStyle w:val="HTMLPreformatted"/>
        <w:shd w:val="clear" w:color="auto" w:fill="FFFFFF"/>
        <w:wordWrap w:val="0"/>
        <w:textAlignment w:val="baseline"/>
        <w:rPr>
          <w:color w:val="000000"/>
          <w:sz w:val="21"/>
          <w:szCs w:val="21"/>
        </w:rPr>
      </w:pPr>
    </w:p>
    <w:p w14:paraId="68C65271" w14:textId="77777777" w:rsidR="00263064" w:rsidRDefault="00263064" w:rsidP="009C7DE5">
      <w:pPr>
        <w:pStyle w:val="HTMLPreformatted"/>
        <w:shd w:val="clear" w:color="auto" w:fill="FFFFFF"/>
        <w:wordWrap w:val="0"/>
        <w:textAlignment w:val="baseline"/>
        <w:rPr>
          <w:color w:val="000000"/>
          <w:sz w:val="21"/>
          <w:szCs w:val="21"/>
        </w:rPr>
      </w:pPr>
    </w:p>
    <w:p w14:paraId="0BC6355D" w14:textId="7C8225A4" w:rsidR="009C7DE5" w:rsidRPr="00504A1B" w:rsidRDefault="0031186C" w:rsidP="00504A1B">
      <w:pPr>
        <w:pStyle w:val="Caption"/>
        <w:jc w:val="center"/>
      </w:pPr>
      <w:r>
        <w:t xml:space="preserve">Table </w:t>
      </w:r>
      <w:r>
        <w:fldChar w:fldCharType="begin"/>
      </w:r>
      <w:r>
        <w:instrText>SEQ Table \* ARABIC</w:instrText>
      </w:r>
      <w:r>
        <w:fldChar w:fldCharType="separate"/>
      </w:r>
      <w:r w:rsidR="007211A4">
        <w:rPr>
          <w:noProof/>
        </w:rPr>
        <w:t>15</w:t>
      </w:r>
      <w:r>
        <w:fldChar w:fldCharType="end"/>
      </w:r>
      <w:r>
        <w:t xml:space="preserve"> Confusion matrix (</w:t>
      </w:r>
      <w:r w:rsidR="009C7DE5" w:rsidRPr="00504A1B">
        <w:t>LightGBMLarge</w:t>
      </w:r>
      <w:r w:rsidRPr="00504A1B">
        <w:t>)</w:t>
      </w:r>
    </w:p>
    <w:tbl>
      <w:tblPr>
        <w:tblStyle w:val="TableGrid"/>
        <w:tblW w:w="2004" w:type="dxa"/>
        <w:jc w:val="center"/>
        <w:tblLook w:val="04A0" w:firstRow="1" w:lastRow="0" w:firstColumn="1" w:lastColumn="0" w:noHBand="0" w:noVBand="1"/>
      </w:tblPr>
      <w:tblGrid>
        <w:gridCol w:w="436"/>
        <w:gridCol w:w="847"/>
        <w:gridCol w:w="721"/>
      </w:tblGrid>
      <w:tr w:rsidR="00B11F3C" w14:paraId="316077EC" w14:textId="77777777" w:rsidTr="00BA3709">
        <w:trPr>
          <w:jc w:val="center"/>
        </w:trPr>
        <w:tc>
          <w:tcPr>
            <w:tcW w:w="436" w:type="dxa"/>
          </w:tcPr>
          <w:p w14:paraId="501CC993" w14:textId="77777777" w:rsidR="00B11F3C" w:rsidRDefault="00B11F3C" w:rsidP="00747842"/>
        </w:tc>
        <w:tc>
          <w:tcPr>
            <w:tcW w:w="847" w:type="dxa"/>
          </w:tcPr>
          <w:p w14:paraId="7B6DDB13" w14:textId="77777777" w:rsidR="00B11F3C" w:rsidRDefault="00B11F3C" w:rsidP="00747842">
            <w:r>
              <w:t>0</w:t>
            </w:r>
          </w:p>
        </w:tc>
        <w:tc>
          <w:tcPr>
            <w:tcW w:w="721" w:type="dxa"/>
          </w:tcPr>
          <w:p w14:paraId="407A5D77" w14:textId="77777777" w:rsidR="00B11F3C" w:rsidRDefault="00B11F3C" w:rsidP="00747842">
            <w:r>
              <w:t>1</w:t>
            </w:r>
          </w:p>
        </w:tc>
      </w:tr>
      <w:tr w:rsidR="00B11F3C" w14:paraId="6E63E4A7" w14:textId="77777777" w:rsidTr="00BA3709">
        <w:trPr>
          <w:jc w:val="center"/>
        </w:trPr>
        <w:tc>
          <w:tcPr>
            <w:tcW w:w="436" w:type="dxa"/>
          </w:tcPr>
          <w:p w14:paraId="5CE55C78" w14:textId="77777777" w:rsidR="00B11F3C" w:rsidRDefault="00B11F3C" w:rsidP="00747842">
            <w:r>
              <w:t>0</w:t>
            </w:r>
          </w:p>
        </w:tc>
        <w:tc>
          <w:tcPr>
            <w:tcW w:w="847" w:type="dxa"/>
          </w:tcPr>
          <w:p w14:paraId="66194939" w14:textId="1A88D1BE" w:rsidR="00B11F3C" w:rsidRPr="00BA3709" w:rsidRDefault="009C7DE5" w:rsidP="00A1533E">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2042</w:t>
            </w:r>
          </w:p>
        </w:tc>
        <w:tc>
          <w:tcPr>
            <w:tcW w:w="721" w:type="dxa"/>
          </w:tcPr>
          <w:p w14:paraId="731B038B" w14:textId="726B0A88" w:rsidR="00B11F3C" w:rsidRDefault="009C7DE5" w:rsidP="00747842">
            <w:r>
              <w:t>35</w:t>
            </w:r>
          </w:p>
        </w:tc>
      </w:tr>
      <w:tr w:rsidR="00B11F3C" w14:paraId="0E20663F" w14:textId="77777777" w:rsidTr="00BA3709">
        <w:trPr>
          <w:jc w:val="center"/>
        </w:trPr>
        <w:tc>
          <w:tcPr>
            <w:tcW w:w="436" w:type="dxa"/>
          </w:tcPr>
          <w:p w14:paraId="0947CFEF" w14:textId="77777777" w:rsidR="00B11F3C" w:rsidRDefault="00B11F3C" w:rsidP="00747842">
            <w:r>
              <w:t>1</w:t>
            </w:r>
          </w:p>
        </w:tc>
        <w:tc>
          <w:tcPr>
            <w:tcW w:w="847" w:type="dxa"/>
          </w:tcPr>
          <w:p w14:paraId="2300C1A4" w14:textId="700B5103" w:rsidR="00B11F3C" w:rsidRPr="00BA3709" w:rsidRDefault="009C7DE5" w:rsidP="00A1533E">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377</w:t>
            </w:r>
          </w:p>
        </w:tc>
        <w:tc>
          <w:tcPr>
            <w:tcW w:w="721" w:type="dxa"/>
          </w:tcPr>
          <w:p w14:paraId="6F1184CC" w14:textId="134AD700" w:rsidR="00B11F3C" w:rsidRPr="00BA3709" w:rsidRDefault="009C7DE5" w:rsidP="00A1533E">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208</w:t>
            </w:r>
          </w:p>
        </w:tc>
      </w:tr>
    </w:tbl>
    <w:p w14:paraId="70D96271" w14:textId="5CFC0BF5" w:rsidR="00B11F3C" w:rsidRDefault="0031186C" w:rsidP="00504A1B">
      <w:pPr>
        <w:pStyle w:val="Caption"/>
        <w:jc w:val="center"/>
      </w:pPr>
      <w:r>
        <w:lastRenderedPageBreak/>
        <w:t xml:space="preserve">Table </w:t>
      </w:r>
      <w:r>
        <w:fldChar w:fldCharType="begin"/>
      </w:r>
      <w:r>
        <w:instrText>SEQ Table \* ARABIC</w:instrText>
      </w:r>
      <w:r>
        <w:fldChar w:fldCharType="separate"/>
      </w:r>
      <w:r w:rsidR="007211A4">
        <w:rPr>
          <w:noProof/>
        </w:rPr>
        <w:t>16</w:t>
      </w:r>
      <w:r>
        <w:fldChar w:fldCharType="end"/>
      </w:r>
      <w:r>
        <w:t xml:space="preserve"> Classification report (</w:t>
      </w:r>
      <w:r w:rsidRPr="00504A1B">
        <w:t>LightGBMLarge)</w:t>
      </w:r>
    </w:p>
    <w:tbl>
      <w:tblPr>
        <w:tblW w:w="5426" w:type="dxa"/>
        <w:jc w:val="center"/>
        <w:tblLook w:val="04A0" w:firstRow="1" w:lastRow="0" w:firstColumn="1" w:lastColumn="0" w:noHBand="0" w:noVBand="1"/>
      </w:tblPr>
      <w:tblGrid>
        <w:gridCol w:w="1516"/>
        <w:gridCol w:w="1030"/>
        <w:gridCol w:w="960"/>
        <w:gridCol w:w="960"/>
        <w:gridCol w:w="960"/>
      </w:tblGrid>
      <w:tr w:rsidR="00CD70C2" w:rsidRPr="00CD70C2" w14:paraId="557944E7" w14:textId="77777777" w:rsidTr="00A1533E">
        <w:trPr>
          <w:trHeight w:val="288"/>
          <w:jc w:val="center"/>
        </w:trPr>
        <w:tc>
          <w:tcPr>
            <w:tcW w:w="1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16500" w14:textId="33ACF381" w:rsidR="00CD70C2" w:rsidRPr="00CD70C2" w:rsidRDefault="00CD70C2" w:rsidP="00BA3709"/>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4ADC7C27" w14:textId="77777777" w:rsidR="00CD70C2" w:rsidRPr="00CD70C2" w:rsidRDefault="00CD70C2" w:rsidP="00BA3709">
            <w:r w:rsidRPr="00CD70C2">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93C521" w14:textId="77777777" w:rsidR="00CD70C2" w:rsidRPr="00CD70C2" w:rsidRDefault="00CD70C2" w:rsidP="00BA3709">
            <w:r w:rsidRPr="00CD70C2">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FE381D" w14:textId="77777777" w:rsidR="00CD70C2" w:rsidRPr="00CD70C2" w:rsidRDefault="00CD70C2" w:rsidP="00BA3709">
            <w:r w:rsidRPr="00CD70C2">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BB820F" w14:textId="77777777" w:rsidR="00CD70C2" w:rsidRPr="00CD70C2" w:rsidRDefault="00CD70C2" w:rsidP="00BA3709">
            <w:r w:rsidRPr="00CD70C2">
              <w:t>support</w:t>
            </w:r>
          </w:p>
        </w:tc>
      </w:tr>
      <w:tr w:rsidR="00CD70C2" w:rsidRPr="00CD70C2" w14:paraId="063D0CB1" w14:textId="77777777" w:rsidTr="00A1533E">
        <w:trPr>
          <w:trHeight w:val="288"/>
          <w:jc w:val="center"/>
        </w:trPr>
        <w:tc>
          <w:tcPr>
            <w:tcW w:w="1516" w:type="dxa"/>
            <w:tcBorders>
              <w:top w:val="nil"/>
              <w:left w:val="single" w:sz="4" w:space="0" w:color="auto"/>
              <w:bottom w:val="single" w:sz="4" w:space="0" w:color="auto"/>
              <w:right w:val="single" w:sz="4" w:space="0" w:color="auto"/>
            </w:tcBorders>
            <w:shd w:val="clear" w:color="auto" w:fill="auto"/>
            <w:noWrap/>
            <w:vAlign w:val="bottom"/>
            <w:hideMark/>
          </w:tcPr>
          <w:p w14:paraId="28552863" w14:textId="77777777" w:rsidR="00CD70C2" w:rsidRPr="00CD70C2" w:rsidRDefault="00CD70C2" w:rsidP="00BA3709">
            <w:r w:rsidRPr="00CD70C2">
              <w:t>0</w:t>
            </w:r>
          </w:p>
        </w:tc>
        <w:tc>
          <w:tcPr>
            <w:tcW w:w="1030" w:type="dxa"/>
            <w:tcBorders>
              <w:top w:val="nil"/>
              <w:left w:val="nil"/>
              <w:bottom w:val="single" w:sz="4" w:space="0" w:color="auto"/>
              <w:right w:val="single" w:sz="4" w:space="0" w:color="auto"/>
            </w:tcBorders>
            <w:shd w:val="clear" w:color="auto" w:fill="auto"/>
            <w:noWrap/>
            <w:vAlign w:val="bottom"/>
            <w:hideMark/>
          </w:tcPr>
          <w:p w14:paraId="65FB28F7" w14:textId="77777777" w:rsidR="00CD70C2" w:rsidRPr="00CD70C2" w:rsidRDefault="00CD70C2" w:rsidP="00BA3709">
            <w:r w:rsidRPr="00CD70C2">
              <w:t>0.84</w:t>
            </w:r>
          </w:p>
        </w:tc>
        <w:tc>
          <w:tcPr>
            <w:tcW w:w="960" w:type="dxa"/>
            <w:tcBorders>
              <w:top w:val="nil"/>
              <w:left w:val="nil"/>
              <w:bottom w:val="single" w:sz="4" w:space="0" w:color="auto"/>
              <w:right w:val="single" w:sz="4" w:space="0" w:color="auto"/>
            </w:tcBorders>
            <w:shd w:val="clear" w:color="auto" w:fill="auto"/>
            <w:noWrap/>
            <w:vAlign w:val="bottom"/>
            <w:hideMark/>
          </w:tcPr>
          <w:p w14:paraId="6F5F851D" w14:textId="77777777" w:rsidR="00CD70C2" w:rsidRPr="00CD70C2" w:rsidRDefault="00CD70C2" w:rsidP="00BA3709">
            <w:r w:rsidRPr="00CD70C2">
              <w:t>0.98</w:t>
            </w:r>
          </w:p>
        </w:tc>
        <w:tc>
          <w:tcPr>
            <w:tcW w:w="960" w:type="dxa"/>
            <w:tcBorders>
              <w:top w:val="nil"/>
              <w:left w:val="nil"/>
              <w:bottom w:val="single" w:sz="4" w:space="0" w:color="auto"/>
              <w:right w:val="single" w:sz="4" w:space="0" w:color="auto"/>
            </w:tcBorders>
            <w:shd w:val="clear" w:color="auto" w:fill="auto"/>
            <w:noWrap/>
            <w:vAlign w:val="bottom"/>
            <w:hideMark/>
          </w:tcPr>
          <w:p w14:paraId="3E828D44" w14:textId="77777777" w:rsidR="00CD70C2" w:rsidRPr="00CD70C2" w:rsidRDefault="00CD70C2" w:rsidP="00BA3709">
            <w:r w:rsidRPr="00CD70C2">
              <w:t>0.91</w:t>
            </w:r>
          </w:p>
        </w:tc>
        <w:tc>
          <w:tcPr>
            <w:tcW w:w="960" w:type="dxa"/>
            <w:tcBorders>
              <w:top w:val="nil"/>
              <w:left w:val="nil"/>
              <w:bottom w:val="single" w:sz="4" w:space="0" w:color="auto"/>
              <w:right w:val="single" w:sz="4" w:space="0" w:color="auto"/>
            </w:tcBorders>
            <w:shd w:val="clear" w:color="auto" w:fill="auto"/>
            <w:noWrap/>
            <w:vAlign w:val="bottom"/>
            <w:hideMark/>
          </w:tcPr>
          <w:p w14:paraId="31723A8D" w14:textId="77777777" w:rsidR="00CD70C2" w:rsidRPr="00CD70C2" w:rsidRDefault="00CD70C2" w:rsidP="00BA3709">
            <w:r w:rsidRPr="00CD70C2">
              <w:t>2077</w:t>
            </w:r>
          </w:p>
        </w:tc>
      </w:tr>
      <w:tr w:rsidR="00CD70C2" w:rsidRPr="00CD70C2" w14:paraId="044E8E0A" w14:textId="77777777" w:rsidTr="00A1533E">
        <w:trPr>
          <w:trHeight w:val="288"/>
          <w:jc w:val="center"/>
        </w:trPr>
        <w:tc>
          <w:tcPr>
            <w:tcW w:w="1516" w:type="dxa"/>
            <w:tcBorders>
              <w:top w:val="nil"/>
              <w:left w:val="single" w:sz="4" w:space="0" w:color="auto"/>
              <w:bottom w:val="single" w:sz="4" w:space="0" w:color="auto"/>
              <w:right w:val="single" w:sz="4" w:space="0" w:color="auto"/>
            </w:tcBorders>
            <w:shd w:val="clear" w:color="auto" w:fill="auto"/>
            <w:noWrap/>
            <w:vAlign w:val="bottom"/>
            <w:hideMark/>
          </w:tcPr>
          <w:p w14:paraId="6F1C9121" w14:textId="77777777" w:rsidR="00CD70C2" w:rsidRPr="00CD70C2" w:rsidRDefault="00CD70C2" w:rsidP="00BA3709">
            <w:r w:rsidRPr="00CD70C2">
              <w:t>1</w:t>
            </w:r>
          </w:p>
        </w:tc>
        <w:tc>
          <w:tcPr>
            <w:tcW w:w="1030" w:type="dxa"/>
            <w:tcBorders>
              <w:top w:val="nil"/>
              <w:left w:val="nil"/>
              <w:bottom w:val="single" w:sz="4" w:space="0" w:color="auto"/>
              <w:right w:val="single" w:sz="4" w:space="0" w:color="auto"/>
            </w:tcBorders>
            <w:shd w:val="clear" w:color="auto" w:fill="auto"/>
            <w:noWrap/>
            <w:vAlign w:val="bottom"/>
            <w:hideMark/>
          </w:tcPr>
          <w:p w14:paraId="35F88CFC" w14:textId="77777777" w:rsidR="00CD70C2" w:rsidRPr="00CD70C2" w:rsidRDefault="00CD70C2" w:rsidP="00BA3709">
            <w:r w:rsidRPr="00CD70C2">
              <w:t>0.86</w:t>
            </w:r>
          </w:p>
        </w:tc>
        <w:tc>
          <w:tcPr>
            <w:tcW w:w="960" w:type="dxa"/>
            <w:tcBorders>
              <w:top w:val="nil"/>
              <w:left w:val="nil"/>
              <w:bottom w:val="single" w:sz="4" w:space="0" w:color="auto"/>
              <w:right w:val="single" w:sz="4" w:space="0" w:color="auto"/>
            </w:tcBorders>
            <w:shd w:val="clear" w:color="auto" w:fill="auto"/>
            <w:noWrap/>
            <w:vAlign w:val="bottom"/>
            <w:hideMark/>
          </w:tcPr>
          <w:p w14:paraId="1B456BE7" w14:textId="77777777" w:rsidR="00CD70C2" w:rsidRPr="00CD70C2" w:rsidRDefault="00CD70C2" w:rsidP="00BA3709">
            <w:r w:rsidRPr="00CD70C2">
              <w:t>0.36</w:t>
            </w:r>
          </w:p>
        </w:tc>
        <w:tc>
          <w:tcPr>
            <w:tcW w:w="960" w:type="dxa"/>
            <w:tcBorders>
              <w:top w:val="nil"/>
              <w:left w:val="nil"/>
              <w:bottom w:val="single" w:sz="4" w:space="0" w:color="auto"/>
              <w:right w:val="single" w:sz="4" w:space="0" w:color="auto"/>
            </w:tcBorders>
            <w:shd w:val="clear" w:color="auto" w:fill="auto"/>
            <w:noWrap/>
            <w:vAlign w:val="bottom"/>
            <w:hideMark/>
          </w:tcPr>
          <w:p w14:paraId="514933EA" w14:textId="77777777" w:rsidR="00CD70C2" w:rsidRPr="00CD70C2" w:rsidRDefault="00CD70C2" w:rsidP="00BA3709">
            <w:r w:rsidRPr="00CD70C2">
              <w:t>0.5</w:t>
            </w:r>
          </w:p>
        </w:tc>
        <w:tc>
          <w:tcPr>
            <w:tcW w:w="960" w:type="dxa"/>
            <w:tcBorders>
              <w:top w:val="nil"/>
              <w:left w:val="nil"/>
              <w:bottom w:val="single" w:sz="4" w:space="0" w:color="auto"/>
              <w:right w:val="single" w:sz="4" w:space="0" w:color="auto"/>
            </w:tcBorders>
            <w:shd w:val="clear" w:color="auto" w:fill="auto"/>
            <w:noWrap/>
            <w:vAlign w:val="bottom"/>
            <w:hideMark/>
          </w:tcPr>
          <w:p w14:paraId="00597E4A" w14:textId="77777777" w:rsidR="00CD70C2" w:rsidRPr="00CD70C2" w:rsidRDefault="00CD70C2" w:rsidP="00BA3709">
            <w:r w:rsidRPr="00CD70C2">
              <w:t>585</w:t>
            </w:r>
          </w:p>
        </w:tc>
      </w:tr>
      <w:tr w:rsidR="00CD70C2" w:rsidRPr="00CD70C2" w14:paraId="15E75E26" w14:textId="77777777" w:rsidTr="00A1533E">
        <w:trPr>
          <w:trHeight w:val="288"/>
          <w:jc w:val="center"/>
        </w:trPr>
        <w:tc>
          <w:tcPr>
            <w:tcW w:w="1516" w:type="dxa"/>
            <w:tcBorders>
              <w:top w:val="nil"/>
              <w:left w:val="single" w:sz="4" w:space="0" w:color="auto"/>
              <w:bottom w:val="single" w:sz="4" w:space="0" w:color="auto"/>
              <w:right w:val="single" w:sz="4" w:space="0" w:color="auto"/>
            </w:tcBorders>
            <w:shd w:val="clear" w:color="auto" w:fill="auto"/>
            <w:noWrap/>
            <w:vAlign w:val="bottom"/>
            <w:hideMark/>
          </w:tcPr>
          <w:p w14:paraId="54ABCF1A" w14:textId="77777777" w:rsidR="00CD70C2" w:rsidRPr="00CD70C2" w:rsidRDefault="00CD70C2" w:rsidP="00BA3709">
            <w:r w:rsidRPr="00CD70C2">
              <w:t>accuracy</w:t>
            </w:r>
          </w:p>
        </w:tc>
        <w:tc>
          <w:tcPr>
            <w:tcW w:w="1030" w:type="dxa"/>
            <w:tcBorders>
              <w:top w:val="nil"/>
              <w:left w:val="nil"/>
              <w:bottom w:val="single" w:sz="4" w:space="0" w:color="auto"/>
              <w:right w:val="single" w:sz="4" w:space="0" w:color="auto"/>
            </w:tcBorders>
            <w:shd w:val="clear" w:color="auto" w:fill="auto"/>
            <w:noWrap/>
            <w:vAlign w:val="bottom"/>
            <w:hideMark/>
          </w:tcPr>
          <w:p w14:paraId="5E350CDE" w14:textId="0D067BED" w:rsidR="00CD70C2" w:rsidRPr="00CD70C2" w:rsidRDefault="00CD70C2" w:rsidP="00BA3709"/>
        </w:tc>
        <w:tc>
          <w:tcPr>
            <w:tcW w:w="960" w:type="dxa"/>
            <w:tcBorders>
              <w:top w:val="nil"/>
              <w:left w:val="nil"/>
              <w:bottom w:val="single" w:sz="4" w:space="0" w:color="auto"/>
              <w:right w:val="single" w:sz="4" w:space="0" w:color="auto"/>
            </w:tcBorders>
            <w:shd w:val="clear" w:color="auto" w:fill="auto"/>
            <w:noWrap/>
            <w:vAlign w:val="bottom"/>
            <w:hideMark/>
          </w:tcPr>
          <w:p w14:paraId="343B9457" w14:textId="4CCCE154" w:rsidR="00CD70C2" w:rsidRPr="00CD70C2" w:rsidRDefault="00CD70C2" w:rsidP="00BA3709"/>
        </w:tc>
        <w:tc>
          <w:tcPr>
            <w:tcW w:w="960" w:type="dxa"/>
            <w:tcBorders>
              <w:top w:val="nil"/>
              <w:left w:val="nil"/>
              <w:bottom w:val="single" w:sz="4" w:space="0" w:color="auto"/>
              <w:right w:val="single" w:sz="4" w:space="0" w:color="auto"/>
            </w:tcBorders>
            <w:shd w:val="clear" w:color="auto" w:fill="auto"/>
            <w:noWrap/>
            <w:vAlign w:val="bottom"/>
            <w:hideMark/>
          </w:tcPr>
          <w:p w14:paraId="6CB69276" w14:textId="77777777" w:rsidR="00CD70C2" w:rsidRPr="00CD70C2" w:rsidRDefault="00CD70C2" w:rsidP="00BA3709">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331DB64C" w14:textId="77777777" w:rsidR="00CD70C2" w:rsidRPr="00CD70C2" w:rsidRDefault="00CD70C2" w:rsidP="00BA3709">
            <w:r w:rsidRPr="00CD70C2">
              <w:t>2662</w:t>
            </w:r>
          </w:p>
        </w:tc>
      </w:tr>
      <w:tr w:rsidR="00CD70C2" w:rsidRPr="00CD70C2" w14:paraId="3F626C30" w14:textId="77777777" w:rsidTr="00A1533E">
        <w:trPr>
          <w:trHeight w:val="288"/>
          <w:jc w:val="center"/>
        </w:trPr>
        <w:tc>
          <w:tcPr>
            <w:tcW w:w="1516" w:type="dxa"/>
            <w:tcBorders>
              <w:top w:val="nil"/>
              <w:left w:val="single" w:sz="4" w:space="0" w:color="auto"/>
              <w:bottom w:val="single" w:sz="4" w:space="0" w:color="auto"/>
              <w:right w:val="single" w:sz="4" w:space="0" w:color="auto"/>
            </w:tcBorders>
            <w:shd w:val="clear" w:color="auto" w:fill="auto"/>
            <w:noWrap/>
            <w:vAlign w:val="bottom"/>
            <w:hideMark/>
          </w:tcPr>
          <w:p w14:paraId="681397CB" w14:textId="77777777" w:rsidR="00CD70C2" w:rsidRPr="00CD70C2" w:rsidRDefault="00CD70C2" w:rsidP="00BA3709">
            <w:r w:rsidRPr="00CD70C2">
              <w:t>macro-avg</w:t>
            </w:r>
          </w:p>
        </w:tc>
        <w:tc>
          <w:tcPr>
            <w:tcW w:w="1030" w:type="dxa"/>
            <w:tcBorders>
              <w:top w:val="nil"/>
              <w:left w:val="nil"/>
              <w:bottom w:val="single" w:sz="4" w:space="0" w:color="auto"/>
              <w:right w:val="single" w:sz="4" w:space="0" w:color="auto"/>
            </w:tcBorders>
            <w:shd w:val="clear" w:color="auto" w:fill="auto"/>
            <w:noWrap/>
            <w:vAlign w:val="bottom"/>
            <w:hideMark/>
          </w:tcPr>
          <w:p w14:paraId="52B3253B" w14:textId="77777777" w:rsidR="00CD70C2" w:rsidRPr="00CD70C2" w:rsidRDefault="00CD70C2" w:rsidP="00BA3709">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3DA82425" w14:textId="77777777" w:rsidR="00CD70C2" w:rsidRPr="00CD70C2" w:rsidRDefault="00CD70C2" w:rsidP="00BA3709">
            <w:r w:rsidRPr="00CD70C2">
              <w:t>0.67</w:t>
            </w:r>
          </w:p>
        </w:tc>
        <w:tc>
          <w:tcPr>
            <w:tcW w:w="960" w:type="dxa"/>
            <w:tcBorders>
              <w:top w:val="nil"/>
              <w:left w:val="nil"/>
              <w:bottom w:val="single" w:sz="4" w:space="0" w:color="auto"/>
              <w:right w:val="single" w:sz="4" w:space="0" w:color="auto"/>
            </w:tcBorders>
            <w:shd w:val="clear" w:color="auto" w:fill="auto"/>
            <w:noWrap/>
            <w:vAlign w:val="bottom"/>
            <w:hideMark/>
          </w:tcPr>
          <w:p w14:paraId="767F85DE" w14:textId="77777777" w:rsidR="00CD70C2" w:rsidRPr="00CD70C2" w:rsidRDefault="00CD70C2" w:rsidP="00BA3709">
            <w:r w:rsidRPr="00CD70C2">
              <w:t>0.71</w:t>
            </w:r>
          </w:p>
        </w:tc>
        <w:tc>
          <w:tcPr>
            <w:tcW w:w="960" w:type="dxa"/>
            <w:tcBorders>
              <w:top w:val="nil"/>
              <w:left w:val="nil"/>
              <w:bottom w:val="single" w:sz="4" w:space="0" w:color="auto"/>
              <w:right w:val="single" w:sz="4" w:space="0" w:color="auto"/>
            </w:tcBorders>
            <w:shd w:val="clear" w:color="auto" w:fill="auto"/>
            <w:noWrap/>
            <w:vAlign w:val="bottom"/>
            <w:hideMark/>
          </w:tcPr>
          <w:p w14:paraId="153F7B1B" w14:textId="77777777" w:rsidR="00CD70C2" w:rsidRPr="00CD70C2" w:rsidRDefault="00CD70C2" w:rsidP="00BA3709">
            <w:r w:rsidRPr="00CD70C2">
              <w:t>2662</w:t>
            </w:r>
          </w:p>
        </w:tc>
      </w:tr>
      <w:tr w:rsidR="00CD70C2" w:rsidRPr="00CD70C2" w14:paraId="57B5F8EB" w14:textId="77777777" w:rsidTr="00A1533E">
        <w:trPr>
          <w:trHeight w:val="288"/>
          <w:jc w:val="center"/>
        </w:trPr>
        <w:tc>
          <w:tcPr>
            <w:tcW w:w="1516" w:type="dxa"/>
            <w:tcBorders>
              <w:top w:val="nil"/>
              <w:left w:val="single" w:sz="4" w:space="0" w:color="auto"/>
              <w:bottom w:val="single" w:sz="4" w:space="0" w:color="auto"/>
              <w:right w:val="single" w:sz="4" w:space="0" w:color="auto"/>
            </w:tcBorders>
            <w:shd w:val="clear" w:color="auto" w:fill="auto"/>
            <w:noWrap/>
            <w:vAlign w:val="bottom"/>
            <w:hideMark/>
          </w:tcPr>
          <w:p w14:paraId="3DDD3BD0" w14:textId="77777777" w:rsidR="00CD70C2" w:rsidRPr="00CD70C2" w:rsidRDefault="00CD70C2" w:rsidP="00BA3709">
            <w:r w:rsidRPr="00CD70C2">
              <w:t>weighted-avg</w:t>
            </w:r>
          </w:p>
        </w:tc>
        <w:tc>
          <w:tcPr>
            <w:tcW w:w="1030" w:type="dxa"/>
            <w:tcBorders>
              <w:top w:val="nil"/>
              <w:left w:val="nil"/>
              <w:bottom w:val="single" w:sz="4" w:space="0" w:color="auto"/>
              <w:right w:val="single" w:sz="4" w:space="0" w:color="auto"/>
            </w:tcBorders>
            <w:shd w:val="clear" w:color="auto" w:fill="auto"/>
            <w:noWrap/>
            <w:vAlign w:val="bottom"/>
            <w:hideMark/>
          </w:tcPr>
          <w:p w14:paraId="6B4C7440" w14:textId="77777777" w:rsidR="00CD70C2" w:rsidRPr="00CD70C2" w:rsidRDefault="00CD70C2" w:rsidP="00BA3709">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6F14A559" w14:textId="77777777" w:rsidR="00CD70C2" w:rsidRPr="00CD70C2" w:rsidRDefault="00CD70C2" w:rsidP="00BA3709">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061828F8" w14:textId="77777777" w:rsidR="00CD70C2" w:rsidRPr="00CD70C2" w:rsidRDefault="00CD70C2" w:rsidP="00BA3709">
            <w:r w:rsidRPr="00CD70C2">
              <w:t>0.82</w:t>
            </w:r>
          </w:p>
        </w:tc>
        <w:tc>
          <w:tcPr>
            <w:tcW w:w="960" w:type="dxa"/>
            <w:tcBorders>
              <w:top w:val="nil"/>
              <w:left w:val="nil"/>
              <w:bottom w:val="single" w:sz="4" w:space="0" w:color="auto"/>
              <w:right w:val="single" w:sz="4" w:space="0" w:color="auto"/>
            </w:tcBorders>
            <w:shd w:val="clear" w:color="auto" w:fill="auto"/>
            <w:noWrap/>
            <w:vAlign w:val="bottom"/>
            <w:hideMark/>
          </w:tcPr>
          <w:p w14:paraId="67E85947" w14:textId="77777777" w:rsidR="00CD70C2" w:rsidRPr="00CD70C2" w:rsidRDefault="00CD70C2" w:rsidP="00BA3709">
            <w:r w:rsidRPr="00CD70C2">
              <w:t>2662</w:t>
            </w:r>
          </w:p>
        </w:tc>
      </w:tr>
    </w:tbl>
    <w:p w14:paraId="6DFCF41A" w14:textId="77777777" w:rsidR="00263064" w:rsidRDefault="00263064" w:rsidP="005B1DEA"/>
    <w:p w14:paraId="15B6BFA5" w14:textId="77777777" w:rsidR="00263064" w:rsidRDefault="00263064" w:rsidP="005B1DEA"/>
    <w:p w14:paraId="0B5CF7AE" w14:textId="5681F294" w:rsidR="009C7DE5" w:rsidRPr="00504A1B" w:rsidRDefault="0031186C" w:rsidP="00504A1B">
      <w:pPr>
        <w:pStyle w:val="Caption"/>
        <w:jc w:val="center"/>
      </w:pPr>
      <w:r>
        <w:t xml:space="preserve">Table </w:t>
      </w:r>
      <w:r>
        <w:fldChar w:fldCharType="begin"/>
      </w:r>
      <w:r>
        <w:instrText>SEQ Table \* ARABIC</w:instrText>
      </w:r>
      <w:r>
        <w:fldChar w:fldCharType="separate"/>
      </w:r>
      <w:r w:rsidR="007211A4">
        <w:rPr>
          <w:noProof/>
        </w:rPr>
        <w:t>17</w:t>
      </w:r>
      <w:r>
        <w:fldChar w:fldCharType="end"/>
      </w:r>
      <w:r>
        <w:t xml:space="preserve"> Confusion matrix (</w:t>
      </w:r>
      <w:r w:rsidR="009C7DE5" w:rsidRPr="00504A1B">
        <w:t>XGBoost</w:t>
      </w:r>
      <w:r w:rsidRPr="00504A1B">
        <w:t>)</w:t>
      </w:r>
    </w:p>
    <w:tbl>
      <w:tblPr>
        <w:tblStyle w:val="TableGrid"/>
        <w:tblW w:w="2004" w:type="dxa"/>
        <w:jc w:val="center"/>
        <w:tblLook w:val="04A0" w:firstRow="1" w:lastRow="0" w:firstColumn="1" w:lastColumn="0" w:noHBand="0" w:noVBand="1"/>
      </w:tblPr>
      <w:tblGrid>
        <w:gridCol w:w="436"/>
        <w:gridCol w:w="847"/>
        <w:gridCol w:w="721"/>
      </w:tblGrid>
      <w:tr w:rsidR="009C7DE5" w14:paraId="2DA22C8C" w14:textId="77777777" w:rsidTr="00A1533E">
        <w:trPr>
          <w:jc w:val="center"/>
        </w:trPr>
        <w:tc>
          <w:tcPr>
            <w:tcW w:w="436" w:type="dxa"/>
          </w:tcPr>
          <w:p w14:paraId="18804290" w14:textId="77777777" w:rsidR="009C7DE5" w:rsidRDefault="009C7DE5" w:rsidP="00747842"/>
        </w:tc>
        <w:tc>
          <w:tcPr>
            <w:tcW w:w="847" w:type="dxa"/>
          </w:tcPr>
          <w:p w14:paraId="0B864E14" w14:textId="77777777" w:rsidR="009C7DE5" w:rsidRDefault="009C7DE5" w:rsidP="00747842">
            <w:r>
              <w:t>0</w:t>
            </w:r>
          </w:p>
        </w:tc>
        <w:tc>
          <w:tcPr>
            <w:tcW w:w="721" w:type="dxa"/>
          </w:tcPr>
          <w:p w14:paraId="3A6E1ED9" w14:textId="77777777" w:rsidR="009C7DE5" w:rsidRDefault="009C7DE5" w:rsidP="00747842">
            <w:r>
              <w:t>1</w:t>
            </w:r>
          </w:p>
        </w:tc>
      </w:tr>
      <w:tr w:rsidR="009C7DE5" w14:paraId="0F4BB05E" w14:textId="77777777" w:rsidTr="00A1533E">
        <w:trPr>
          <w:jc w:val="center"/>
        </w:trPr>
        <w:tc>
          <w:tcPr>
            <w:tcW w:w="436" w:type="dxa"/>
          </w:tcPr>
          <w:p w14:paraId="4193B5CD" w14:textId="77777777" w:rsidR="009C7DE5" w:rsidRDefault="009C7DE5" w:rsidP="00747842">
            <w:r>
              <w:t>0</w:t>
            </w:r>
          </w:p>
        </w:tc>
        <w:tc>
          <w:tcPr>
            <w:tcW w:w="847" w:type="dxa"/>
          </w:tcPr>
          <w:p w14:paraId="03C611AC" w14:textId="2B5EB0E6" w:rsidR="009C7DE5" w:rsidRPr="00BA3709" w:rsidRDefault="009C7DE5" w:rsidP="00504A1B">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2026</w:t>
            </w:r>
          </w:p>
        </w:tc>
        <w:tc>
          <w:tcPr>
            <w:tcW w:w="721" w:type="dxa"/>
          </w:tcPr>
          <w:p w14:paraId="60A0AE4D" w14:textId="4A261F2C" w:rsidR="009C7DE5" w:rsidRDefault="009C7DE5" w:rsidP="00747842">
            <w:r>
              <w:t>51</w:t>
            </w:r>
          </w:p>
        </w:tc>
      </w:tr>
      <w:tr w:rsidR="009C7DE5" w14:paraId="77A3FC1F" w14:textId="77777777" w:rsidTr="00A1533E">
        <w:trPr>
          <w:jc w:val="center"/>
        </w:trPr>
        <w:tc>
          <w:tcPr>
            <w:tcW w:w="436" w:type="dxa"/>
          </w:tcPr>
          <w:p w14:paraId="65B9CB4E" w14:textId="77777777" w:rsidR="009C7DE5" w:rsidRDefault="009C7DE5" w:rsidP="00747842">
            <w:r>
              <w:t>1</w:t>
            </w:r>
          </w:p>
        </w:tc>
        <w:tc>
          <w:tcPr>
            <w:tcW w:w="847" w:type="dxa"/>
          </w:tcPr>
          <w:p w14:paraId="19FC09B3" w14:textId="135DF0C5" w:rsidR="009C7DE5" w:rsidRPr="00BA3709" w:rsidRDefault="009C7DE5" w:rsidP="00504A1B">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441</w:t>
            </w:r>
          </w:p>
        </w:tc>
        <w:tc>
          <w:tcPr>
            <w:tcW w:w="721" w:type="dxa"/>
          </w:tcPr>
          <w:p w14:paraId="06EAC569" w14:textId="328A0993" w:rsidR="009C7DE5" w:rsidRPr="00BA3709" w:rsidRDefault="009C7DE5" w:rsidP="00504A1B">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144</w:t>
            </w:r>
          </w:p>
        </w:tc>
      </w:tr>
    </w:tbl>
    <w:p w14:paraId="5CFF76CE" w14:textId="7D5563F9" w:rsidR="009C7DE5" w:rsidRPr="00504A1B" w:rsidRDefault="0031186C" w:rsidP="00504A1B">
      <w:pPr>
        <w:pStyle w:val="Caption"/>
        <w:jc w:val="center"/>
      </w:pPr>
      <w:r>
        <w:t xml:space="preserve">Table </w:t>
      </w:r>
      <w:r>
        <w:fldChar w:fldCharType="begin"/>
      </w:r>
      <w:r>
        <w:instrText>SEQ Table \* ARABIC</w:instrText>
      </w:r>
      <w:r>
        <w:fldChar w:fldCharType="separate"/>
      </w:r>
      <w:r w:rsidR="007211A4">
        <w:rPr>
          <w:noProof/>
        </w:rPr>
        <w:t>18</w:t>
      </w:r>
      <w:r>
        <w:fldChar w:fldCharType="end"/>
      </w:r>
      <w:r>
        <w:t xml:space="preserve"> Classification report (</w:t>
      </w:r>
      <w:r w:rsidRPr="00504A1B">
        <w:t>XGBoost)</w:t>
      </w:r>
    </w:p>
    <w:tbl>
      <w:tblPr>
        <w:tblW w:w="5599" w:type="dxa"/>
        <w:jc w:val="center"/>
        <w:tblLook w:val="04A0" w:firstRow="1" w:lastRow="0" w:firstColumn="1" w:lastColumn="0" w:noHBand="0" w:noVBand="1"/>
      </w:tblPr>
      <w:tblGrid>
        <w:gridCol w:w="1696"/>
        <w:gridCol w:w="1023"/>
        <w:gridCol w:w="960"/>
        <w:gridCol w:w="960"/>
        <w:gridCol w:w="960"/>
      </w:tblGrid>
      <w:tr w:rsidR="00CD70C2" w:rsidRPr="00CD70C2" w14:paraId="72FF5194" w14:textId="77777777" w:rsidTr="00BA3709">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3E75F" w14:textId="77777777" w:rsidR="00CD70C2" w:rsidRPr="00CD70C2" w:rsidRDefault="00CD70C2" w:rsidP="00BA3709">
            <w:r w:rsidRPr="00CD70C2">
              <w:t> </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41400E63" w14:textId="77777777" w:rsidR="00CD70C2" w:rsidRPr="00CD70C2" w:rsidRDefault="00CD70C2" w:rsidP="00BA3709">
            <w:r w:rsidRPr="00CD70C2">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74D4F0" w14:textId="77777777" w:rsidR="00CD70C2" w:rsidRPr="00CD70C2" w:rsidRDefault="00CD70C2" w:rsidP="00BA3709">
            <w:r w:rsidRPr="00CD70C2">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19E763" w14:textId="77777777" w:rsidR="00CD70C2" w:rsidRPr="00CD70C2" w:rsidRDefault="00CD70C2" w:rsidP="00BA3709">
            <w:r w:rsidRPr="00CD70C2">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CE7F88" w14:textId="77777777" w:rsidR="00CD70C2" w:rsidRPr="00CD70C2" w:rsidRDefault="00CD70C2" w:rsidP="00BA3709">
            <w:r w:rsidRPr="00CD70C2">
              <w:t>support</w:t>
            </w:r>
          </w:p>
        </w:tc>
      </w:tr>
      <w:tr w:rsidR="00CD70C2" w:rsidRPr="00CD70C2" w14:paraId="53FF69AA" w14:textId="77777777" w:rsidTr="00BA3709">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7E99E6A" w14:textId="77777777" w:rsidR="00CD70C2" w:rsidRPr="00CD70C2" w:rsidRDefault="00CD70C2" w:rsidP="00BA3709">
            <w:r w:rsidRPr="00CD70C2">
              <w:t>0</w:t>
            </w:r>
          </w:p>
        </w:tc>
        <w:tc>
          <w:tcPr>
            <w:tcW w:w="1023" w:type="dxa"/>
            <w:tcBorders>
              <w:top w:val="nil"/>
              <w:left w:val="nil"/>
              <w:bottom w:val="single" w:sz="4" w:space="0" w:color="auto"/>
              <w:right w:val="single" w:sz="4" w:space="0" w:color="auto"/>
            </w:tcBorders>
            <w:shd w:val="clear" w:color="auto" w:fill="auto"/>
            <w:noWrap/>
            <w:vAlign w:val="bottom"/>
            <w:hideMark/>
          </w:tcPr>
          <w:p w14:paraId="686F27E4" w14:textId="77777777" w:rsidR="00CD70C2" w:rsidRPr="00CD70C2" w:rsidRDefault="00CD70C2" w:rsidP="00BA3709">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0B5A3870" w14:textId="77777777" w:rsidR="00CD70C2" w:rsidRPr="00CD70C2" w:rsidRDefault="00CD70C2" w:rsidP="00BA3709">
            <w:r w:rsidRPr="00CD70C2">
              <w:t>0.98</w:t>
            </w:r>
          </w:p>
        </w:tc>
        <w:tc>
          <w:tcPr>
            <w:tcW w:w="960" w:type="dxa"/>
            <w:tcBorders>
              <w:top w:val="nil"/>
              <w:left w:val="nil"/>
              <w:bottom w:val="single" w:sz="4" w:space="0" w:color="auto"/>
              <w:right w:val="single" w:sz="4" w:space="0" w:color="auto"/>
            </w:tcBorders>
            <w:shd w:val="clear" w:color="auto" w:fill="auto"/>
            <w:noWrap/>
            <w:vAlign w:val="bottom"/>
            <w:hideMark/>
          </w:tcPr>
          <w:p w14:paraId="1F33D5AA" w14:textId="77777777" w:rsidR="00CD70C2" w:rsidRPr="00CD70C2" w:rsidRDefault="00CD70C2" w:rsidP="00BA3709">
            <w:r w:rsidRPr="00CD70C2">
              <w:t>0.91</w:t>
            </w:r>
          </w:p>
        </w:tc>
        <w:tc>
          <w:tcPr>
            <w:tcW w:w="960" w:type="dxa"/>
            <w:tcBorders>
              <w:top w:val="nil"/>
              <w:left w:val="nil"/>
              <w:bottom w:val="single" w:sz="4" w:space="0" w:color="auto"/>
              <w:right w:val="single" w:sz="4" w:space="0" w:color="auto"/>
            </w:tcBorders>
            <w:shd w:val="clear" w:color="auto" w:fill="auto"/>
            <w:noWrap/>
            <w:vAlign w:val="bottom"/>
            <w:hideMark/>
          </w:tcPr>
          <w:p w14:paraId="22989E58" w14:textId="77777777" w:rsidR="00CD70C2" w:rsidRPr="00CD70C2" w:rsidRDefault="00CD70C2" w:rsidP="00BA3709">
            <w:r w:rsidRPr="00CD70C2">
              <w:t>2077</w:t>
            </w:r>
          </w:p>
        </w:tc>
      </w:tr>
      <w:tr w:rsidR="00CD70C2" w:rsidRPr="00CD70C2" w14:paraId="0BF50F18" w14:textId="77777777" w:rsidTr="00BA3709">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85747B" w14:textId="77777777" w:rsidR="00CD70C2" w:rsidRPr="00CD70C2" w:rsidRDefault="00CD70C2" w:rsidP="00BA3709">
            <w:r w:rsidRPr="00CD70C2">
              <w:t>1</w:t>
            </w:r>
          </w:p>
        </w:tc>
        <w:tc>
          <w:tcPr>
            <w:tcW w:w="1023" w:type="dxa"/>
            <w:tcBorders>
              <w:top w:val="nil"/>
              <w:left w:val="nil"/>
              <w:bottom w:val="single" w:sz="4" w:space="0" w:color="auto"/>
              <w:right w:val="single" w:sz="4" w:space="0" w:color="auto"/>
            </w:tcBorders>
            <w:shd w:val="clear" w:color="auto" w:fill="auto"/>
            <w:noWrap/>
            <w:vAlign w:val="bottom"/>
            <w:hideMark/>
          </w:tcPr>
          <w:p w14:paraId="02D23E5F" w14:textId="77777777" w:rsidR="00CD70C2" w:rsidRPr="00CD70C2" w:rsidRDefault="00CD70C2" w:rsidP="00BA3709">
            <w:r w:rsidRPr="00CD70C2">
              <w:t>0.82</w:t>
            </w:r>
          </w:p>
        </w:tc>
        <w:tc>
          <w:tcPr>
            <w:tcW w:w="960" w:type="dxa"/>
            <w:tcBorders>
              <w:top w:val="nil"/>
              <w:left w:val="nil"/>
              <w:bottom w:val="single" w:sz="4" w:space="0" w:color="auto"/>
              <w:right w:val="single" w:sz="4" w:space="0" w:color="auto"/>
            </w:tcBorders>
            <w:shd w:val="clear" w:color="auto" w:fill="auto"/>
            <w:noWrap/>
            <w:vAlign w:val="bottom"/>
            <w:hideMark/>
          </w:tcPr>
          <w:p w14:paraId="56AF7204" w14:textId="77777777" w:rsidR="00CD70C2" w:rsidRPr="00CD70C2" w:rsidRDefault="00CD70C2" w:rsidP="00BA3709">
            <w:r w:rsidRPr="00CD70C2">
              <w:t>0.39</w:t>
            </w:r>
          </w:p>
        </w:tc>
        <w:tc>
          <w:tcPr>
            <w:tcW w:w="960" w:type="dxa"/>
            <w:tcBorders>
              <w:top w:val="nil"/>
              <w:left w:val="nil"/>
              <w:bottom w:val="single" w:sz="4" w:space="0" w:color="auto"/>
              <w:right w:val="single" w:sz="4" w:space="0" w:color="auto"/>
            </w:tcBorders>
            <w:shd w:val="clear" w:color="auto" w:fill="auto"/>
            <w:noWrap/>
            <w:vAlign w:val="bottom"/>
            <w:hideMark/>
          </w:tcPr>
          <w:p w14:paraId="23B5E371" w14:textId="77777777" w:rsidR="00CD70C2" w:rsidRPr="00CD70C2" w:rsidRDefault="00CD70C2" w:rsidP="00BA3709">
            <w:r w:rsidRPr="00CD70C2">
              <w:t>0.53</w:t>
            </w:r>
          </w:p>
        </w:tc>
        <w:tc>
          <w:tcPr>
            <w:tcW w:w="960" w:type="dxa"/>
            <w:tcBorders>
              <w:top w:val="nil"/>
              <w:left w:val="nil"/>
              <w:bottom w:val="single" w:sz="4" w:space="0" w:color="auto"/>
              <w:right w:val="single" w:sz="4" w:space="0" w:color="auto"/>
            </w:tcBorders>
            <w:shd w:val="clear" w:color="auto" w:fill="auto"/>
            <w:noWrap/>
            <w:vAlign w:val="bottom"/>
            <w:hideMark/>
          </w:tcPr>
          <w:p w14:paraId="13E32452" w14:textId="77777777" w:rsidR="00CD70C2" w:rsidRPr="00CD70C2" w:rsidRDefault="00CD70C2" w:rsidP="00BA3709">
            <w:r w:rsidRPr="00CD70C2">
              <w:t>585</w:t>
            </w:r>
          </w:p>
        </w:tc>
      </w:tr>
      <w:tr w:rsidR="00CD70C2" w:rsidRPr="00CD70C2" w14:paraId="2BC33369" w14:textId="77777777" w:rsidTr="00BA3709">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350D320" w14:textId="77777777" w:rsidR="00CD70C2" w:rsidRPr="00CD70C2" w:rsidRDefault="00CD70C2" w:rsidP="00BA3709">
            <w:r w:rsidRPr="00CD70C2">
              <w:t>accuracy</w:t>
            </w:r>
          </w:p>
        </w:tc>
        <w:tc>
          <w:tcPr>
            <w:tcW w:w="1023" w:type="dxa"/>
            <w:tcBorders>
              <w:top w:val="nil"/>
              <w:left w:val="nil"/>
              <w:bottom w:val="single" w:sz="4" w:space="0" w:color="auto"/>
              <w:right w:val="single" w:sz="4" w:space="0" w:color="auto"/>
            </w:tcBorders>
            <w:shd w:val="clear" w:color="auto" w:fill="auto"/>
            <w:noWrap/>
            <w:vAlign w:val="bottom"/>
            <w:hideMark/>
          </w:tcPr>
          <w:p w14:paraId="5EC0506F" w14:textId="77777777" w:rsidR="00CD70C2" w:rsidRPr="00CD70C2" w:rsidRDefault="00CD70C2" w:rsidP="00BA3709">
            <w:r w:rsidRPr="00CD70C2">
              <w:t> </w:t>
            </w:r>
          </w:p>
        </w:tc>
        <w:tc>
          <w:tcPr>
            <w:tcW w:w="960" w:type="dxa"/>
            <w:tcBorders>
              <w:top w:val="nil"/>
              <w:left w:val="nil"/>
              <w:bottom w:val="single" w:sz="4" w:space="0" w:color="auto"/>
              <w:right w:val="single" w:sz="4" w:space="0" w:color="auto"/>
            </w:tcBorders>
            <w:shd w:val="clear" w:color="auto" w:fill="auto"/>
            <w:noWrap/>
            <w:vAlign w:val="bottom"/>
            <w:hideMark/>
          </w:tcPr>
          <w:p w14:paraId="12DA9C0D" w14:textId="77777777" w:rsidR="00CD70C2" w:rsidRPr="00CD70C2" w:rsidRDefault="00CD70C2" w:rsidP="00BA3709">
            <w:r w:rsidRPr="00CD70C2">
              <w:t> </w:t>
            </w:r>
          </w:p>
        </w:tc>
        <w:tc>
          <w:tcPr>
            <w:tcW w:w="960" w:type="dxa"/>
            <w:tcBorders>
              <w:top w:val="nil"/>
              <w:left w:val="nil"/>
              <w:bottom w:val="single" w:sz="4" w:space="0" w:color="auto"/>
              <w:right w:val="single" w:sz="4" w:space="0" w:color="auto"/>
            </w:tcBorders>
            <w:shd w:val="clear" w:color="auto" w:fill="auto"/>
            <w:noWrap/>
            <w:vAlign w:val="bottom"/>
            <w:hideMark/>
          </w:tcPr>
          <w:p w14:paraId="67A15D83" w14:textId="77777777" w:rsidR="00CD70C2" w:rsidRPr="00CD70C2" w:rsidRDefault="00CD70C2" w:rsidP="00BA3709">
            <w:pPr>
              <w:jc w:val="right"/>
            </w:pPr>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348D4CAC" w14:textId="77777777" w:rsidR="00CD70C2" w:rsidRPr="00CD70C2" w:rsidRDefault="00CD70C2" w:rsidP="00BA3709">
            <w:pPr>
              <w:jc w:val="right"/>
            </w:pPr>
            <w:r w:rsidRPr="00CD70C2">
              <w:t>2662</w:t>
            </w:r>
          </w:p>
        </w:tc>
      </w:tr>
      <w:tr w:rsidR="00CD70C2" w:rsidRPr="00CD70C2" w14:paraId="5DF9AA60" w14:textId="77777777" w:rsidTr="00BA3709">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A97FD36" w14:textId="77777777" w:rsidR="00CD70C2" w:rsidRPr="00CD70C2" w:rsidRDefault="00CD70C2" w:rsidP="00BA3709">
            <w:r w:rsidRPr="00CD70C2">
              <w:t>macro-avg</w:t>
            </w:r>
          </w:p>
        </w:tc>
        <w:tc>
          <w:tcPr>
            <w:tcW w:w="1023" w:type="dxa"/>
            <w:tcBorders>
              <w:top w:val="nil"/>
              <w:left w:val="nil"/>
              <w:bottom w:val="single" w:sz="4" w:space="0" w:color="auto"/>
              <w:right w:val="single" w:sz="4" w:space="0" w:color="auto"/>
            </w:tcBorders>
            <w:shd w:val="clear" w:color="auto" w:fill="auto"/>
            <w:noWrap/>
            <w:vAlign w:val="bottom"/>
            <w:hideMark/>
          </w:tcPr>
          <w:p w14:paraId="33D9F80E" w14:textId="77777777" w:rsidR="00CD70C2" w:rsidRPr="00CD70C2" w:rsidRDefault="00CD70C2" w:rsidP="00BA3709">
            <w:pPr>
              <w:jc w:val="right"/>
            </w:pPr>
            <w:r w:rsidRPr="00CD70C2">
              <w:t>0.83</w:t>
            </w:r>
          </w:p>
        </w:tc>
        <w:tc>
          <w:tcPr>
            <w:tcW w:w="960" w:type="dxa"/>
            <w:tcBorders>
              <w:top w:val="nil"/>
              <w:left w:val="nil"/>
              <w:bottom w:val="single" w:sz="4" w:space="0" w:color="auto"/>
              <w:right w:val="single" w:sz="4" w:space="0" w:color="auto"/>
            </w:tcBorders>
            <w:shd w:val="clear" w:color="auto" w:fill="auto"/>
            <w:noWrap/>
            <w:vAlign w:val="bottom"/>
            <w:hideMark/>
          </w:tcPr>
          <w:p w14:paraId="4C0DF93E" w14:textId="77777777" w:rsidR="00CD70C2" w:rsidRPr="00CD70C2" w:rsidRDefault="00CD70C2" w:rsidP="00BA3709">
            <w:pPr>
              <w:jc w:val="right"/>
            </w:pPr>
            <w:r w:rsidRPr="00CD70C2">
              <w:t>0.68</w:t>
            </w:r>
          </w:p>
        </w:tc>
        <w:tc>
          <w:tcPr>
            <w:tcW w:w="960" w:type="dxa"/>
            <w:tcBorders>
              <w:top w:val="nil"/>
              <w:left w:val="nil"/>
              <w:bottom w:val="single" w:sz="4" w:space="0" w:color="auto"/>
              <w:right w:val="single" w:sz="4" w:space="0" w:color="auto"/>
            </w:tcBorders>
            <w:shd w:val="clear" w:color="auto" w:fill="auto"/>
            <w:noWrap/>
            <w:vAlign w:val="bottom"/>
            <w:hideMark/>
          </w:tcPr>
          <w:p w14:paraId="4F1F964A" w14:textId="77777777" w:rsidR="00CD70C2" w:rsidRPr="00CD70C2" w:rsidRDefault="00CD70C2" w:rsidP="00BA3709">
            <w:pPr>
              <w:jc w:val="right"/>
            </w:pPr>
            <w:r w:rsidRPr="00CD70C2">
              <w:t>0.72</w:t>
            </w:r>
          </w:p>
        </w:tc>
        <w:tc>
          <w:tcPr>
            <w:tcW w:w="960" w:type="dxa"/>
            <w:tcBorders>
              <w:top w:val="nil"/>
              <w:left w:val="nil"/>
              <w:bottom w:val="single" w:sz="4" w:space="0" w:color="auto"/>
              <w:right w:val="single" w:sz="4" w:space="0" w:color="auto"/>
            </w:tcBorders>
            <w:shd w:val="clear" w:color="auto" w:fill="auto"/>
            <w:noWrap/>
            <w:vAlign w:val="bottom"/>
            <w:hideMark/>
          </w:tcPr>
          <w:p w14:paraId="09D57BC3" w14:textId="77777777" w:rsidR="00CD70C2" w:rsidRPr="00CD70C2" w:rsidRDefault="00CD70C2" w:rsidP="00BA3709">
            <w:pPr>
              <w:jc w:val="right"/>
            </w:pPr>
            <w:r w:rsidRPr="00CD70C2">
              <w:t>2662</w:t>
            </w:r>
          </w:p>
        </w:tc>
      </w:tr>
      <w:tr w:rsidR="00CD70C2" w:rsidRPr="00CD70C2" w14:paraId="760B4C17" w14:textId="77777777" w:rsidTr="00BA3709">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0A0A1A" w14:textId="77777777" w:rsidR="00CD70C2" w:rsidRPr="00CD70C2" w:rsidRDefault="00CD70C2" w:rsidP="00BA3709">
            <w:r w:rsidRPr="00CD70C2">
              <w:t>weighted-avg</w:t>
            </w:r>
          </w:p>
        </w:tc>
        <w:tc>
          <w:tcPr>
            <w:tcW w:w="1023" w:type="dxa"/>
            <w:tcBorders>
              <w:top w:val="nil"/>
              <w:left w:val="nil"/>
              <w:bottom w:val="single" w:sz="4" w:space="0" w:color="auto"/>
              <w:right w:val="single" w:sz="4" w:space="0" w:color="auto"/>
            </w:tcBorders>
            <w:shd w:val="clear" w:color="auto" w:fill="auto"/>
            <w:noWrap/>
            <w:vAlign w:val="bottom"/>
            <w:hideMark/>
          </w:tcPr>
          <w:p w14:paraId="7232707E" w14:textId="77777777" w:rsidR="00CD70C2" w:rsidRPr="00CD70C2" w:rsidRDefault="00CD70C2" w:rsidP="00BA3709">
            <w:pPr>
              <w:jc w:val="right"/>
            </w:pPr>
            <w:r w:rsidRPr="00CD70C2">
              <w:t>0.84</w:t>
            </w:r>
          </w:p>
        </w:tc>
        <w:tc>
          <w:tcPr>
            <w:tcW w:w="960" w:type="dxa"/>
            <w:tcBorders>
              <w:top w:val="nil"/>
              <w:left w:val="nil"/>
              <w:bottom w:val="single" w:sz="4" w:space="0" w:color="auto"/>
              <w:right w:val="single" w:sz="4" w:space="0" w:color="auto"/>
            </w:tcBorders>
            <w:shd w:val="clear" w:color="auto" w:fill="auto"/>
            <w:noWrap/>
            <w:vAlign w:val="bottom"/>
            <w:hideMark/>
          </w:tcPr>
          <w:p w14:paraId="141284F1" w14:textId="77777777" w:rsidR="00CD70C2" w:rsidRPr="00CD70C2" w:rsidRDefault="00CD70C2" w:rsidP="00BA3709">
            <w:pPr>
              <w:jc w:val="right"/>
            </w:pPr>
            <w:r w:rsidRPr="00CD70C2">
              <w:t>0.85</w:t>
            </w:r>
          </w:p>
        </w:tc>
        <w:tc>
          <w:tcPr>
            <w:tcW w:w="960" w:type="dxa"/>
            <w:tcBorders>
              <w:top w:val="nil"/>
              <w:left w:val="nil"/>
              <w:bottom w:val="single" w:sz="4" w:space="0" w:color="auto"/>
              <w:right w:val="single" w:sz="4" w:space="0" w:color="auto"/>
            </w:tcBorders>
            <w:shd w:val="clear" w:color="auto" w:fill="auto"/>
            <w:noWrap/>
            <w:vAlign w:val="bottom"/>
            <w:hideMark/>
          </w:tcPr>
          <w:p w14:paraId="2582CC12" w14:textId="77777777" w:rsidR="00CD70C2" w:rsidRPr="00CD70C2" w:rsidRDefault="00CD70C2" w:rsidP="00BA3709">
            <w:pPr>
              <w:jc w:val="right"/>
            </w:pPr>
            <w:r w:rsidRPr="00CD70C2">
              <w:t>0.82</w:t>
            </w:r>
          </w:p>
        </w:tc>
        <w:tc>
          <w:tcPr>
            <w:tcW w:w="960" w:type="dxa"/>
            <w:tcBorders>
              <w:top w:val="nil"/>
              <w:left w:val="nil"/>
              <w:bottom w:val="single" w:sz="4" w:space="0" w:color="auto"/>
              <w:right w:val="single" w:sz="4" w:space="0" w:color="auto"/>
            </w:tcBorders>
            <w:shd w:val="clear" w:color="auto" w:fill="auto"/>
            <w:noWrap/>
            <w:vAlign w:val="bottom"/>
            <w:hideMark/>
          </w:tcPr>
          <w:p w14:paraId="25DBA30F" w14:textId="77777777" w:rsidR="00CD70C2" w:rsidRPr="00CD70C2" w:rsidRDefault="00CD70C2" w:rsidP="00BA3709">
            <w:pPr>
              <w:jc w:val="right"/>
            </w:pPr>
            <w:r w:rsidRPr="00CD70C2">
              <w:t>2662</w:t>
            </w:r>
          </w:p>
        </w:tc>
      </w:tr>
    </w:tbl>
    <w:p w14:paraId="571BC0D7" w14:textId="77777777" w:rsidR="00CD70C2" w:rsidRDefault="00CD70C2" w:rsidP="009C7DE5">
      <w:pPr>
        <w:pStyle w:val="HTMLPreformatted"/>
        <w:shd w:val="clear" w:color="auto" w:fill="FFFFFF"/>
        <w:wordWrap w:val="0"/>
        <w:textAlignment w:val="baseline"/>
        <w:rPr>
          <w:color w:val="000000"/>
          <w:sz w:val="21"/>
          <w:szCs w:val="21"/>
        </w:rPr>
      </w:pPr>
    </w:p>
    <w:p w14:paraId="4E85CCBB" w14:textId="77777777" w:rsidR="00CD70C2" w:rsidRDefault="00CD70C2" w:rsidP="009C7DE5">
      <w:pPr>
        <w:pStyle w:val="HTMLPreformatted"/>
        <w:shd w:val="clear" w:color="auto" w:fill="FFFFFF"/>
        <w:wordWrap w:val="0"/>
        <w:textAlignment w:val="baseline"/>
        <w:rPr>
          <w:color w:val="000000"/>
          <w:sz w:val="21"/>
          <w:szCs w:val="21"/>
        </w:rPr>
      </w:pPr>
    </w:p>
    <w:p w14:paraId="50438035" w14:textId="674E1399" w:rsidR="009C7DE5" w:rsidRPr="00504A1B" w:rsidRDefault="0031186C" w:rsidP="00504A1B">
      <w:pPr>
        <w:pStyle w:val="Caption"/>
        <w:jc w:val="center"/>
      </w:pPr>
      <w:r>
        <w:t xml:space="preserve">Table </w:t>
      </w:r>
      <w:r>
        <w:fldChar w:fldCharType="begin"/>
      </w:r>
      <w:r>
        <w:instrText>SEQ Table \* ARABIC</w:instrText>
      </w:r>
      <w:r>
        <w:fldChar w:fldCharType="separate"/>
      </w:r>
      <w:r w:rsidR="007211A4">
        <w:rPr>
          <w:noProof/>
        </w:rPr>
        <w:t>19</w:t>
      </w:r>
      <w:r>
        <w:fldChar w:fldCharType="end"/>
      </w:r>
      <w:r>
        <w:t xml:space="preserve"> Confusion matrix (</w:t>
      </w:r>
      <w:r w:rsidR="009C7DE5" w:rsidRPr="00504A1B">
        <w:t>CatBoost</w:t>
      </w:r>
      <w:r w:rsidRPr="00504A1B">
        <w:t>)</w:t>
      </w:r>
    </w:p>
    <w:tbl>
      <w:tblPr>
        <w:tblStyle w:val="TableGrid"/>
        <w:tblW w:w="2004" w:type="dxa"/>
        <w:jc w:val="center"/>
        <w:tblLook w:val="04A0" w:firstRow="1" w:lastRow="0" w:firstColumn="1" w:lastColumn="0" w:noHBand="0" w:noVBand="1"/>
      </w:tblPr>
      <w:tblGrid>
        <w:gridCol w:w="436"/>
        <w:gridCol w:w="847"/>
        <w:gridCol w:w="721"/>
      </w:tblGrid>
      <w:tr w:rsidR="009C7DE5" w14:paraId="6A583E4C" w14:textId="77777777" w:rsidTr="00504A1B">
        <w:trPr>
          <w:jc w:val="center"/>
        </w:trPr>
        <w:tc>
          <w:tcPr>
            <w:tcW w:w="436" w:type="dxa"/>
          </w:tcPr>
          <w:p w14:paraId="132E9B6D" w14:textId="77777777" w:rsidR="009C7DE5" w:rsidRDefault="009C7DE5" w:rsidP="00747842"/>
        </w:tc>
        <w:tc>
          <w:tcPr>
            <w:tcW w:w="847" w:type="dxa"/>
          </w:tcPr>
          <w:p w14:paraId="7E0D6A47" w14:textId="77777777" w:rsidR="009C7DE5" w:rsidRDefault="009C7DE5" w:rsidP="00747842">
            <w:r>
              <w:t>0</w:t>
            </w:r>
          </w:p>
        </w:tc>
        <w:tc>
          <w:tcPr>
            <w:tcW w:w="721" w:type="dxa"/>
          </w:tcPr>
          <w:p w14:paraId="63B32325" w14:textId="77777777" w:rsidR="009C7DE5" w:rsidRDefault="009C7DE5" w:rsidP="00747842">
            <w:r>
              <w:t>1</w:t>
            </w:r>
          </w:p>
        </w:tc>
      </w:tr>
      <w:tr w:rsidR="009C7DE5" w14:paraId="6C036AED" w14:textId="77777777" w:rsidTr="00504A1B">
        <w:trPr>
          <w:jc w:val="center"/>
        </w:trPr>
        <w:tc>
          <w:tcPr>
            <w:tcW w:w="436" w:type="dxa"/>
          </w:tcPr>
          <w:p w14:paraId="565ACD1D" w14:textId="77777777" w:rsidR="009C7DE5" w:rsidRDefault="009C7DE5" w:rsidP="00747842">
            <w:r>
              <w:t>0</w:t>
            </w:r>
          </w:p>
        </w:tc>
        <w:tc>
          <w:tcPr>
            <w:tcW w:w="847" w:type="dxa"/>
          </w:tcPr>
          <w:p w14:paraId="48AC4510" w14:textId="4E0AFAEF" w:rsidR="009C7DE5" w:rsidRPr="00BA3709" w:rsidRDefault="009C7DE5" w:rsidP="00504A1B">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2044</w:t>
            </w:r>
          </w:p>
        </w:tc>
        <w:tc>
          <w:tcPr>
            <w:tcW w:w="721" w:type="dxa"/>
          </w:tcPr>
          <w:p w14:paraId="13E24F28" w14:textId="6FA19A9C" w:rsidR="009C7DE5" w:rsidRDefault="009C7DE5" w:rsidP="00747842">
            <w:r>
              <w:t>33</w:t>
            </w:r>
          </w:p>
        </w:tc>
      </w:tr>
      <w:tr w:rsidR="009C7DE5" w14:paraId="0E4E88F6" w14:textId="77777777" w:rsidTr="00504A1B">
        <w:trPr>
          <w:jc w:val="center"/>
        </w:trPr>
        <w:tc>
          <w:tcPr>
            <w:tcW w:w="436" w:type="dxa"/>
          </w:tcPr>
          <w:p w14:paraId="5A29E52E" w14:textId="77777777" w:rsidR="009C7DE5" w:rsidRDefault="009C7DE5" w:rsidP="00747842">
            <w:r>
              <w:t>1</w:t>
            </w:r>
          </w:p>
        </w:tc>
        <w:tc>
          <w:tcPr>
            <w:tcW w:w="847" w:type="dxa"/>
          </w:tcPr>
          <w:p w14:paraId="765D6487" w14:textId="5D1AA48C" w:rsidR="009C7DE5" w:rsidRPr="00BA3709" w:rsidRDefault="009C7DE5" w:rsidP="00504A1B">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441</w:t>
            </w:r>
          </w:p>
        </w:tc>
        <w:tc>
          <w:tcPr>
            <w:tcW w:w="721" w:type="dxa"/>
          </w:tcPr>
          <w:p w14:paraId="5EE4E5BE" w14:textId="6F920FCC" w:rsidR="009C7DE5" w:rsidRPr="00BA3709" w:rsidRDefault="009C7DE5" w:rsidP="00504A1B">
            <w:pPr>
              <w:pStyle w:val="HTMLPreformatted"/>
              <w:shd w:val="clear" w:color="auto" w:fill="FFFFFF"/>
              <w:wordWrap w:val="0"/>
              <w:textAlignment w:val="baseline"/>
              <w:rPr>
                <w:rFonts w:ascii="Times New Roman" w:eastAsiaTheme="minorEastAsia" w:hAnsi="Times New Roman" w:cstheme="minorBidi"/>
                <w:kern w:val="2"/>
                <w:sz w:val="22"/>
                <w:szCs w:val="22"/>
                <w14:ligatures w14:val="standardContextual"/>
              </w:rPr>
            </w:pPr>
            <w:r w:rsidRPr="00BA3709">
              <w:rPr>
                <w:rFonts w:ascii="Times New Roman" w:eastAsiaTheme="minorEastAsia" w:hAnsi="Times New Roman" w:cstheme="minorBidi"/>
                <w:kern w:val="2"/>
                <w:sz w:val="22"/>
                <w:szCs w:val="22"/>
                <w14:ligatures w14:val="standardContextual"/>
              </w:rPr>
              <w:t>144</w:t>
            </w:r>
          </w:p>
        </w:tc>
      </w:tr>
    </w:tbl>
    <w:p w14:paraId="65162A5E" w14:textId="154D0634" w:rsidR="005B1DEA" w:rsidRDefault="0031186C" w:rsidP="00504A1B">
      <w:pPr>
        <w:pStyle w:val="Caption"/>
        <w:jc w:val="center"/>
      </w:pPr>
      <w:r>
        <w:t xml:space="preserve">Table </w:t>
      </w:r>
      <w:r>
        <w:fldChar w:fldCharType="begin"/>
      </w:r>
      <w:r>
        <w:instrText>SEQ Table \* ARABIC</w:instrText>
      </w:r>
      <w:r>
        <w:fldChar w:fldCharType="separate"/>
      </w:r>
      <w:r w:rsidR="007211A4">
        <w:rPr>
          <w:noProof/>
        </w:rPr>
        <w:t>20</w:t>
      </w:r>
      <w:r>
        <w:fldChar w:fldCharType="end"/>
      </w:r>
      <w:r>
        <w:t xml:space="preserve"> Classification report (</w:t>
      </w:r>
      <w:r w:rsidRPr="00504A1B">
        <w:t>CatBoost)</w:t>
      </w:r>
    </w:p>
    <w:tbl>
      <w:tblPr>
        <w:tblW w:w="5849" w:type="dxa"/>
        <w:jc w:val="center"/>
        <w:tblLook w:val="04A0" w:firstRow="1" w:lastRow="0" w:firstColumn="1" w:lastColumn="0" w:noHBand="0" w:noVBand="1"/>
        <w:tblPrChange w:id="201" w:author="Kompella, Sai Chandrika" w:date="2023-09-29T06:14:00Z">
          <w:tblPr>
            <w:tblW w:w="5849" w:type="dxa"/>
            <w:jc w:val="center"/>
            <w:tblLook w:val="04A0" w:firstRow="1" w:lastRow="0" w:firstColumn="1" w:lastColumn="0" w:noHBand="0" w:noVBand="1"/>
          </w:tblPr>
        </w:tblPrChange>
      </w:tblPr>
      <w:tblGrid>
        <w:gridCol w:w="1939"/>
        <w:gridCol w:w="1185"/>
        <w:gridCol w:w="805"/>
        <w:gridCol w:w="960"/>
        <w:gridCol w:w="960"/>
        <w:tblGridChange w:id="202">
          <w:tblGrid>
            <w:gridCol w:w="1939"/>
            <w:gridCol w:w="1030"/>
            <w:gridCol w:w="960"/>
            <w:gridCol w:w="960"/>
            <w:gridCol w:w="960"/>
          </w:tblGrid>
        </w:tblGridChange>
      </w:tblGrid>
      <w:tr w:rsidR="00CD70C2" w:rsidRPr="00CD70C2" w14:paraId="19C64FC4" w14:textId="77777777" w:rsidTr="2B44B431">
        <w:trPr>
          <w:trHeight w:val="288"/>
          <w:jc w:val="center"/>
          <w:trPrChange w:id="203" w:author="Kompella, Sai Chandrika" w:date="2023-09-29T06:14:00Z">
            <w:trPr>
              <w:trHeight w:val="288"/>
              <w:jc w:val="center"/>
            </w:trPr>
          </w:trPrChange>
        </w:trPr>
        <w:tc>
          <w:tcPr>
            <w:tcW w:w="193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204" w:author="Kompella, Sai Chandrika" w:date="2023-09-29T06:14:00Z">
              <w:tcPr>
                <w:tcW w:w="1939" w:type="dxa"/>
                <w:tcBorders>
                  <w:top w:val="single" w:sz="4" w:space="0" w:color="auto"/>
                  <w:left w:val="single" w:sz="4" w:space="0" w:color="auto"/>
                  <w:bottom w:val="single" w:sz="4" w:space="0" w:color="auto"/>
                  <w:right w:val="single" w:sz="4" w:space="0" w:color="auto"/>
                </w:tcBorders>
                <w:shd w:val="clear" w:color="auto" w:fill="auto"/>
                <w:vAlign w:val="bottom"/>
                <w:hideMark/>
              </w:tcPr>
            </w:tcPrChange>
          </w:tcPr>
          <w:p w14:paraId="2670897E" w14:textId="5E427E50" w:rsidR="00CD70C2" w:rsidRPr="00CD70C2" w:rsidRDefault="00CD70C2" w:rsidP="00BA3709"/>
        </w:tc>
        <w:tc>
          <w:tcPr>
            <w:tcW w:w="1185" w:type="dxa"/>
            <w:tcBorders>
              <w:top w:val="single" w:sz="4" w:space="0" w:color="auto"/>
              <w:left w:val="nil"/>
              <w:bottom w:val="single" w:sz="4" w:space="0" w:color="auto"/>
              <w:right w:val="single" w:sz="4" w:space="0" w:color="auto"/>
            </w:tcBorders>
            <w:shd w:val="clear" w:color="auto" w:fill="auto"/>
            <w:noWrap/>
            <w:vAlign w:val="bottom"/>
            <w:hideMark/>
            <w:tcPrChange w:id="205" w:author="Kompella, Sai Chandrika" w:date="2023-09-29T06:14:00Z">
              <w:tcPr>
                <w:tcW w:w="1030" w:type="dxa"/>
                <w:tcBorders>
                  <w:top w:val="single" w:sz="4" w:space="0" w:color="auto"/>
                  <w:left w:val="nil"/>
                  <w:bottom w:val="single" w:sz="4" w:space="0" w:color="auto"/>
                  <w:right w:val="single" w:sz="4" w:space="0" w:color="auto"/>
                </w:tcBorders>
                <w:shd w:val="clear" w:color="auto" w:fill="auto"/>
                <w:vAlign w:val="bottom"/>
                <w:hideMark/>
              </w:tcPr>
            </w:tcPrChange>
          </w:tcPr>
          <w:p w14:paraId="4657645D" w14:textId="77777777" w:rsidR="00CD70C2" w:rsidRPr="00CD70C2" w:rsidRDefault="00CD70C2" w:rsidP="00BA3709">
            <w:r w:rsidRPr="00CD70C2">
              <w:t>precision</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Change w:id="206" w:author="Kompella, Sai Chandrika" w:date="2023-09-29T06:14:00Z">
              <w:tcPr>
                <w:tcW w:w="960" w:type="dxa"/>
                <w:tcBorders>
                  <w:top w:val="single" w:sz="4" w:space="0" w:color="auto"/>
                  <w:left w:val="nil"/>
                  <w:bottom w:val="single" w:sz="4" w:space="0" w:color="auto"/>
                  <w:right w:val="single" w:sz="4" w:space="0" w:color="auto"/>
                </w:tcBorders>
                <w:shd w:val="clear" w:color="auto" w:fill="auto"/>
                <w:vAlign w:val="bottom"/>
                <w:hideMark/>
              </w:tcPr>
            </w:tcPrChange>
          </w:tcPr>
          <w:p w14:paraId="21B22977" w14:textId="77777777" w:rsidR="00CD70C2" w:rsidRPr="00CD70C2" w:rsidRDefault="00CD70C2" w:rsidP="00BA3709">
            <w:r w:rsidRPr="00CD70C2">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Change w:id="207" w:author="Kompella, Sai Chandrika" w:date="2023-09-29T06:14:00Z">
              <w:tcPr>
                <w:tcW w:w="960" w:type="dxa"/>
                <w:tcBorders>
                  <w:top w:val="single" w:sz="4" w:space="0" w:color="auto"/>
                  <w:left w:val="nil"/>
                  <w:bottom w:val="single" w:sz="4" w:space="0" w:color="auto"/>
                  <w:right w:val="single" w:sz="4" w:space="0" w:color="auto"/>
                </w:tcBorders>
                <w:shd w:val="clear" w:color="auto" w:fill="auto"/>
                <w:vAlign w:val="bottom"/>
                <w:hideMark/>
              </w:tcPr>
            </w:tcPrChange>
          </w:tcPr>
          <w:p w14:paraId="4AED805D" w14:textId="77777777" w:rsidR="00CD70C2" w:rsidRPr="00CD70C2" w:rsidRDefault="00CD70C2" w:rsidP="00BA3709">
            <w:r w:rsidRPr="00CD70C2">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Change w:id="208" w:author="Kompella, Sai Chandrika" w:date="2023-09-29T06:14:00Z">
              <w:tcPr>
                <w:tcW w:w="960" w:type="dxa"/>
                <w:tcBorders>
                  <w:top w:val="single" w:sz="4" w:space="0" w:color="auto"/>
                  <w:left w:val="nil"/>
                  <w:bottom w:val="single" w:sz="4" w:space="0" w:color="auto"/>
                  <w:right w:val="single" w:sz="4" w:space="0" w:color="auto"/>
                </w:tcBorders>
                <w:shd w:val="clear" w:color="auto" w:fill="auto"/>
                <w:vAlign w:val="bottom"/>
                <w:hideMark/>
              </w:tcPr>
            </w:tcPrChange>
          </w:tcPr>
          <w:p w14:paraId="14624A3A" w14:textId="77777777" w:rsidR="00CD70C2" w:rsidRPr="00CD70C2" w:rsidRDefault="00CD70C2" w:rsidP="00BA3709">
            <w:r w:rsidRPr="00CD70C2">
              <w:t>support</w:t>
            </w:r>
          </w:p>
        </w:tc>
      </w:tr>
      <w:tr w:rsidR="00CD70C2" w:rsidRPr="00CD70C2" w14:paraId="2335FEEB" w14:textId="77777777" w:rsidTr="2B44B431">
        <w:trPr>
          <w:trHeight w:val="288"/>
          <w:jc w:val="center"/>
          <w:trPrChange w:id="209" w:author="Kompella, Sai Chandrika" w:date="2023-09-29T06:14:00Z">
            <w:trPr>
              <w:trHeight w:val="288"/>
              <w:jc w:val="center"/>
            </w:trPr>
          </w:trPrChange>
        </w:trPr>
        <w:tc>
          <w:tcPr>
            <w:tcW w:w="1939" w:type="dxa"/>
            <w:tcBorders>
              <w:top w:val="nil"/>
              <w:left w:val="single" w:sz="4" w:space="0" w:color="auto"/>
              <w:bottom w:val="single" w:sz="4" w:space="0" w:color="auto"/>
              <w:right w:val="single" w:sz="4" w:space="0" w:color="auto"/>
            </w:tcBorders>
            <w:shd w:val="clear" w:color="auto" w:fill="auto"/>
            <w:noWrap/>
            <w:vAlign w:val="bottom"/>
            <w:hideMark/>
            <w:tcPrChange w:id="210" w:author="Kompella, Sai Chandrika" w:date="2023-09-29T06:14:00Z">
              <w:tcPr>
                <w:tcW w:w="1939" w:type="dxa"/>
                <w:tcBorders>
                  <w:top w:val="nil"/>
                  <w:left w:val="single" w:sz="4" w:space="0" w:color="auto"/>
                  <w:bottom w:val="single" w:sz="4" w:space="0" w:color="auto"/>
                  <w:right w:val="single" w:sz="4" w:space="0" w:color="auto"/>
                </w:tcBorders>
                <w:shd w:val="clear" w:color="auto" w:fill="auto"/>
                <w:vAlign w:val="bottom"/>
                <w:hideMark/>
              </w:tcPr>
            </w:tcPrChange>
          </w:tcPr>
          <w:p w14:paraId="67EECA9F" w14:textId="77777777" w:rsidR="00CD70C2" w:rsidRPr="00CD70C2" w:rsidRDefault="00CD70C2" w:rsidP="00BA3709">
            <w:r w:rsidRPr="00CD70C2">
              <w:t>0</w:t>
            </w:r>
          </w:p>
        </w:tc>
        <w:tc>
          <w:tcPr>
            <w:tcW w:w="1185" w:type="dxa"/>
            <w:tcBorders>
              <w:top w:val="nil"/>
              <w:left w:val="nil"/>
              <w:bottom w:val="single" w:sz="4" w:space="0" w:color="auto"/>
              <w:right w:val="single" w:sz="4" w:space="0" w:color="auto"/>
            </w:tcBorders>
            <w:shd w:val="clear" w:color="auto" w:fill="auto"/>
            <w:noWrap/>
            <w:vAlign w:val="bottom"/>
            <w:hideMark/>
            <w:tcPrChange w:id="211" w:author="Kompella, Sai Chandrika" w:date="2023-09-29T06:14:00Z">
              <w:tcPr>
                <w:tcW w:w="1030" w:type="dxa"/>
                <w:tcBorders>
                  <w:top w:val="nil"/>
                  <w:left w:val="nil"/>
                  <w:bottom w:val="single" w:sz="4" w:space="0" w:color="auto"/>
                  <w:right w:val="single" w:sz="4" w:space="0" w:color="auto"/>
                </w:tcBorders>
                <w:shd w:val="clear" w:color="auto" w:fill="auto"/>
                <w:vAlign w:val="bottom"/>
                <w:hideMark/>
              </w:tcPr>
            </w:tcPrChange>
          </w:tcPr>
          <w:p w14:paraId="4EE02D59" w14:textId="77777777" w:rsidR="00CD70C2" w:rsidRPr="00CD70C2" w:rsidRDefault="00CD70C2" w:rsidP="00BA3709">
            <w:r w:rsidRPr="00CD70C2">
              <w:t>0.82</w:t>
            </w:r>
          </w:p>
        </w:tc>
        <w:tc>
          <w:tcPr>
            <w:tcW w:w="805" w:type="dxa"/>
            <w:tcBorders>
              <w:top w:val="nil"/>
              <w:left w:val="nil"/>
              <w:bottom w:val="single" w:sz="4" w:space="0" w:color="auto"/>
              <w:right w:val="single" w:sz="4" w:space="0" w:color="auto"/>
            </w:tcBorders>
            <w:shd w:val="clear" w:color="auto" w:fill="auto"/>
            <w:noWrap/>
            <w:vAlign w:val="bottom"/>
            <w:hideMark/>
            <w:tcPrChange w:id="212"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09388547" w14:textId="77777777" w:rsidR="00CD70C2" w:rsidRPr="00CD70C2" w:rsidRDefault="00CD70C2" w:rsidP="00BA3709">
            <w:r w:rsidRPr="00CD70C2">
              <w:t>0.98</w:t>
            </w:r>
          </w:p>
        </w:tc>
        <w:tc>
          <w:tcPr>
            <w:tcW w:w="960" w:type="dxa"/>
            <w:tcBorders>
              <w:top w:val="nil"/>
              <w:left w:val="nil"/>
              <w:bottom w:val="single" w:sz="4" w:space="0" w:color="auto"/>
              <w:right w:val="single" w:sz="4" w:space="0" w:color="auto"/>
            </w:tcBorders>
            <w:shd w:val="clear" w:color="auto" w:fill="auto"/>
            <w:noWrap/>
            <w:vAlign w:val="bottom"/>
            <w:hideMark/>
            <w:tcPrChange w:id="213"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585DB561" w14:textId="77777777" w:rsidR="00CD70C2" w:rsidRPr="00CD70C2" w:rsidRDefault="00CD70C2" w:rsidP="00BA3709">
            <w:r w:rsidRPr="00CD70C2">
              <w:t>0.9</w:t>
            </w:r>
          </w:p>
        </w:tc>
        <w:tc>
          <w:tcPr>
            <w:tcW w:w="960" w:type="dxa"/>
            <w:tcBorders>
              <w:top w:val="nil"/>
              <w:left w:val="nil"/>
              <w:bottom w:val="single" w:sz="4" w:space="0" w:color="auto"/>
              <w:right w:val="single" w:sz="4" w:space="0" w:color="auto"/>
            </w:tcBorders>
            <w:shd w:val="clear" w:color="auto" w:fill="auto"/>
            <w:noWrap/>
            <w:vAlign w:val="bottom"/>
            <w:hideMark/>
            <w:tcPrChange w:id="214"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1E043A1C" w14:textId="77777777" w:rsidR="00CD70C2" w:rsidRPr="00CD70C2" w:rsidRDefault="00CD70C2" w:rsidP="00BA3709">
            <w:r w:rsidRPr="00CD70C2">
              <w:t>2077</w:t>
            </w:r>
          </w:p>
        </w:tc>
      </w:tr>
      <w:tr w:rsidR="00CD70C2" w:rsidRPr="00CD70C2" w14:paraId="0969E684" w14:textId="77777777" w:rsidTr="2B44B431">
        <w:trPr>
          <w:trHeight w:val="288"/>
          <w:jc w:val="center"/>
          <w:trPrChange w:id="215" w:author="Kompella, Sai Chandrika" w:date="2023-09-29T06:14:00Z">
            <w:trPr>
              <w:trHeight w:val="288"/>
              <w:jc w:val="center"/>
            </w:trPr>
          </w:trPrChange>
        </w:trPr>
        <w:tc>
          <w:tcPr>
            <w:tcW w:w="1939" w:type="dxa"/>
            <w:tcBorders>
              <w:top w:val="nil"/>
              <w:left w:val="single" w:sz="4" w:space="0" w:color="auto"/>
              <w:bottom w:val="single" w:sz="4" w:space="0" w:color="auto"/>
              <w:right w:val="single" w:sz="4" w:space="0" w:color="auto"/>
            </w:tcBorders>
            <w:shd w:val="clear" w:color="auto" w:fill="auto"/>
            <w:noWrap/>
            <w:vAlign w:val="bottom"/>
            <w:hideMark/>
            <w:tcPrChange w:id="216" w:author="Kompella, Sai Chandrika" w:date="2023-09-29T06:14:00Z">
              <w:tcPr>
                <w:tcW w:w="1939" w:type="dxa"/>
                <w:tcBorders>
                  <w:top w:val="nil"/>
                  <w:left w:val="single" w:sz="4" w:space="0" w:color="auto"/>
                  <w:bottom w:val="single" w:sz="4" w:space="0" w:color="auto"/>
                  <w:right w:val="single" w:sz="4" w:space="0" w:color="auto"/>
                </w:tcBorders>
                <w:shd w:val="clear" w:color="auto" w:fill="auto"/>
                <w:vAlign w:val="bottom"/>
                <w:hideMark/>
              </w:tcPr>
            </w:tcPrChange>
          </w:tcPr>
          <w:p w14:paraId="6981406E" w14:textId="77777777" w:rsidR="00CD70C2" w:rsidRPr="00CD70C2" w:rsidRDefault="00CD70C2" w:rsidP="00BA3709">
            <w:r w:rsidRPr="00CD70C2">
              <w:t>1</w:t>
            </w:r>
          </w:p>
        </w:tc>
        <w:tc>
          <w:tcPr>
            <w:tcW w:w="1185" w:type="dxa"/>
            <w:tcBorders>
              <w:top w:val="nil"/>
              <w:left w:val="nil"/>
              <w:bottom w:val="single" w:sz="4" w:space="0" w:color="auto"/>
              <w:right w:val="single" w:sz="4" w:space="0" w:color="auto"/>
            </w:tcBorders>
            <w:shd w:val="clear" w:color="auto" w:fill="auto"/>
            <w:noWrap/>
            <w:vAlign w:val="bottom"/>
            <w:hideMark/>
            <w:tcPrChange w:id="217" w:author="Kompella, Sai Chandrika" w:date="2023-09-29T06:14:00Z">
              <w:tcPr>
                <w:tcW w:w="1030" w:type="dxa"/>
                <w:tcBorders>
                  <w:top w:val="nil"/>
                  <w:left w:val="nil"/>
                  <w:bottom w:val="single" w:sz="4" w:space="0" w:color="auto"/>
                  <w:right w:val="single" w:sz="4" w:space="0" w:color="auto"/>
                </w:tcBorders>
                <w:shd w:val="clear" w:color="auto" w:fill="auto"/>
                <w:vAlign w:val="bottom"/>
                <w:hideMark/>
              </w:tcPr>
            </w:tcPrChange>
          </w:tcPr>
          <w:p w14:paraId="1E91AB9B" w14:textId="77777777" w:rsidR="00CD70C2" w:rsidRPr="00CD70C2" w:rsidRDefault="00CD70C2" w:rsidP="00BA3709">
            <w:r w:rsidRPr="00CD70C2">
              <w:t>0.81</w:t>
            </w:r>
          </w:p>
        </w:tc>
        <w:tc>
          <w:tcPr>
            <w:tcW w:w="805" w:type="dxa"/>
            <w:tcBorders>
              <w:top w:val="nil"/>
              <w:left w:val="nil"/>
              <w:bottom w:val="single" w:sz="4" w:space="0" w:color="auto"/>
              <w:right w:val="single" w:sz="4" w:space="0" w:color="auto"/>
            </w:tcBorders>
            <w:shd w:val="clear" w:color="auto" w:fill="auto"/>
            <w:noWrap/>
            <w:vAlign w:val="bottom"/>
            <w:hideMark/>
            <w:tcPrChange w:id="218"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55712582" w14:textId="77777777" w:rsidR="00CD70C2" w:rsidRPr="00CD70C2" w:rsidRDefault="00CD70C2" w:rsidP="00BA3709">
            <w:r w:rsidRPr="00CD70C2">
              <w:t>0.25</w:t>
            </w:r>
          </w:p>
        </w:tc>
        <w:tc>
          <w:tcPr>
            <w:tcW w:w="960" w:type="dxa"/>
            <w:tcBorders>
              <w:top w:val="nil"/>
              <w:left w:val="nil"/>
              <w:bottom w:val="single" w:sz="4" w:space="0" w:color="auto"/>
              <w:right w:val="single" w:sz="4" w:space="0" w:color="auto"/>
            </w:tcBorders>
            <w:shd w:val="clear" w:color="auto" w:fill="auto"/>
            <w:noWrap/>
            <w:vAlign w:val="bottom"/>
            <w:hideMark/>
            <w:tcPrChange w:id="219"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70B8E203" w14:textId="77777777" w:rsidR="00CD70C2" w:rsidRPr="00CD70C2" w:rsidRDefault="00CD70C2" w:rsidP="00BA3709">
            <w:r w:rsidRPr="00CD70C2">
              <w:t>0.38</w:t>
            </w:r>
          </w:p>
        </w:tc>
        <w:tc>
          <w:tcPr>
            <w:tcW w:w="960" w:type="dxa"/>
            <w:tcBorders>
              <w:top w:val="nil"/>
              <w:left w:val="nil"/>
              <w:bottom w:val="single" w:sz="4" w:space="0" w:color="auto"/>
              <w:right w:val="single" w:sz="4" w:space="0" w:color="auto"/>
            </w:tcBorders>
            <w:shd w:val="clear" w:color="auto" w:fill="auto"/>
            <w:noWrap/>
            <w:vAlign w:val="bottom"/>
            <w:hideMark/>
            <w:tcPrChange w:id="220"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7FC37B9B" w14:textId="77777777" w:rsidR="00CD70C2" w:rsidRPr="00CD70C2" w:rsidRDefault="00CD70C2" w:rsidP="00BA3709">
            <w:r w:rsidRPr="00CD70C2">
              <w:t>585</w:t>
            </w:r>
          </w:p>
        </w:tc>
      </w:tr>
      <w:tr w:rsidR="00504A1B" w:rsidRPr="00CD70C2" w14:paraId="5562ECA8" w14:textId="77777777" w:rsidTr="2B44B431">
        <w:trPr>
          <w:trHeight w:val="288"/>
          <w:jc w:val="center"/>
          <w:trPrChange w:id="221" w:author="Kompella, Sai Chandrika" w:date="2023-09-29T06:14:00Z">
            <w:trPr>
              <w:trHeight w:val="288"/>
              <w:jc w:val="center"/>
            </w:trPr>
          </w:trPrChange>
        </w:trPr>
        <w:tc>
          <w:tcPr>
            <w:tcW w:w="1939" w:type="dxa"/>
            <w:tcBorders>
              <w:top w:val="nil"/>
              <w:left w:val="single" w:sz="4" w:space="0" w:color="auto"/>
              <w:bottom w:val="single" w:sz="4" w:space="0" w:color="auto"/>
              <w:right w:val="single" w:sz="4" w:space="0" w:color="auto"/>
            </w:tcBorders>
            <w:shd w:val="clear" w:color="auto" w:fill="auto"/>
            <w:noWrap/>
            <w:vAlign w:val="bottom"/>
            <w:hideMark/>
            <w:tcPrChange w:id="222" w:author="Kompella, Sai Chandrika" w:date="2023-09-29T06:14:00Z">
              <w:tcPr>
                <w:tcW w:w="1939" w:type="dxa"/>
                <w:tcBorders>
                  <w:top w:val="nil"/>
                  <w:left w:val="single" w:sz="4" w:space="0" w:color="auto"/>
                  <w:bottom w:val="single" w:sz="4" w:space="0" w:color="auto"/>
                  <w:right w:val="single" w:sz="4" w:space="0" w:color="auto"/>
                </w:tcBorders>
                <w:shd w:val="clear" w:color="auto" w:fill="auto"/>
                <w:vAlign w:val="bottom"/>
                <w:hideMark/>
              </w:tcPr>
            </w:tcPrChange>
          </w:tcPr>
          <w:p w14:paraId="3EBD1D83" w14:textId="4956F3DB" w:rsidR="00504A1B" w:rsidRPr="00CD70C2" w:rsidRDefault="00504A1B" w:rsidP="00BA3709">
            <w:r w:rsidRPr="00CD70C2">
              <w:t>accuracy</w:t>
            </w:r>
          </w:p>
        </w:tc>
        <w:tc>
          <w:tcPr>
            <w:tcW w:w="1185" w:type="dxa"/>
            <w:tcBorders>
              <w:top w:val="nil"/>
              <w:left w:val="nil"/>
              <w:bottom w:val="single" w:sz="4" w:space="0" w:color="auto"/>
              <w:right w:val="single" w:sz="4" w:space="0" w:color="auto"/>
            </w:tcBorders>
            <w:shd w:val="clear" w:color="auto" w:fill="auto"/>
            <w:noWrap/>
            <w:vAlign w:val="bottom"/>
            <w:hideMark/>
            <w:tcPrChange w:id="223" w:author="Kompella, Sai Chandrika" w:date="2023-09-29T06:14:00Z">
              <w:tcPr>
                <w:tcW w:w="1030" w:type="dxa"/>
                <w:tcBorders>
                  <w:top w:val="nil"/>
                  <w:left w:val="nil"/>
                  <w:bottom w:val="single" w:sz="4" w:space="0" w:color="auto"/>
                  <w:right w:val="single" w:sz="4" w:space="0" w:color="auto"/>
                </w:tcBorders>
                <w:shd w:val="clear" w:color="auto" w:fill="auto"/>
                <w:vAlign w:val="bottom"/>
                <w:hideMark/>
              </w:tcPr>
            </w:tcPrChange>
          </w:tcPr>
          <w:p w14:paraId="7821EFF8" w14:textId="37F4A4FF" w:rsidR="00504A1B" w:rsidRPr="00CD70C2" w:rsidRDefault="00504A1B" w:rsidP="00BA3709"/>
        </w:tc>
        <w:tc>
          <w:tcPr>
            <w:tcW w:w="805" w:type="dxa"/>
            <w:tcBorders>
              <w:top w:val="nil"/>
              <w:left w:val="nil"/>
              <w:bottom w:val="single" w:sz="4" w:space="0" w:color="auto"/>
              <w:right w:val="single" w:sz="4" w:space="0" w:color="auto"/>
            </w:tcBorders>
            <w:shd w:val="clear" w:color="auto" w:fill="auto"/>
            <w:noWrap/>
            <w:vAlign w:val="bottom"/>
            <w:hideMark/>
            <w:tcPrChange w:id="224"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490004F0" w14:textId="3F6A8D9F" w:rsidR="00504A1B" w:rsidRPr="00CD70C2" w:rsidRDefault="00504A1B" w:rsidP="00BA3709"/>
        </w:tc>
        <w:tc>
          <w:tcPr>
            <w:tcW w:w="960" w:type="dxa"/>
            <w:tcBorders>
              <w:top w:val="nil"/>
              <w:left w:val="nil"/>
              <w:bottom w:val="single" w:sz="4" w:space="0" w:color="auto"/>
              <w:right w:val="single" w:sz="4" w:space="0" w:color="auto"/>
            </w:tcBorders>
            <w:shd w:val="clear" w:color="auto" w:fill="auto"/>
            <w:noWrap/>
            <w:vAlign w:val="bottom"/>
            <w:hideMark/>
            <w:tcPrChange w:id="225"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20CA512B" w14:textId="77777777" w:rsidR="00504A1B" w:rsidRPr="00CD70C2" w:rsidRDefault="00504A1B" w:rsidP="00BA3709">
            <w:r w:rsidRPr="00CD70C2">
              <w:t>0.82</w:t>
            </w:r>
          </w:p>
        </w:tc>
        <w:tc>
          <w:tcPr>
            <w:tcW w:w="960" w:type="dxa"/>
            <w:tcBorders>
              <w:top w:val="nil"/>
              <w:left w:val="nil"/>
              <w:bottom w:val="single" w:sz="4" w:space="0" w:color="auto"/>
              <w:right w:val="single" w:sz="4" w:space="0" w:color="auto"/>
            </w:tcBorders>
            <w:shd w:val="clear" w:color="auto" w:fill="auto"/>
            <w:noWrap/>
            <w:vAlign w:val="bottom"/>
            <w:hideMark/>
            <w:tcPrChange w:id="226"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0C989A44" w14:textId="77777777" w:rsidR="00504A1B" w:rsidRPr="00CD70C2" w:rsidRDefault="00504A1B" w:rsidP="00BA3709">
            <w:r w:rsidRPr="00CD70C2">
              <w:t>2662</w:t>
            </w:r>
          </w:p>
        </w:tc>
      </w:tr>
      <w:tr w:rsidR="00504A1B" w:rsidRPr="00CD70C2" w14:paraId="7AB68112" w14:textId="77777777" w:rsidTr="2B44B431">
        <w:trPr>
          <w:trHeight w:val="288"/>
          <w:jc w:val="center"/>
          <w:trPrChange w:id="227" w:author="Kompella, Sai Chandrika" w:date="2023-09-29T06:14:00Z">
            <w:trPr>
              <w:trHeight w:val="288"/>
              <w:jc w:val="center"/>
            </w:trPr>
          </w:trPrChange>
        </w:trPr>
        <w:tc>
          <w:tcPr>
            <w:tcW w:w="1939" w:type="dxa"/>
            <w:tcBorders>
              <w:top w:val="nil"/>
              <w:left w:val="single" w:sz="4" w:space="0" w:color="auto"/>
              <w:bottom w:val="single" w:sz="4" w:space="0" w:color="auto"/>
              <w:right w:val="single" w:sz="4" w:space="0" w:color="auto"/>
            </w:tcBorders>
            <w:shd w:val="clear" w:color="auto" w:fill="auto"/>
            <w:noWrap/>
            <w:vAlign w:val="bottom"/>
            <w:hideMark/>
            <w:tcPrChange w:id="228" w:author="Kompella, Sai Chandrika" w:date="2023-09-29T06:14:00Z">
              <w:tcPr>
                <w:tcW w:w="1939" w:type="dxa"/>
                <w:tcBorders>
                  <w:top w:val="nil"/>
                  <w:left w:val="single" w:sz="4" w:space="0" w:color="auto"/>
                  <w:bottom w:val="single" w:sz="4" w:space="0" w:color="auto"/>
                  <w:right w:val="single" w:sz="4" w:space="0" w:color="auto"/>
                </w:tcBorders>
                <w:shd w:val="clear" w:color="auto" w:fill="auto"/>
                <w:vAlign w:val="bottom"/>
                <w:hideMark/>
              </w:tcPr>
            </w:tcPrChange>
          </w:tcPr>
          <w:p w14:paraId="4F1DCD96" w14:textId="5828290D" w:rsidR="00504A1B" w:rsidRPr="00CD70C2" w:rsidRDefault="00504A1B" w:rsidP="00BA3709">
            <w:r w:rsidRPr="00CD70C2">
              <w:t>macro-avg</w:t>
            </w:r>
          </w:p>
        </w:tc>
        <w:tc>
          <w:tcPr>
            <w:tcW w:w="1185" w:type="dxa"/>
            <w:tcBorders>
              <w:top w:val="nil"/>
              <w:left w:val="nil"/>
              <w:bottom w:val="single" w:sz="4" w:space="0" w:color="auto"/>
              <w:right w:val="single" w:sz="4" w:space="0" w:color="auto"/>
            </w:tcBorders>
            <w:shd w:val="clear" w:color="auto" w:fill="auto"/>
            <w:noWrap/>
            <w:vAlign w:val="bottom"/>
            <w:hideMark/>
            <w:tcPrChange w:id="229" w:author="Kompella, Sai Chandrika" w:date="2023-09-29T06:14:00Z">
              <w:tcPr>
                <w:tcW w:w="1030" w:type="dxa"/>
                <w:tcBorders>
                  <w:top w:val="nil"/>
                  <w:left w:val="nil"/>
                  <w:bottom w:val="single" w:sz="4" w:space="0" w:color="auto"/>
                  <w:right w:val="single" w:sz="4" w:space="0" w:color="auto"/>
                </w:tcBorders>
                <w:shd w:val="clear" w:color="auto" w:fill="auto"/>
                <w:vAlign w:val="bottom"/>
                <w:hideMark/>
              </w:tcPr>
            </w:tcPrChange>
          </w:tcPr>
          <w:p w14:paraId="4564C431" w14:textId="77777777" w:rsidR="00504A1B" w:rsidRPr="00CD70C2" w:rsidRDefault="00504A1B" w:rsidP="00BA3709">
            <w:r w:rsidRPr="00CD70C2">
              <w:t>0.82</w:t>
            </w:r>
          </w:p>
        </w:tc>
        <w:tc>
          <w:tcPr>
            <w:tcW w:w="805" w:type="dxa"/>
            <w:tcBorders>
              <w:top w:val="nil"/>
              <w:left w:val="nil"/>
              <w:bottom w:val="single" w:sz="4" w:space="0" w:color="auto"/>
              <w:right w:val="single" w:sz="4" w:space="0" w:color="auto"/>
            </w:tcBorders>
            <w:shd w:val="clear" w:color="auto" w:fill="auto"/>
            <w:noWrap/>
            <w:vAlign w:val="bottom"/>
            <w:hideMark/>
            <w:tcPrChange w:id="230"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45C75754" w14:textId="77777777" w:rsidR="00504A1B" w:rsidRPr="00CD70C2" w:rsidRDefault="00504A1B" w:rsidP="00BA3709">
            <w:r w:rsidRPr="00CD70C2">
              <w:t>0.62</w:t>
            </w:r>
          </w:p>
        </w:tc>
        <w:tc>
          <w:tcPr>
            <w:tcW w:w="960" w:type="dxa"/>
            <w:tcBorders>
              <w:top w:val="nil"/>
              <w:left w:val="nil"/>
              <w:bottom w:val="single" w:sz="4" w:space="0" w:color="auto"/>
              <w:right w:val="single" w:sz="4" w:space="0" w:color="auto"/>
            </w:tcBorders>
            <w:shd w:val="clear" w:color="auto" w:fill="auto"/>
            <w:noWrap/>
            <w:vAlign w:val="bottom"/>
            <w:hideMark/>
            <w:tcPrChange w:id="231"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0B6E0EF4" w14:textId="77777777" w:rsidR="00504A1B" w:rsidRPr="00CD70C2" w:rsidRDefault="00504A1B" w:rsidP="00BA3709">
            <w:r w:rsidRPr="00CD70C2">
              <w:t>0.64</w:t>
            </w:r>
          </w:p>
        </w:tc>
        <w:tc>
          <w:tcPr>
            <w:tcW w:w="960" w:type="dxa"/>
            <w:tcBorders>
              <w:top w:val="nil"/>
              <w:left w:val="nil"/>
              <w:bottom w:val="single" w:sz="4" w:space="0" w:color="auto"/>
              <w:right w:val="single" w:sz="4" w:space="0" w:color="auto"/>
            </w:tcBorders>
            <w:shd w:val="clear" w:color="auto" w:fill="auto"/>
            <w:noWrap/>
            <w:vAlign w:val="bottom"/>
            <w:hideMark/>
            <w:tcPrChange w:id="232"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18406D87" w14:textId="77777777" w:rsidR="00504A1B" w:rsidRPr="00CD70C2" w:rsidRDefault="00504A1B" w:rsidP="00BA3709">
            <w:r w:rsidRPr="00CD70C2">
              <w:t>2662</w:t>
            </w:r>
          </w:p>
        </w:tc>
      </w:tr>
      <w:tr w:rsidR="00504A1B" w:rsidRPr="00CD70C2" w14:paraId="00E2C6F4" w14:textId="77777777" w:rsidTr="2B44B431">
        <w:trPr>
          <w:trHeight w:val="288"/>
          <w:jc w:val="center"/>
          <w:trPrChange w:id="233" w:author="Kompella, Sai Chandrika" w:date="2023-09-29T06:14:00Z">
            <w:trPr>
              <w:trHeight w:val="288"/>
              <w:jc w:val="center"/>
            </w:trPr>
          </w:trPrChange>
        </w:trPr>
        <w:tc>
          <w:tcPr>
            <w:tcW w:w="1939" w:type="dxa"/>
            <w:tcBorders>
              <w:top w:val="nil"/>
              <w:left w:val="single" w:sz="4" w:space="0" w:color="auto"/>
              <w:bottom w:val="single" w:sz="4" w:space="0" w:color="auto"/>
              <w:right w:val="single" w:sz="4" w:space="0" w:color="auto"/>
            </w:tcBorders>
            <w:shd w:val="clear" w:color="auto" w:fill="auto"/>
            <w:noWrap/>
            <w:vAlign w:val="bottom"/>
            <w:hideMark/>
            <w:tcPrChange w:id="234" w:author="Kompella, Sai Chandrika" w:date="2023-09-29T06:14:00Z">
              <w:tcPr>
                <w:tcW w:w="1939" w:type="dxa"/>
                <w:tcBorders>
                  <w:top w:val="nil"/>
                  <w:left w:val="single" w:sz="4" w:space="0" w:color="auto"/>
                  <w:bottom w:val="single" w:sz="4" w:space="0" w:color="auto"/>
                  <w:right w:val="single" w:sz="4" w:space="0" w:color="auto"/>
                </w:tcBorders>
                <w:shd w:val="clear" w:color="auto" w:fill="auto"/>
                <w:vAlign w:val="bottom"/>
                <w:hideMark/>
              </w:tcPr>
            </w:tcPrChange>
          </w:tcPr>
          <w:p w14:paraId="4682961C" w14:textId="1697B2FD" w:rsidR="00504A1B" w:rsidRPr="00CD70C2" w:rsidRDefault="00504A1B" w:rsidP="00BA3709">
            <w:r w:rsidRPr="00CD70C2">
              <w:t>weighted-avg</w:t>
            </w:r>
          </w:p>
        </w:tc>
        <w:tc>
          <w:tcPr>
            <w:tcW w:w="1185" w:type="dxa"/>
            <w:tcBorders>
              <w:top w:val="nil"/>
              <w:left w:val="nil"/>
              <w:bottom w:val="single" w:sz="4" w:space="0" w:color="auto"/>
              <w:right w:val="single" w:sz="4" w:space="0" w:color="auto"/>
            </w:tcBorders>
            <w:shd w:val="clear" w:color="auto" w:fill="auto"/>
            <w:noWrap/>
            <w:vAlign w:val="bottom"/>
            <w:hideMark/>
            <w:tcPrChange w:id="235" w:author="Kompella, Sai Chandrika" w:date="2023-09-29T06:14:00Z">
              <w:tcPr>
                <w:tcW w:w="1030" w:type="dxa"/>
                <w:tcBorders>
                  <w:top w:val="nil"/>
                  <w:left w:val="nil"/>
                  <w:bottom w:val="single" w:sz="4" w:space="0" w:color="auto"/>
                  <w:right w:val="single" w:sz="4" w:space="0" w:color="auto"/>
                </w:tcBorders>
                <w:shd w:val="clear" w:color="auto" w:fill="auto"/>
                <w:vAlign w:val="bottom"/>
                <w:hideMark/>
              </w:tcPr>
            </w:tcPrChange>
          </w:tcPr>
          <w:p w14:paraId="1AC592B5" w14:textId="77777777" w:rsidR="00504A1B" w:rsidRPr="00CD70C2" w:rsidRDefault="00504A1B" w:rsidP="00BA3709">
            <w:r w:rsidRPr="00CD70C2">
              <w:t>0.82</w:t>
            </w:r>
          </w:p>
        </w:tc>
        <w:tc>
          <w:tcPr>
            <w:tcW w:w="805" w:type="dxa"/>
            <w:tcBorders>
              <w:top w:val="nil"/>
              <w:left w:val="nil"/>
              <w:bottom w:val="single" w:sz="4" w:space="0" w:color="auto"/>
              <w:right w:val="single" w:sz="4" w:space="0" w:color="auto"/>
            </w:tcBorders>
            <w:shd w:val="clear" w:color="auto" w:fill="auto"/>
            <w:noWrap/>
            <w:vAlign w:val="bottom"/>
            <w:hideMark/>
            <w:tcPrChange w:id="236"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2899D7C3" w14:textId="77777777" w:rsidR="00504A1B" w:rsidRPr="00CD70C2" w:rsidRDefault="00504A1B" w:rsidP="00BA3709">
            <w:r w:rsidRPr="00CD70C2">
              <w:t>0.82</w:t>
            </w:r>
          </w:p>
        </w:tc>
        <w:tc>
          <w:tcPr>
            <w:tcW w:w="960" w:type="dxa"/>
            <w:tcBorders>
              <w:top w:val="nil"/>
              <w:left w:val="nil"/>
              <w:bottom w:val="single" w:sz="4" w:space="0" w:color="auto"/>
              <w:right w:val="single" w:sz="4" w:space="0" w:color="auto"/>
            </w:tcBorders>
            <w:shd w:val="clear" w:color="auto" w:fill="auto"/>
            <w:noWrap/>
            <w:vAlign w:val="bottom"/>
            <w:hideMark/>
            <w:tcPrChange w:id="237"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30F71B8C" w14:textId="77777777" w:rsidR="00504A1B" w:rsidRPr="00CD70C2" w:rsidRDefault="00504A1B" w:rsidP="00BA3709">
            <w:r w:rsidRPr="00CD70C2">
              <w:t>0.78</w:t>
            </w:r>
          </w:p>
        </w:tc>
        <w:tc>
          <w:tcPr>
            <w:tcW w:w="960" w:type="dxa"/>
            <w:tcBorders>
              <w:top w:val="nil"/>
              <w:left w:val="nil"/>
              <w:bottom w:val="single" w:sz="4" w:space="0" w:color="auto"/>
              <w:right w:val="single" w:sz="4" w:space="0" w:color="auto"/>
            </w:tcBorders>
            <w:shd w:val="clear" w:color="auto" w:fill="auto"/>
            <w:noWrap/>
            <w:vAlign w:val="bottom"/>
            <w:hideMark/>
            <w:tcPrChange w:id="238" w:author="Kompella, Sai Chandrika" w:date="2023-09-29T06:14:00Z">
              <w:tcPr>
                <w:tcW w:w="960" w:type="dxa"/>
                <w:tcBorders>
                  <w:top w:val="nil"/>
                  <w:left w:val="nil"/>
                  <w:bottom w:val="single" w:sz="4" w:space="0" w:color="auto"/>
                  <w:right w:val="single" w:sz="4" w:space="0" w:color="auto"/>
                </w:tcBorders>
                <w:shd w:val="clear" w:color="auto" w:fill="auto"/>
                <w:vAlign w:val="bottom"/>
                <w:hideMark/>
              </w:tcPr>
            </w:tcPrChange>
          </w:tcPr>
          <w:p w14:paraId="12E89D2F" w14:textId="77777777" w:rsidR="00504A1B" w:rsidRPr="00CD70C2" w:rsidRDefault="00504A1B" w:rsidP="00BA3709">
            <w:r w:rsidRPr="00CD70C2">
              <w:t>2662</w:t>
            </w:r>
          </w:p>
        </w:tc>
      </w:tr>
    </w:tbl>
    <w:p w14:paraId="79C30ECA" w14:textId="77777777" w:rsidR="00CD70C2" w:rsidRDefault="00CD70C2" w:rsidP="005B1DEA"/>
    <w:p w14:paraId="04DE8896" w14:textId="77777777" w:rsidR="005B1DEA" w:rsidRPr="005B1DEA" w:rsidRDefault="005B1DEA" w:rsidP="005B1DE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C7405" w14:paraId="0A59BAF4" w14:textId="77777777" w:rsidTr="0031186C">
        <w:tc>
          <w:tcPr>
            <w:tcW w:w="4680" w:type="dxa"/>
          </w:tcPr>
          <w:p w14:paraId="0447FF9A" w14:textId="1C728A57" w:rsidR="00AC7405" w:rsidRDefault="004309CF" w:rsidP="00747842">
            <w:r>
              <w:rPr>
                <w:noProof/>
              </w:rPr>
              <w:drawing>
                <wp:inline distT="0" distB="0" distL="0" distR="0" wp14:anchorId="20CDD67A" wp14:editId="79E200DD">
                  <wp:extent cx="2906208" cy="1828800"/>
                  <wp:effectExtent l="0" t="0" r="8890" b="0"/>
                  <wp:docPr id="1707344623" name="Picture 170734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c>
          <w:tcPr>
            <w:tcW w:w="4680" w:type="dxa"/>
          </w:tcPr>
          <w:p w14:paraId="59256327" w14:textId="164FA5A6" w:rsidR="00AC7405" w:rsidRDefault="00A948CD" w:rsidP="00747842">
            <w:r>
              <w:rPr>
                <w:noProof/>
              </w:rPr>
              <w:drawing>
                <wp:inline distT="0" distB="0" distL="0" distR="0" wp14:anchorId="0C6F7E8F" wp14:editId="1ECB5754">
                  <wp:extent cx="2906208" cy="1828800"/>
                  <wp:effectExtent l="0" t="0" r="8890" b="0"/>
                  <wp:docPr id="1251306249" name="Picture 1251306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r>
      <w:tr w:rsidR="00D95D6A" w14:paraId="3A793CB6" w14:textId="77777777" w:rsidTr="0031186C">
        <w:tc>
          <w:tcPr>
            <w:tcW w:w="4680" w:type="dxa"/>
          </w:tcPr>
          <w:p w14:paraId="63D6ACBA" w14:textId="65B83582" w:rsidR="00D95D6A" w:rsidRDefault="00A948CD" w:rsidP="00747842">
            <w:pPr>
              <w:rPr>
                <w:noProof/>
              </w:rPr>
            </w:pPr>
            <w:r>
              <w:rPr>
                <w:noProof/>
              </w:rPr>
              <w:drawing>
                <wp:inline distT="0" distB="0" distL="0" distR="0" wp14:anchorId="2808C619" wp14:editId="176BD4B1">
                  <wp:extent cx="2906208" cy="1828800"/>
                  <wp:effectExtent l="0" t="0" r="8890" b="0"/>
                  <wp:docPr id="44174935" name="Picture 4417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c>
          <w:tcPr>
            <w:tcW w:w="4680" w:type="dxa"/>
          </w:tcPr>
          <w:p w14:paraId="3DAD3FE6" w14:textId="3577697C" w:rsidR="00D95D6A" w:rsidRDefault="00A948CD" w:rsidP="00747842">
            <w:pPr>
              <w:rPr>
                <w:noProof/>
              </w:rPr>
            </w:pPr>
            <w:r>
              <w:rPr>
                <w:noProof/>
              </w:rPr>
              <w:drawing>
                <wp:inline distT="0" distB="0" distL="0" distR="0" wp14:anchorId="04444D7A" wp14:editId="28E5EAC2">
                  <wp:extent cx="2906208" cy="1828800"/>
                  <wp:effectExtent l="0" t="0" r="8890" b="0"/>
                  <wp:docPr id="681105219" name="Picture 6811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r>
      <w:tr w:rsidR="005B656C" w14:paraId="488E5FB6" w14:textId="77777777" w:rsidTr="0031186C">
        <w:tc>
          <w:tcPr>
            <w:tcW w:w="4680" w:type="dxa"/>
          </w:tcPr>
          <w:p w14:paraId="53A636D4" w14:textId="77269DA5" w:rsidR="005B656C" w:rsidRDefault="0028022D" w:rsidP="00747842">
            <w:pPr>
              <w:rPr>
                <w:noProof/>
              </w:rPr>
            </w:pPr>
            <w:r>
              <w:rPr>
                <w:noProof/>
              </w:rPr>
              <w:drawing>
                <wp:inline distT="0" distB="0" distL="0" distR="0" wp14:anchorId="404AC50D" wp14:editId="32B6C665">
                  <wp:extent cx="2906208" cy="1828800"/>
                  <wp:effectExtent l="0" t="0" r="8890" b="0"/>
                  <wp:docPr id="1940860829" name="Picture 194086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tc>
        <w:tc>
          <w:tcPr>
            <w:tcW w:w="4680" w:type="dxa"/>
          </w:tcPr>
          <w:p w14:paraId="2A9245D9" w14:textId="77777777" w:rsidR="005B656C" w:rsidRDefault="005B656C" w:rsidP="00747842">
            <w:pPr>
              <w:rPr>
                <w:noProof/>
              </w:rPr>
            </w:pPr>
          </w:p>
        </w:tc>
      </w:tr>
    </w:tbl>
    <w:p w14:paraId="25A41380" w14:textId="5783DFCC" w:rsidR="0031186C" w:rsidRDefault="0031186C" w:rsidP="0031186C">
      <w:pPr>
        <w:pStyle w:val="Caption"/>
      </w:pPr>
      <w:r>
        <w:t xml:space="preserve">Figure </w:t>
      </w:r>
      <w:r>
        <w:fldChar w:fldCharType="begin"/>
      </w:r>
      <w:r>
        <w:instrText>SEQ Figure \* ARABIC</w:instrText>
      </w:r>
      <w:r>
        <w:fldChar w:fldCharType="separate"/>
      </w:r>
      <w:r>
        <w:rPr>
          <w:noProof/>
        </w:rPr>
        <w:t>6</w:t>
      </w:r>
      <w:r>
        <w:fldChar w:fldCharType="end"/>
      </w:r>
      <w:r>
        <w:t xml:space="preserve"> Feature Importance for Predicting ADE (</w:t>
      </w:r>
      <w:r w:rsidRPr="0AEE2C1D">
        <w:t>Boosting Tree Algorithms</w:t>
      </w:r>
      <w:r>
        <w:t>)</w:t>
      </w:r>
    </w:p>
    <w:p w14:paraId="00ACE7DF" w14:textId="77777777" w:rsidR="00AC7405" w:rsidRPr="00AC7405" w:rsidRDefault="00AC7405" w:rsidP="00AC7405"/>
    <w:p w14:paraId="66F96B44" w14:textId="6E8B7123" w:rsidR="00E124F3" w:rsidRDefault="00E124F3" w:rsidP="00E124F3">
      <w:pPr>
        <w:pStyle w:val="Heading3"/>
      </w:pPr>
      <w:bookmarkStart w:id="239" w:name="_Toc1448227144"/>
      <w:r>
        <w:t>4.2.5 Neural Network Algorithms</w:t>
      </w:r>
      <w:bookmarkEnd w:id="239"/>
    </w:p>
    <w:p w14:paraId="00087D0D" w14:textId="15CB021F" w:rsidR="002C32A2" w:rsidRPr="00504A1B" w:rsidRDefault="0031186C" w:rsidP="00504A1B">
      <w:pPr>
        <w:pStyle w:val="Caption"/>
        <w:jc w:val="center"/>
      </w:pPr>
      <w:r>
        <w:t xml:space="preserve">Table </w:t>
      </w:r>
      <w:r>
        <w:fldChar w:fldCharType="begin"/>
      </w:r>
      <w:r>
        <w:instrText>SEQ Table \* ARABIC</w:instrText>
      </w:r>
      <w:r>
        <w:fldChar w:fldCharType="separate"/>
      </w:r>
      <w:r w:rsidR="007211A4">
        <w:rPr>
          <w:noProof/>
        </w:rPr>
        <w:t>21</w:t>
      </w:r>
      <w:r>
        <w:fldChar w:fldCharType="end"/>
      </w:r>
      <w:r>
        <w:t xml:space="preserve"> Confusion matrix (</w:t>
      </w:r>
      <w:r w:rsidR="002C32A2" w:rsidRPr="00504A1B">
        <w:t>NeuralNetFastAI</w:t>
      </w:r>
      <w:r w:rsidRPr="00504A1B">
        <w:t>)</w:t>
      </w:r>
    </w:p>
    <w:tbl>
      <w:tblPr>
        <w:tblStyle w:val="TableGrid"/>
        <w:tblW w:w="2543" w:type="dxa"/>
        <w:jc w:val="center"/>
        <w:tblLook w:val="04A0" w:firstRow="1" w:lastRow="0" w:firstColumn="1" w:lastColumn="0" w:noHBand="0" w:noVBand="1"/>
      </w:tblPr>
      <w:tblGrid>
        <w:gridCol w:w="553"/>
        <w:gridCol w:w="1075"/>
        <w:gridCol w:w="915"/>
      </w:tblGrid>
      <w:tr w:rsidR="009C7DE5" w14:paraId="398FC96A" w14:textId="77777777" w:rsidTr="00504A1B">
        <w:trPr>
          <w:trHeight w:val="376"/>
          <w:jc w:val="center"/>
        </w:trPr>
        <w:tc>
          <w:tcPr>
            <w:tcW w:w="553" w:type="dxa"/>
          </w:tcPr>
          <w:p w14:paraId="00549237" w14:textId="77777777" w:rsidR="009C7DE5" w:rsidRDefault="009C7DE5" w:rsidP="00747842"/>
        </w:tc>
        <w:tc>
          <w:tcPr>
            <w:tcW w:w="1075" w:type="dxa"/>
          </w:tcPr>
          <w:p w14:paraId="4779F04B" w14:textId="77777777" w:rsidR="009C7DE5" w:rsidRDefault="009C7DE5" w:rsidP="00747842">
            <w:r>
              <w:t>0</w:t>
            </w:r>
          </w:p>
        </w:tc>
        <w:tc>
          <w:tcPr>
            <w:tcW w:w="915" w:type="dxa"/>
          </w:tcPr>
          <w:p w14:paraId="2C043C73" w14:textId="77777777" w:rsidR="009C7DE5" w:rsidRDefault="009C7DE5" w:rsidP="00747842">
            <w:r>
              <w:t>1</w:t>
            </w:r>
          </w:p>
        </w:tc>
      </w:tr>
      <w:tr w:rsidR="009C7DE5" w14:paraId="6F9D717F" w14:textId="77777777" w:rsidTr="00504A1B">
        <w:trPr>
          <w:trHeight w:val="376"/>
          <w:jc w:val="center"/>
        </w:trPr>
        <w:tc>
          <w:tcPr>
            <w:tcW w:w="553" w:type="dxa"/>
          </w:tcPr>
          <w:p w14:paraId="5C2EC5D7" w14:textId="77777777" w:rsidR="009C7DE5" w:rsidRDefault="009C7DE5" w:rsidP="00747842">
            <w:r>
              <w:t>0</w:t>
            </w:r>
          </w:p>
        </w:tc>
        <w:tc>
          <w:tcPr>
            <w:tcW w:w="1075" w:type="dxa"/>
          </w:tcPr>
          <w:p w14:paraId="1230E232" w14:textId="72E53581" w:rsidR="009C7DE5" w:rsidRPr="00504A1B" w:rsidRDefault="009C7DE5" w:rsidP="00504A1B">
            <w:pPr>
              <w:pStyle w:val="HTMLPreformatted"/>
              <w:shd w:val="clear" w:color="auto" w:fill="FFFFFF"/>
              <w:wordWrap w:val="0"/>
              <w:textAlignment w:val="baseline"/>
              <w:rPr>
                <w:color w:val="000000"/>
                <w:sz w:val="21"/>
                <w:szCs w:val="21"/>
              </w:rPr>
            </w:pPr>
            <w:r>
              <w:rPr>
                <w:color w:val="000000"/>
                <w:sz w:val="21"/>
                <w:szCs w:val="21"/>
              </w:rPr>
              <w:t>2044</w:t>
            </w:r>
          </w:p>
        </w:tc>
        <w:tc>
          <w:tcPr>
            <w:tcW w:w="915" w:type="dxa"/>
          </w:tcPr>
          <w:p w14:paraId="78625680" w14:textId="77777777" w:rsidR="009C7DE5" w:rsidRDefault="009C7DE5" w:rsidP="00747842">
            <w:r>
              <w:t>33</w:t>
            </w:r>
          </w:p>
        </w:tc>
      </w:tr>
      <w:tr w:rsidR="009C7DE5" w14:paraId="784009FC" w14:textId="77777777" w:rsidTr="00504A1B">
        <w:trPr>
          <w:trHeight w:val="376"/>
          <w:jc w:val="center"/>
        </w:trPr>
        <w:tc>
          <w:tcPr>
            <w:tcW w:w="553" w:type="dxa"/>
          </w:tcPr>
          <w:p w14:paraId="0617FEDD" w14:textId="77777777" w:rsidR="009C7DE5" w:rsidRDefault="009C7DE5" w:rsidP="00747842">
            <w:r>
              <w:t>1</w:t>
            </w:r>
          </w:p>
        </w:tc>
        <w:tc>
          <w:tcPr>
            <w:tcW w:w="1075" w:type="dxa"/>
          </w:tcPr>
          <w:p w14:paraId="4AE651DB" w14:textId="39922CB2" w:rsidR="009C7DE5" w:rsidRPr="00504A1B" w:rsidRDefault="009C7DE5" w:rsidP="00504A1B">
            <w:pPr>
              <w:pStyle w:val="HTMLPreformatted"/>
              <w:shd w:val="clear" w:color="auto" w:fill="FFFFFF"/>
              <w:wordWrap w:val="0"/>
              <w:textAlignment w:val="baseline"/>
              <w:rPr>
                <w:color w:val="000000"/>
                <w:sz w:val="21"/>
                <w:szCs w:val="21"/>
              </w:rPr>
            </w:pPr>
            <w:r>
              <w:rPr>
                <w:color w:val="000000"/>
                <w:sz w:val="21"/>
                <w:szCs w:val="21"/>
              </w:rPr>
              <w:t>441</w:t>
            </w:r>
          </w:p>
        </w:tc>
        <w:tc>
          <w:tcPr>
            <w:tcW w:w="915" w:type="dxa"/>
          </w:tcPr>
          <w:p w14:paraId="07C3A93C" w14:textId="0967A313" w:rsidR="009C7DE5" w:rsidRPr="00504A1B" w:rsidRDefault="009C7DE5" w:rsidP="00504A1B">
            <w:pPr>
              <w:pStyle w:val="HTMLPreformatted"/>
              <w:shd w:val="clear" w:color="auto" w:fill="FFFFFF"/>
              <w:wordWrap w:val="0"/>
              <w:textAlignment w:val="baseline"/>
              <w:rPr>
                <w:color w:val="000000"/>
                <w:sz w:val="21"/>
                <w:szCs w:val="21"/>
              </w:rPr>
            </w:pPr>
            <w:r>
              <w:rPr>
                <w:color w:val="000000"/>
                <w:sz w:val="21"/>
                <w:szCs w:val="21"/>
              </w:rPr>
              <w:t>144</w:t>
            </w:r>
          </w:p>
        </w:tc>
      </w:tr>
    </w:tbl>
    <w:p w14:paraId="512515A3" w14:textId="6313A51C" w:rsidR="009C7DE5" w:rsidRDefault="0031186C" w:rsidP="00504A1B">
      <w:pPr>
        <w:pStyle w:val="Caption"/>
        <w:jc w:val="center"/>
      </w:pPr>
      <w:r>
        <w:t xml:space="preserve">Table </w:t>
      </w:r>
      <w:r>
        <w:fldChar w:fldCharType="begin"/>
      </w:r>
      <w:r>
        <w:instrText>SEQ Table \* ARABIC</w:instrText>
      </w:r>
      <w:r>
        <w:fldChar w:fldCharType="separate"/>
      </w:r>
      <w:r w:rsidR="007211A4">
        <w:rPr>
          <w:noProof/>
        </w:rPr>
        <w:t>22</w:t>
      </w:r>
      <w:r>
        <w:fldChar w:fldCharType="end"/>
      </w:r>
      <w:r>
        <w:t xml:space="preserve"> Classification report (</w:t>
      </w:r>
      <w:r w:rsidRPr="00504A1B">
        <w:t>NeuralNetFastAI)</w:t>
      </w:r>
    </w:p>
    <w:tbl>
      <w:tblPr>
        <w:tblW w:w="5364" w:type="dxa"/>
        <w:jc w:val="center"/>
        <w:tblLook w:val="04A0" w:firstRow="1" w:lastRow="0" w:firstColumn="1" w:lastColumn="0" w:noHBand="0" w:noVBand="1"/>
      </w:tblPr>
      <w:tblGrid>
        <w:gridCol w:w="1461"/>
        <w:gridCol w:w="1023"/>
        <w:gridCol w:w="960"/>
        <w:gridCol w:w="960"/>
        <w:gridCol w:w="960"/>
      </w:tblGrid>
      <w:tr w:rsidR="00D26D50" w:rsidRPr="00D26D50" w14:paraId="06AAF71C" w14:textId="77777777" w:rsidTr="00BA3709">
        <w:trPr>
          <w:trHeight w:val="288"/>
          <w:jc w:val="center"/>
        </w:trPr>
        <w:tc>
          <w:tcPr>
            <w:tcW w:w="14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0C587" w14:textId="77777777" w:rsidR="00D26D50" w:rsidRPr="00D26D50" w:rsidRDefault="00D26D50" w:rsidP="00BA3709">
            <w:r w:rsidRPr="00D26D50">
              <w:lastRenderedPageBreak/>
              <w:t> </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04067003" w14:textId="77777777" w:rsidR="00D26D50" w:rsidRPr="00D26D50" w:rsidRDefault="00D26D50" w:rsidP="00BA3709">
            <w:r w:rsidRPr="00D26D50">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03DDC4" w14:textId="77777777" w:rsidR="00D26D50" w:rsidRPr="00D26D50" w:rsidRDefault="00D26D50" w:rsidP="00BA3709">
            <w:r w:rsidRPr="00D26D50">
              <w:t>recall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5F54ED" w14:textId="77777777" w:rsidR="00D26D50" w:rsidRPr="00D26D50" w:rsidRDefault="00D26D50" w:rsidP="00BA3709">
            <w:r w:rsidRPr="00D26D50">
              <w:t>f1-score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49E38A" w14:textId="77777777" w:rsidR="00D26D50" w:rsidRPr="00D26D50" w:rsidRDefault="00D26D50" w:rsidP="00BA3709">
            <w:r w:rsidRPr="00D26D50">
              <w:t>support</w:t>
            </w:r>
          </w:p>
        </w:tc>
      </w:tr>
      <w:tr w:rsidR="00D26D50" w:rsidRPr="00D26D50" w14:paraId="298A6E58" w14:textId="77777777" w:rsidTr="00BA3709">
        <w:trPr>
          <w:trHeight w:val="288"/>
          <w:jc w:val="center"/>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67D695B5" w14:textId="77777777" w:rsidR="00D26D50" w:rsidRPr="00D26D50" w:rsidRDefault="00D26D50" w:rsidP="00BA3709">
            <w:r w:rsidRPr="00D26D50">
              <w:t>0</w:t>
            </w:r>
          </w:p>
        </w:tc>
        <w:tc>
          <w:tcPr>
            <w:tcW w:w="1023" w:type="dxa"/>
            <w:tcBorders>
              <w:top w:val="nil"/>
              <w:left w:val="nil"/>
              <w:bottom w:val="single" w:sz="4" w:space="0" w:color="auto"/>
              <w:right w:val="single" w:sz="4" w:space="0" w:color="auto"/>
            </w:tcBorders>
            <w:shd w:val="clear" w:color="auto" w:fill="auto"/>
            <w:noWrap/>
            <w:vAlign w:val="bottom"/>
            <w:hideMark/>
          </w:tcPr>
          <w:p w14:paraId="2E3A24DC" w14:textId="77777777" w:rsidR="00D26D50" w:rsidRPr="00D26D50" w:rsidRDefault="00D26D50" w:rsidP="00BA3709">
            <w:r w:rsidRPr="00D26D50">
              <w:t>0.83</w:t>
            </w:r>
          </w:p>
        </w:tc>
        <w:tc>
          <w:tcPr>
            <w:tcW w:w="960" w:type="dxa"/>
            <w:tcBorders>
              <w:top w:val="nil"/>
              <w:left w:val="nil"/>
              <w:bottom w:val="single" w:sz="4" w:space="0" w:color="auto"/>
              <w:right w:val="single" w:sz="4" w:space="0" w:color="auto"/>
            </w:tcBorders>
            <w:shd w:val="clear" w:color="auto" w:fill="auto"/>
            <w:noWrap/>
            <w:vAlign w:val="bottom"/>
            <w:hideMark/>
          </w:tcPr>
          <w:p w14:paraId="07A4D92D" w14:textId="77777777" w:rsidR="00D26D50" w:rsidRPr="00D26D50" w:rsidRDefault="00D26D50" w:rsidP="00BA3709">
            <w:r w:rsidRPr="00D26D50">
              <w:t>0.97</w:t>
            </w:r>
          </w:p>
        </w:tc>
        <w:tc>
          <w:tcPr>
            <w:tcW w:w="960" w:type="dxa"/>
            <w:tcBorders>
              <w:top w:val="nil"/>
              <w:left w:val="nil"/>
              <w:bottom w:val="single" w:sz="4" w:space="0" w:color="auto"/>
              <w:right w:val="single" w:sz="4" w:space="0" w:color="auto"/>
            </w:tcBorders>
            <w:shd w:val="clear" w:color="auto" w:fill="auto"/>
            <w:noWrap/>
            <w:vAlign w:val="bottom"/>
            <w:hideMark/>
          </w:tcPr>
          <w:p w14:paraId="5A2C513D" w14:textId="77777777" w:rsidR="00D26D50" w:rsidRPr="00D26D50" w:rsidRDefault="00D26D50" w:rsidP="00BA3709">
            <w:r w:rsidRPr="00D26D50">
              <w:t>0.89</w:t>
            </w:r>
          </w:p>
        </w:tc>
        <w:tc>
          <w:tcPr>
            <w:tcW w:w="960" w:type="dxa"/>
            <w:tcBorders>
              <w:top w:val="nil"/>
              <w:left w:val="nil"/>
              <w:bottom w:val="single" w:sz="4" w:space="0" w:color="auto"/>
              <w:right w:val="single" w:sz="4" w:space="0" w:color="auto"/>
            </w:tcBorders>
            <w:shd w:val="clear" w:color="auto" w:fill="auto"/>
            <w:noWrap/>
            <w:vAlign w:val="bottom"/>
            <w:hideMark/>
          </w:tcPr>
          <w:p w14:paraId="71356C58" w14:textId="77777777" w:rsidR="00D26D50" w:rsidRPr="00D26D50" w:rsidRDefault="00D26D50" w:rsidP="00BA3709">
            <w:r w:rsidRPr="00D26D50">
              <w:t>2077</w:t>
            </w:r>
          </w:p>
        </w:tc>
      </w:tr>
      <w:tr w:rsidR="00D26D50" w:rsidRPr="00D26D50" w14:paraId="66711D05" w14:textId="77777777" w:rsidTr="00BA3709">
        <w:trPr>
          <w:trHeight w:val="288"/>
          <w:jc w:val="center"/>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3EB801E8" w14:textId="77777777" w:rsidR="00D26D50" w:rsidRPr="00D26D50" w:rsidRDefault="00D26D50" w:rsidP="00BA3709">
            <w:r w:rsidRPr="00D26D50">
              <w:t>1</w:t>
            </w:r>
          </w:p>
        </w:tc>
        <w:tc>
          <w:tcPr>
            <w:tcW w:w="1023" w:type="dxa"/>
            <w:tcBorders>
              <w:top w:val="nil"/>
              <w:left w:val="nil"/>
              <w:bottom w:val="single" w:sz="4" w:space="0" w:color="auto"/>
              <w:right w:val="single" w:sz="4" w:space="0" w:color="auto"/>
            </w:tcBorders>
            <w:shd w:val="clear" w:color="auto" w:fill="auto"/>
            <w:noWrap/>
            <w:vAlign w:val="bottom"/>
            <w:hideMark/>
          </w:tcPr>
          <w:p w14:paraId="342DF640" w14:textId="77777777" w:rsidR="00D26D50" w:rsidRPr="00D26D50" w:rsidRDefault="00D26D50" w:rsidP="00BA3709">
            <w:r w:rsidRPr="00D26D50">
              <w:t>0.72</w:t>
            </w:r>
          </w:p>
        </w:tc>
        <w:tc>
          <w:tcPr>
            <w:tcW w:w="960" w:type="dxa"/>
            <w:tcBorders>
              <w:top w:val="nil"/>
              <w:left w:val="nil"/>
              <w:bottom w:val="single" w:sz="4" w:space="0" w:color="auto"/>
              <w:right w:val="single" w:sz="4" w:space="0" w:color="auto"/>
            </w:tcBorders>
            <w:shd w:val="clear" w:color="auto" w:fill="auto"/>
            <w:noWrap/>
            <w:vAlign w:val="bottom"/>
            <w:hideMark/>
          </w:tcPr>
          <w:p w14:paraId="624CCE57" w14:textId="77777777" w:rsidR="00D26D50" w:rsidRPr="00D26D50" w:rsidRDefault="00D26D50" w:rsidP="00BA3709">
            <w:r w:rsidRPr="00D26D50">
              <w:t>0.31</w:t>
            </w:r>
          </w:p>
        </w:tc>
        <w:tc>
          <w:tcPr>
            <w:tcW w:w="960" w:type="dxa"/>
            <w:tcBorders>
              <w:top w:val="nil"/>
              <w:left w:val="nil"/>
              <w:bottom w:val="single" w:sz="4" w:space="0" w:color="auto"/>
              <w:right w:val="single" w:sz="4" w:space="0" w:color="auto"/>
            </w:tcBorders>
            <w:shd w:val="clear" w:color="auto" w:fill="auto"/>
            <w:noWrap/>
            <w:vAlign w:val="bottom"/>
            <w:hideMark/>
          </w:tcPr>
          <w:p w14:paraId="3794B852" w14:textId="77777777" w:rsidR="00D26D50" w:rsidRPr="00D26D50" w:rsidRDefault="00D26D50" w:rsidP="00BA3709">
            <w:r w:rsidRPr="00D26D50">
              <w:t>0.43</w:t>
            </w:r>
          </w:p>
        </w:tc>
        <w:tc>
          <w:tcPr>
            <w:tcW w:w="960" w:type="dxa"/>
            <w:tcBorders>
              <w:top w:val="nil"/>
              <w:left w:val="nil"/>
              <w:bottom w:val="single" w:sz="4" w:space="0" w:color="auto"/>
              <w:right w:val="single" w:sz="4" w:space="0" w:color="auto"/>
            </w:tcBorders>
            <w:shd w:val="clear" w:color="auto" w:fill="auto"/>
            <w:noWrap/>
            <w:vAlign w:val="bottom"/>
            <w:hideMark/>
          </w:tcPr>
          <w:p w14:paraId="5F6FFE06" w14:textId="77777777" w:rsidR="00D26D50" w:rsidRPr="00D26D50" w:rsidRDefault="00D26D50" w:rsidP="00BA3709">
            <w:r w:rsidRPr="00D26D50">
              <w:t>585</w:t>
            </w:r>
          </w:p>
        </w:tc>
      </w:tr>
      <w:tr w:rsidR="00BA3709" w:rsidRPr="00D26D50" w14:paraId="383C1E27" w14:textId="77777777" w:rsidTr="00BA3709">
        <w:trPr>
          <w:trHeight w:val="288"/>
          <w:jc w:val="center"/>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1C7337CA" w14:textId="303A8EF0" w:rsidR="00BA3709" w:rsidRPr="00D26D50" w:rsidRDefault="00BA3709" w:rsidP="00BA3709">
            <w:r w:rsidRPr="00CD70C2">
              <w:t>accuracy</w:t>
            </w:r>
          </w:p>
        </w:tc>
        <w:tc>
          <w:tcPr>
            <w:tcW w:w="1023" w:type="dxa"/>
            <w:tcBorders>
              <w:top w:val="nil"/>
              <w:left w:val="nil"/>
              <w:bottom w:val="single" w:sz="4" w:space="0" w:color="auto"/>
              <w:right w:val="single" w:sz="4" w:space="0" w:color="auto"/>
            </w:tcBorders>
            <w:shd w:val="clear" w:color="auto" w:fill="auto"/>
            <w:noWrap/>
            <w:vAlign w:val="bottom"/>
            <w:hideMark/>
          </w:tcPr>
          <w:p w14:paraId="0B2FF43D" w14:textId="77777777" w:rsidR="00BA3709" w:rsidRPr="00D26D50" w:rsidRDefault="00BA3709" w:rsidP="00BA3709">
            <w:r w:rsidRPr="00D26D50">
              <w:t> </w:t>
            </w:r>
          </w:p>
        </w:tc>
        <w:tc>
          <w:tcPr>
            <w:tcW w:w="960" w:type="dxa"/>
            <w:tcBorders>
              <w:top w:val="nil"/>
              <w:left w:val="nil"/>
              <w:bottom w:val="single" w:sz="4" w:space="0" w:color="auto"/>
              <w:right w:val="single" w:sz="4" w:space="0" w:color="auto"/>
            </w:tcBorders>
            <w:shd w:val="clear" w:color="auto" w:fill="auto"/>
            <w:noWrap/>
            <w:vAlign w:val="bottom"/>
            <w:hideMark/>
          </w:tcPr>
          <w:p w14:paraId="49B96FF2" w14:textId="77777777" w:rsidR="00BA3709" w:rsidRPr="00D26D50" w:rsidRDefault="00BA3709" w:rsidP="00BA3709">
            <w:r w:rsidRPr="00D26D50">
              <w:t> </w:t>
            </w:r>
          </w:p>
        </w:tc>
        <w:tc>
          <w:tcPr>
            <w:tcW w:w="960" w:type="dxa"/>
            <w:tcBorders>
              <w:top w:val="nil"/>
              <w:left w:val="nil"/>
              <w:bottom w:val="single" w:sz="4" w:space="0" w:color="auto"/>
              <w:right w:val="single" w:sz="4" w:space="0" w:color="auto"/>
            </w:tcBorders>
            <w:shd w:val="clear" w:color="auto" w:fill="auto"/>
            <w:noWrap/>
            <w:vAlign w:val="bottom"/>
            <w:hideMark/>
          </w:tcPr>
          <w:p w14:paraId="6A08820F" w14:textId="77777777" w:rsidR="00BA3709" w:rsidRPr="00D26D50" w:rsidRDefault="00BA3709" w:rsidP="00BA3709">
            <w:pPr>
              <w:jc w:val="right"/>
            </w:pPr>
            <w:r w:rsidRPr="00D26D50">
              <w:t>0.82</w:t>
            </w:r>
          </w:p>
        </w:tc>
        <w:tc>
          <w:tcPr>
            <w:tcW w:w="960" w:type="dxa"/>
            <w:tcBorders>
              <w:top w:val="nil"/>
              <w:left w:val="nil"/>
              <w:bottom w:val="single" w:sz="4" w:space="0" w:color="auto"/>
              <w:right w:val="single" w:sz="4" w:space="0" w:color="auto"/>
            </w:tcBorders>
            <w:shd w:val="clear" w:color="auto" w:fill="auto"/>
            <w:noWrap/>
            <w:vAlign w:val="bottom"/>
            <w:hideMark/>
          </w:tcPr>
          <w:p w14:paraId="63726FE9" w14:textId="77777777" w:rsidR="00BA3709" w:rsidRPr="00D26D50" w:rsidRDefault="00BA3709" w:rsidP="00BA3709">
            <w:pPr>
              <w:jc w:val="right"/>
            </w:pPr>
            <w:r w:rsidRPr="00D26D50">
              <w:t>2662</w:t>
            </w:r>
          </w:p>
        </w:tc>
      </w:tr>
      <w:tr w:rsidR="00BA3709" w:rsidRPr="00D26D50" w14:paraId="51018182" w14:textId="77777777" w:rsidTr="00BA3709">
        <w:trPr>
          <w:trHeight w:val="288"/>
          <w:jc w:val="center"/>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755D9635" w14:textId="42D94929" w:rsidR="00BA3709" w:rsidRPr="00D26D50" w:rsidRDefault="00BA3709" w:rsidP="00BA3709">
            <w:r w:rsidRPr="00CD70C2">
              <w:t>macro-avg</w:t>
            </w:r>
          </w:p>
        </w:tc>
        <w:tc>
          <w:tcPr>
            <w:tcW w:w="1023" w:type="dxa"/>
            <w:tcBorders>
              <w:top w:val="nil"/>
              <w:left w:val="nil"/>
              <w:bottom w:val="single" w:sz="4" w:space="0" w:color="auto"/>
              <w:right w:val="single" w:sz="4" w:space="0" w:color="auto"/>
            </w:tcBorders>
            <w:shd w:val="clear" w:color="auto" w:fill="auto"/>
            <w:noWrap/>
            <w:vAlign w:val="bottom"/>
            <w:hideMark/>
          </w:tcPr>
          <w:p w14:paraId="22585981" w14:textId="77777777" w:rsidR="00BA3709" w:rsidRPr="00D26D50" w:rsidRDefault="00BA3709" w:rsidP="00BA3709">
            <w:pPr>
              <w:jc w:val="right"/>
            </w:pPr>
            <w:r w:rsidRPr="00D26D50">
              <w:t>0.78</w:t>
            </w:r>
          </w:p>
        </w:tc>
        <w:tc>
          <w:tcPr>
            <w:tcW w:w="960" w:type="dxa"/>
            <w:tcBorders>
              <w:top w:val="nil"/>
              <w:left w:val="nil"/>
              <w:bottom w:val="single" w:sz="4" w:space="0" w:color="auto"/>
              <w:right w:val="single" w:sz="4" w:space="0" w:color="auto"/>
            </w:tcBorders>
            <w:shd w:val="clear" w:color="auto" w:fill="auto"/>
            <w:noWrap/>
            <w:vAlign w:val="bottom"/>
            <w:hideMark/>
          </w:tcPr>
          <w:p w14:paraId="326E7338" w14:textId="77777777" w:rsidR="00BA3709" w:rsidRPr="00D26D50" w:rsidRDefault="00BA3709" w:rsidP="00BA3709">
            <w:pPr>
              <w:jc w:val="right"/>
            </w:pPr>
            <w:r w:rsidRPr="00D26D50">
              <w:t>0.64</w:t>
            </w:r>
          </w:p>
        </w:tc>
        <w:tc>
          <w:tcPr>
            <w:tcW w:w="960" w:type="dxa"/>
            <w:tcBorders>
              <w:top w:val="nil"/>
              <w:left w:val="nil"/>
              <w:bottom w:val="single" w:sz="4" w:space="0" w:color="auto"/>
              <w:right w:val="single" w:sz="4" w:space="0" w:color="auto"/>
            </w:tcBorders>
            <w:shd w:val="clear" w:color="auto" w:fill="auto"/>
            <w:noWrap/>
            <w:vAlign w:val="bottom"/>
            <w:hideMark/>
          </w:tcPr>
          <w:p w14:paraId="5246FE83" w14:textId="77777777" w:rsidR="00BA3709" w:rsidRPr="00D26D50" w:rsidRDefault="00BA3709" w:rsidP="00BA3709">
            <w:pPr>
              <w:jc w:val="right"/>
            </w:pPr>
            <w:r w:rsidRPr="00D26D50">
              <w:t>0.66</w:t>
            </w:r>
          </w:p>
        </w:tc>
        <w:tc>
          <w:tcPr>
            <w:tcW w:w="960" w:type="dxa"/>
            <w:tcBorders>
              <w:top w:val="nil"/>
              <w:left w:val="nil"/>
              <w:bottom w:val="single" w:sz="4" w:space="0" w:color="auto"/>
              <w:right w:val="single" w:sz="4" w:space="0" w:color="auto"/>
            </w:tcBorders>
            <w:shd w:val="clear" w:color="auto" w:fill="auto"/>
            <w:noWrap/>
            <w:vAlign w:val="bottom"/>
            <w:hideMark/>
          </w:tcPr>
          <w:p w14:paraId="089ED943" w14:textId="77777777" w:rsidR="00BA3709" w:rsidRPr="00D26D50" w:rsidRDefault="00BA3709" w:rsidP="00BA3709">
            <w:pPr>
              <w:jc w:val="right"/>
            </w:pPr>
            <w:r w:rsidRPr="00D26D50">
              <w:t>2662</w:t>
            </w:r>
          </w:p>
        </w:tc>
      </w:tr>
      <w:tr w:rsidR="00BA3709" w:rsidRPr="00D26D50" w14:paraId="1F1FCAFA" w14:textId="77777777" w:rsidTr="00BA3709">
        <w:trPr>
          <w:trHeight w:val="288"/>
          <w:jc w:val="center"/>
        </w:trPr>
        <w:tc>
          <w:tcPr>
            <w:tcW w:w="1461" w:type="dxa"/>
            <w:tcBorders>
              <w:top w:val="nil"/>
              <w:left w:val="single" w:sz="4" w:space="0" w:color="auto"/>
              <w:bottom w:val="single" w:sz="4" w:space="0" w:color="auto"/>
              <w:right w:val="single" w:sz="4" w:space="0" w:color="auto"/>
            </w:tcBorders>
            <w:shd w:val="clear" w:color="auto" w:fill="auto"/>
            <w:noWrap/>
            <w:vAlign w:val="bottom"/>
            <w:hideMark/>
          </w:tcPr>
          <w:p w14:paraId="41D22B79" w14:textId="1E8254A8" w:rsidR="00BA3709" w:rsidRPr="00D26D50" w:rsidRDefault="00BA3709" w:rsidP="00BA3709">
            <w:r w:rsidRPr="00CD70C2">
              <w:t>weighted-avg</w:t>
            </w:r>
          </w:p>
        </w:tc>
        <w:tc>
          <w:tcPr>
            <w:tcW w:w="1023" w:type="dxa"/>
            <w:tcBorders>
              <w:top w:val="nil"/>
              <w:left w:val="nil"/>
              <w:bottom w:val="single" w:sz="4" w:space="0" w:color="auto"/>
              <w:right w:val="single" w:sz="4" w:space="0" w:color="auto"/>
            </w:tcBorders>
            <w:shd w:val="clear" w:color="auto" w:fill="auto"/>
            <w:noWrap/>
            <w:vAlign w:val="bottom"/>
            <w:hideMark/>
          </w:tcPr>
          <w:p w14:paraId="36DA933B" w14:textId="77777777" w:rsidR="00BA3709" w:rsidRPr="00D26D50" w:rsidRDefault="00BA3709" w:rsidP="00BA3709">
            <w:pPr>
              <w:jc w:val="right"/>
            </w:pPr>
            <w:r w:rsidRPr="00D26D50">
              <w:t>0.81</w:t>
            </w:r>
          </w:p>
        </w:tc>
        <w:tc>
          <w:tcPr>
            <w:tcW w:w="960" w:type="dxa"/>
            <w:tcBorders>
              <w:top w:val="nil"/>
              <w:left w:val="nil"/>
              <w:bottom w:val="single" w:sz="4" w:space="0" w:color="auto"/>
              <w:right w:val="single" w:sz="4" w:space="0" w:color="auto"/>
            </w:tcBorders>
            <w:shd w:val="clear" w:color="auto" w:fill="auto"/>
            <w:noWrap/>
            <w:vAlign w:val="bottom"/>
            <w:hideMark/>
          </w:tcPr>
          <w:p w14:paraId="7A4F02D7" w14:textId="77777777" w:rsidR="00BA3709" w:rsidRPr="00D26D50" w:rsidRDefault="00BA3709" w:rsidP="00BA3709">
            <w:pPr>
              <w:jc w:val="right"/>
            </w:pPr>
            <w:r w:rsidRPr="00D26D50">
              <w:t>0.82</w:t>
            </w:r>
          </w:p>
        </w:tc>
        <w:tc>
          <w:tcPr>
            <w:tcW w:w="960" w:type="dxa"/>
            <w:tcBorders>
              <w:top w:val="nil"/>
              <w:left w:val="nil"/>
              <w:bottom w:val="single" w:sz="4" w:space="0" w:color="auto"/>
              <w:right w:val="single" w:sz="4" w:space="0" w:color="auto"/>
            </w:tcBorders>
            <w:shd w:val="clear" w:color="auto" w:fill="auto"/>
            <w:noWrap/>
            <w:vAlign w:val="bottom"/>
            <w:hideMark/>
          </w:tcPr>
          <w:p w14:paraId="442CEC17" w14:textId="77777777" w:rsidR="00BA3709" w:rsidRPr="00D26D50" w:rsidRDefault="00BA3709" w:rsidP="00BA3709">
            <w:pPr>
              <w:jc w:val="right"/>
            </w:pPr>
            <w:r w:rsidRPr="00D26D50">
              <w:t>0.79</w:t>
            </w:r>
          </w:p>
        </w:tc>
        <w:tc>
          <w:tcPr>
            <w:tcW w:w="960" w:type="dxa"/>
            <w:tcBorders>
              <w:top w:val="nil"/>
              <w:left w:val="nil"/>
              <w:bottom w:val="single" w:sz="4" w:space="0" w:color="auto"/>
              <w:right w:val="single" w:sz="4" w:space="0" w:color="auto"/>
            </w:tcBorders>
            <w:shd w:val="clear" w:color="auto" w:fill="auto"/>
            <w:noWrap/>
            <w:vAlign w:val="bottom"/>
            <w:hideMark/>
          </w:tcPr>
          <w:p w14:paraId="0A69FD1C" w14:textId="77777777" w:rsidR="00BA3709" w:rsidRPr="00D26D50" w:rsidRDefault="00BA3709" w:rsidP="00BA3709">
            <w:pPr>
              <w:jc w:val="right"/>
            </w:pPr>
            <w:r w:rsidRPr="00D26D50">
              <w:t>2662</w:t>
            </w:r>
          </w:p>
        </w:tc>
      </w:tr>
    </w:tbl>
    <w:p w14:paraId="7B056D0F" w14:textId="77777777" w:rsidR="00D26D50" w:rsidRDefault="00D26D50" w:rsidP="009C7DE5"/>
    <w:p w14:paraId="071679E7" w14:textId="595325FE" w:rsidR="009C7DE5" w:rsidRDefault="0028022D" w:rsidP="00BA3709">
      <w:pPr>
        <w:jc w:val="center"/>
      </w:pPr>
      <w:r>
        <w:rPr>
          <w:noProof/>
        </w:rPr>
        <w:drawing>
          <wp:inline distT="0" distB="0" distL="0" distR="0" wp14:anchorId="73567F63" wp14:editId="2BFD6274">
            <wp:extent cx="2906208" cy="1828800"/>
            <wp:effectExtent l="0" t="0" r="8890" b="0"/>
            <wp:docPr id="900638465" name="Picture 900638465"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8465" name="Picture 20" descr="A graph with text overla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6208" cy="1828800"/>
                    </a:xfrm>
                    <a:prstGeom prst="rect">
                      <a:avLst/>
                    </a:prstGeom>
                    <a:noFill/>
                    <a:ln>
                      <a:noFill/>
                    </a:ln>
                  </pic:spPr>
                </pic:pic>
              </a:graphicData>
            </a:graphic>
          </wp:inline>
        </w:drawing>
      </w:r>
    </w:p>
    <w:p w14:paraId="4B8D5088" w14:textId="303F2805" w:rsidR="0031186C" w:rsidRDefault="0031186C" w:rsidP="00BA3709">
      <w:pPr>
        <w:pStyle w:val="Caption"/>
        <w:jc w:val="center"/>
      </w:pPr>
      <w:r>
        <w:t xml:space="preserve">Figure </w:t>
      </w:r>
      <w:r>
        <w:fldChar w:fldCharType="begin"/>
      </w:r>
      <w:r>
        <w:instrText>SEQ Figure \* ARABIC</w:instrText>
      </w:r>
      <w:r>
        <w:fldChar w:fldCharType="separate"/>
      </w:r>
      <w:r>
        <w:rPr>
          <w:noProof/>
        </w:rPr>
        <w:t>7</w:t>
      </w:r>
      <w:r>
        <w:fldChar w:fldCharType="end"/>
      </w:r>
      <w:r>
        <w:t xml:space="preserve"> Feature Importance for Predicting ADE (</w:t>
      </w:r>
      <w:r w:rsidRPr="0AEE2C1D">
        <w:t>Neural Network Algorithms</w:t>
      </w:r>
      <w:r>
        <w:t>)</w:t>
      </w:r>
    </w:p>
    <w:p w14:paraId="30FDF003" w14:textId="3A543DAD" w:rsidR="001302E0" w:rsidRDefault="001302E0">
      <w:pPr>
        <w:pStyle w:val="Heading2"/>
        <w:rPr>
          <w:ins w:id="240" w:author="Yang, Xue" w:date="2023-09-27T10:01:00Z"/>
        </w:rPr>
        <w:pPrChange w:id="241" w:author="Yang, Xue" w:date="2023-09-27T10:01:00Z">
          <w:pPr>
            <w:pStyle w:val="Caption"/>
            <w:jc w:val="center"/>
          </w:pPr>
        </w:pPrChange>
      </w:pPr>
      <w:bookmarkStart w:id="242" w:name="_Toc1693487059"/>
      <w:ins w:id="243" w:author="Yang, Xue" w:date="2023-09-27T10:01:00Z">
        <w:r>
          <w:t>4.3 AUC Score</w:t>
        </w:r>
      </w:ins>
      <w:ins w:id="244" w:author="Kompella, Sai Chandrika" w:date="2023-09-29T06:14:00Z">
        <w:r w:rsidR="6146B866">
          <w:t xml:space="preserve"> </w:t>
        </w:r>
      </w:ins>
      <w:bookmarkEnd w:id="242"/>
    </w:p>
    <w:p w14:paraId="286E3B55" w14:textId="3ECD3E30" w:rsidR="00417C67" w:rsidRPr="00417C67" w:rsidRDefault="00181ECF" w:rsidP="00181ECF">
      <w:pPr>
        <w:pStyle w:val="Caption"/>
        <w:jc w:val="center"/>
      </w:pPr>
      <w:r>
        <w:t xml:space="preserve">Table </w:t>
      </w:r>
      <w:r>
        <w:fldChar w:fldCharType="begin"/>
      </w:r>
      <w:r>
        <w:instrText>SEQ Table \* ARABIC</w:instrText>
      </w:r>
      <w:r>
        <w:fldChar w:fldCharType="separate"/>
      </w:r>
      <w:r w:rsidR="007211A4">
        <w:rPr>
          <w:noProof/>
        </w:rPr>
        <w:t>23</w:t>
      </w:r>
      <w:r>
        <w:fldChar w:fldCharType="end"/>
      </w:r>
      <w:r>
        <w:t xml:space="preserve"> The  AUC values for all the ML models</w:t>
      </w:r>
    </w:p>
    <w:tbl>
      <w:tblPr>
        <w:tblW w:w="4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300"/>
        <w:gridCol w:w="1360"/>
      </w:tblGrid>
      <w:tr w:rsidR="00181ECF" w:rsidRPr="00181ECF" w14:paraId="31E2CAD3" w14:textId="77777777" w:rsidTr="00181ECF">
        <w:trPr>
          <w:trHeight w:val="288"/>
          <w:jc w:val="center"/>
        </w:trPr>
        <w:tc>
          <w:tcPr>
            <w:tcW w:w="2273" w:type="dxa"/>
            <w:shd w:val="clear" w:color="auto" w:fill="auto"/>
            <w:noWrap/>
            <w:vAlign w:val="bottom"/>
            <w:hideMark/>
          </w:tcPr>
          <w:p w14:paraId="7DA4D0B8"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model</w:t>
            </w:r>
          </w:p>
        </w:tc>
        <w:tc>
          <w:tcPr>
            <w:tcW w:w="1300" w:type="dxa"/>
            <w:shd w:val="clear" w:color="auto" w:fill="auto"/>
            <w:noWrap/>
            <w:vAlign w:val="bottom"/>
            <w:hideMark/>
          </w:tcPr>
          <w:p w14:paraId="36E82765" w14:textId="56C49C6B"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score_</w:t>
            </w:r>
            <w:r>
              <w:rPr>
                <w:rFonts w:eastAsia="Times New Roman" w:cs="Times New Roman"/>
                <w:color w:val="000000"/>
                <w:kern w:val="0"/>
                <w14:ligatures w14:val="none"/>
              </w:rPr>
              <w:t>train</w:t>
            </w:r>
          </w:p>
        </w:tc>
        <w:tc>
          <w:tcPr>
            <w:tcW w:w="1360" w:type="dxa"/>
            <w:shd w:val="clear" w:color="auto" w:fill="auto"/>
            <w:noWrap/>
            <w:vAlign w:val="bottom"/>
            <w:hideMark/>
          </w:tcPr>
          <w:p w14:paraId="033C0D9C"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score_val</w:t>
            </w:r>
          </w:p>
        </w:tc>
      </w:tr>
      <w:tr w:rsidR="00181ECF" w:rsidRPr="00181ECF" w14:paraId="40EAC536" w14:textId="77777777" w:rsidTr="00181ECF">
        <w:trPr>
          <w:trHeight w:val="288"/>
          <w:jc w:val="center"/>
        </w:trPr>
        <w:tc>
          <w:tcPr>
            <w:tcW w:w="2273" w:type="dxa"/>
            <w:shd w:val="clear" w:color="auto" w:fill="auto"/>
            <w:noWrap/>
            <w:vAlign w:val="bottom"/>
            <w:hideMark/>
          </w:tcPr>
          <w:p w14:paraId="60F1DD68" w14:textId="77777777" w:rsidR="00181ECF" w:rsidRPr="00967E87" w:rsidRDefault="00181ECF" w:rsidP="00181ECF">
            <w:pPr>
              <w:spacing w:line="240" w:lineRule="auto"/>
              <w:rPr>
                <w:rFonts w:eastAsia="Times New Roman" w:cs="Times New Roman"/>
                <w:color w:val="000000"/>
                <w:kern w:val="0"/>
                <w:highlight w:val="yellow"/>
                <w14:ligatures w14:val="none"/>
                <w:rPrChange w:id="245" w:author="Yang, Xue" w:date="2023-09-27T13:52:00Z">
                  <w:rPr>
                    <w:rFonts w:eastAsia="Times New Roman" w:cs="Times New Roman"/>
                    <w:color w:val="000000"/>
                    <w:kern w:val="0"/>
                    <w14:ligatures w14:val="none"/>
                  </w:rPr>
                </w:rPrChange>
              </w:rPr>
            </w:pPr>
            <w:r w:rsidRPr="00967E87">
              <w:rPr>
                <w:rFonts w:eastAsia="Times New Roman" w:cs="Times New Roman"/>
                <w:color w:val="000000"/>
                <w:kern w:val="0"/>
                <w:highlight w:val="yellow"/>
                <w14:ligatures w14:val="none"/>
                <w:rPrChange w:id="246" w:author="Yang, Xue" w:date="2023-09-27T13:52:00Z">
                  <w:rPr>
                    <w:rFonts w:eastAsia="Times New Roman" w:cs="Times New Roman"/>
                    <w:color w:val="000000"/>
                    <w:kern w:val="0"/>
                    <w14:ligatures w14:val="none"/>
                  </w:rPr>
                </w:rPrChange>
              </w:rPr>
              <w:t>ExtraTreesGini</w:t>
            </w:r>
          </w:p>
        </w:tc>
        <w:tc>
          <w:tcPr>
            <w:tcW w:w="1300" w:type="dxa"/>
            <w:shd w:val="clear" w:color="auto" w:fill="auto"/>
            <w:noWrap/>
            <w:vAlign w:val="bottom"/>
            <w:hideMark/>
          </w:tcPr>
          <w:p w14:paraId="39C7D252" w14:textId="77777777" w:rsidR="00181ECF" w:rsidRPr="00967E87" w:rsidRDefault="00181ECF" w:rsidP="00181ECF">
            <w:pPr>
              <w:spacing w:line="240" w:lineRule="auto"/>
              <w:jc w:val="right"/>
              <w:rPr>
                <w:rFonts w:eastAsia="Times New Roman" w:cs="Times New Roman"/>
                <w:color w:val="000000"/>
                <w:kern w:val="0"/>
                <w:highlight w:val="yellow"/>
                <w14:ligatures w14:val="none"/>
                <w:rPrChange w:id="247" w:author="Yang, Xue" w:date="2023-09-27T13:52:00Z">
                  <w:rPr>
                    <w:rFonts w:eastAsia="Times New Roman" w:cs="Times New Roman"/>
                    <w:color w:val="000000"/>
                    <w:kern w:val="0"/>
                    <w14:ligatures w14:val="none"/>
                  </w:rPr>
                </w:rPrChange>
              </w:rPr>
            </w:pPr>
            <w:r w:rsidRPr="00967E87">
              <w:rPr>
                <w:rFonts w:eastAsia="Times New Roman" w:cs="Times New Roman"/>
                <w:color w:val="000000"/>
                <w:kern w:val="0"/>
                <w:highlight w:val="yellow"/>
                <w14:ligatures w14:val="none"/>
                <w:rPrChange w:id="248" w:author="Yang, Xue" w:date="2023-09-27T13:52:00Z">
                  <w:rPr>
                    <w:rFonts w:eastAsia="Times New Roman" w:cs="Times New Roman"/>
                    <w:color w:val="000000"/>
                    <w:kern w:val="0"/>
                    <w14:ligatures w14:val="none"/>
                  </w:rPr>
                </w:rPrChange>
              </w:rPr>
              <w:t>0.8801</w:t>
            </w:r>
          </w:p>
        </w:tc>
        <w:tc>
          <w:tcPr>
            <w:tcW w:w="1360" w:type="dxa"/>
            <w:shd w:val="clear" w:color="auto" w:fill="auto"/>
            <w:noWrap/>
            <w:vAlign w:val="bottom"/>
            <w:hideMark/>
          </w:tcPr>
          <w:p w14:paraId="41DC7113" w14:textId="77777777" w:rsidR="00181ECF" w:rsidRPr="00967E87" w:rsidRDefault="00181ECF" w:rsidP="00181ECF">
            <w:pPr>
              <w:spacing w:line="240" w:lineRule="auto"/>
              <w:jc w:val="right"/>
              <w:rPr>
                <w:rFonts w:eastAsia="Times New Roman" w:cs="Times New Roman"/>
                <w:color w:val="000000"/>
                <w:kern w:val="0"/>
                <w:highlight w:val="yellow"/>
                <w14:ligatures w14:val="none"/>
                <w:rPrChange w:id="249" w:author="Yang, Xue" w:date="2023-09-27T13:52:00Z">
                  <w:rPr>
                    <w:rFonts w:eastAsia="Times New Roman" w:cs="Times New Roman"/>
                    <w:color w:val="000000"/>
                    <w:kern w:val="0"/>
                    <w14:ligatures w14:val="none"/>
                  </w:rPr>
                </w:rPrChange>
              </w:rPr>
            </w:pPr>
            <w:r w:rsidRPr="00967E87">
              <w:rPr>
                <w:rFonts w:eastAsia="Times New Roman" w:cs="Times New Roman"/>
                <w:color w:val="000000"/>
                <w:kern w:val="0"/>
                <w:highlight w:val="yellow"/>
                <w14:ligatures w14:val="none"/>
                <w:rPrChange w:id="250" w:author="Yang, Xue" w:date="2023-09-27T13:52:00Z">
                  <w:rPr>
                    <w:rFonts w:eastAsia="Times New Roman" w:cs="Times New Roman"/>
                    <w:color w:val="000000"/>
                    <w:kern w:val="0"/>
                    <w14:ligatures w14:val="none"/>
                  </w:rPr>
                </w:rPrChange>
              </w:rPr>
              <w:t>0.7986</w:t>
            </w:r>
          </w:p>
        </w:tc>
      </w:tr>
      <w:tr w:rsidR="00181ECF" w:rsidRPr="00181ECF" w14:paraId="1DBDB4C1" w14:textId="77777777" w:rsidTr="00181ECF">
        <w:trPr>
          <w:trHeight w:val="288"/>
          <w:jc w:val="center"/>
        </w:trPr>
        <w:tc>
          <w:tcPr>
            <w:tcW w:w="2273" w:type="dxa"/>
            <w:shd w:val="clear" w:color="auto" w:fill="auto"/>
            <w:noWrap/>
            <w:vAlign w:val="bottom"/>
            <w:hideMark/>
          </w:tcPr>
          <w:p w14:paraId="099C8442"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ExtraTreesEntr</w:t>
            </w:r>
          </w:p>
        </w:tc>
        <w:tc>
          <w:tcPr>
            <w:tcW w:w="1300" w:type="dxa"/>
            <w:shd w:val="clear" w:color="auto" w:fill="auto"/>
            <w:noWrap/>
            <w:vAlign w:val="bottom"/>
            <w:hideMark/>
          </w:tcPr>
          <w:p w14:paraId="548A9112"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0.8797</w:t>
            </w:r>
          </w:p>
        </w:tc>
        <w:tc>
          <w:tcPr>
            <w:tcW w:w="1360" w:type="dxa"/>
            <w:shd w:val="clear" w:color="auto" w:fill="auto"/>
            <w:noWrap/>
            <w:vAlign w:val="bottom"/>
            <w:hideMark/>
          </w:tcPr>
          <w:p w14:paraId="62EC491C"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0.7972</w:t>
            </w:r>
          </w:p>
        </w:tc>
      </w:tr>
      <w:tr w:rsidR="00181ECF" w:rsidRPr="00181ECF" w14:paraId="71013228" w14:textId="77777777" w:rsidTr="00181ECF">
        <w:trPr>
          <w:trHeight w:val="288"/>
          <w:jc w:val="center"/>
        </w:trPr>
        <w:tc>
          <w:tcPr>
            <w:tcW w:w="2273" w:type="dxa"/>
            <w:shd w:val="clear" w:color="auto" w:fill="auto"/>
            <w:noWrap/>
            <w:vAlign w:val="bottom"/>
            <w:hideMark/>
          </w:tcPr>
          <w:p w14:paraId="11CC1414"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RandomForestEntr</w:t>
            </w:r>
          </w:p>
        </w:tc>
        <w:tc>
          <w:tcPr>
            <w:tcW w:w="1300" w:type="dxa"/>
            <w:shd w:val="clear" w:color="auto" w:fill="auto"/>
            <w:noWrap/>
            <w:vAlign w:val="bottom"/>
            <w:hideMark/>
          </w:tcPr>
          <w:p w14:paraId="5D2AED13"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0.8792</w:t>
            </w:r>
          </w:p>
        </w:tc>
        <w:tc>
          <w:tcPr>
            <w:tcW w:w="1360" w:type="dxa"/>
            <w:shd w:val="clear" w:color="auto" w:fill="auto"/>
            <w:noWrap/>
            <w:vAlign w:val="bottom"/>
            <w:hideMark/>
          </w:tcPr>
          <w:p w14:paraId="52D5D961"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0.7943</w:t>
            </w:r>
          </w:p>
        </w:tc>
      </w:tr>
      <w:tr w:rsidR="00181ECF" w:rsidRPr="00181ECF" w14:paraId="2F0716C4" w14:textId="77777777" w:rsidTr="00181ECF">
        <w:trPr>
          <w:trHeight w:val="288"/>
          <w:jc w:val="center"/>
        </w:trPr>
        <w:tc>
          <w:tcPr>
            <w:tcW w:w="2273" w:type="dxa"/>
            <w:shd w:val="clear" w:color="auto" w:fill="auto"/>
            <w:noWrap/>
            <w:vAlign w:val="bottom"/>
            <w:hideMark/>
          </w:tcPr>
          <w:p w14:paraId="55EE1327"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RandomForestGini</w:t>
            </w:r>
          </w:p>
        </w:tc>
        <w:tc>
          <w:tcPr>
            <w:tcW w:w="1300" w:type="dxa"/>
            <w:shd w:val="clear" w:color="auto" w:fill="auto"/>
            <w:noWrap/>
            <w:vAlign w:val="bottom"/>
            <w:hideMark/>
          </w:tcPr>
          <w:p w14:paraId="2961AB4B"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0.8787</w:t>
            </w:r>
          </w:p>
        </w:tc>
        <w:tc>
          <w:tcPr>
            <w:tcW w:w="1360" w:type="dxa"/>
            <w:shd w:val="clear" w:color="auto" w:fill="auto"/>
            <w:noWrap/>
            <w:vAlign w:val="bottom"/>
            <w:hideMark/>
          </w:tcPr>
          <w:p w14:paraId="22F513D8"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0.7916</w:t>
            </w:r>
          </w:p>
        </w:tc>
      </w:tr>
      <w:tr w:rsidR="00181ECF" w:rsidRPr="00181ECF" w14:paraId="687DBF20" w14:textId="77777777" w:rsidTr="00181ECF">
        <w:trPr>
          <w:trHeight w:val="288"/>
          <w:jc w:val="center"/>
        </w:trPr>
        <w:tc>
          <w:tcPr>
            <w:tcW w:w="2273" w:type="dxa"/>
            <w:shd w:val="clear" w:color="auto" w:fill="auto"/>
            <w:noWrap/>
            <w:vAlign w:val="bottom"/>
            <w:hideMark/>
          </w:tcPr>
          <w:p w14:paraId="3E013A1D"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LightGBM</w:t>
            </w:r>
          </w:p>
        </w:tc>
        <w:tc>
          <w:tcPr>
            <w:tcW w:w="1300" w:type="dxa"/>
            <w:shd w:val="clear" w:color="auto" w:fill="auto"/>
            <w:noWrap/>
            <w:vAlign w:val="bottom"/>
            <w:hideMark/>
          </w:tcPr>
          <w:p w14:paraId="501F4D5D"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0.8675</w:t>
            </w:r>
          </w:p>
        </w:tc>
        <w:tc>
          <w:tcPr>
            <w:tcW w:w="1360" w:type="dxa"/>
            <w:shd w:val="clear" w:color="auto" w:fill="auto"/>
            <w:noWrap/>
            <w:vAlign w:val="bottom"/>
            <w:hideMark/>
          </w:tcPr>
          <w:p w14:paraId="5BE7D907"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0.7876</w:t>
            </w:r>
          </w:p>
        </w:tc>
      </w:tr>
      <w:tr w:rsidR="00181ECF" w:rsidRPr="00181ECF" w14:paraId="1E08C84F" w14:textId="77777777" w:rsidTr="00181ECF">
        <w:trPr>
          <w:trHeight w:val="288"/>
          <w:jc w:val="center"/>
        </w:trPr>
        <w:tc>
          <w:tcPr>
            <w:tcW w:w="2273" w:type="dxa"/>
            <w:shd w:val="clear" w:color="auto" w:fill="auto"/>
            <w:noWrap/>
            <w:vAlign w:val="bottom"/>
            <w:hideMark/>
          </w:tcPr>
          <w:p w14:paraId="3B1A29CF"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LightGBMXT</w:t>
            </w:r>
          </w:p>
        </w:tc>
        <w:tc>
          <w:tcPr>
            <w:tcW w:w="1300" w:type="dxa"/>
            <w:shd w:val="clear" w:color="auto" w:fill="auto"/>
            <w:noWrap/>
            <w:vAlign w:val="bottom"/>
            <w:hideMark/>
          </w:tcPr>
          <w:p w14:paraId="75C2B559"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0.8649</w:t>
            </w:r>
          </w:p>
        </w:tc>
        <w:tc>
          <w:tcPr>
            <w:tcW w:w="1360" w:type="dxa"/>
            <w:shd w:val="clear" w:color="auto" w:fill="auto"/>
            <w:noWrap/>
            <w:vAlign w:val="bottom"/>
            <w:hideMark/>
          </w:tcPr>
          <w:p w14:paraId="49B41EA7"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0.7855</w:t>
            </w:r>
          </w:p>
        </w:tc>
      </w:tr>
      <w:tr w:rsidR="00181ECF" w:rsidRPr="00181ECF" w14:paraId="0DB0DDB1" w14:textId="77777777" w:rsidTr="00181ECF">
        <w:trPr>
          <w:trHeight w:val="288"/>
          <w:jc w:val="center"/>
        </w:trPr>
        <w:tc>
          <w:tcPr>
            <w:tcW w:w="2273" w:type="dxa"/>
            <w:shd w:val="clear" w:color="auto" w:fill="auto"/>
            <w:noWrap/>
            <w:vAlign w:val="bottom"/>
            <w:hideMark/>
          </w:tcPr>
          <w:p w14:paraId="51F937CB"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LightGBMLarge</w:t>
            </w:r>
          </w:p>
        </w:tc>
        <w:tc>
          <w:tcPr>
            <w:tcW w:w="1300" w:type="dxa"/>
            <w:shd w:val="clear" w:color="auto" w:fill="auto"/>
            <w:noWrap/>
            <w:vAlign w:val="bottom"/>
            <w:hideMark/>
          </w:tcPr>
          <w:p w14:paraId="60DE5052"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0.8554</w:t>
            </w:r>
          </w:p>
        </w:tc>
        <w:tc>
          <w:tcPr>
            <w:tcW w:w="1360" w:type="dxa"/>
            <w:shd w:val="clear" w:color="auto" w:fill="auto"/>
            <w:noWrap/>
            <w:vAlign w:val="bottom"/>
            <w:hideMark/>
          </w:tcPr>
          <w:p w14:paraId="4BBC3101"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0.7751</w:t>
            </w:r>
          </w:p>
        </w:tc>
      </w:tr>
      <w:tr w:rsidR="00181ECF" w:rsidRPr="00181ECF" w14:paraId="42F4D755" w14:textId="77777777" w:rsidTr="00181ECF">
        <w:trPr>
          <w:trHeight w:val="288"/>
          <w:jc w:val="center"/>
        </w:trPr>
        <w:tc>
          <w:tcPr>
            <w:tcW w:w="2273" w:type="dxa"/>
            <w:shd w:val="clear" w:color="auto" w:fill="auto"/>
            <w:noWrap/>
            <w:vAlign w:val="bottom"/>
            <w:hideMark/>
          </w:tcPr>
          <w:p w14:paraId="5535791C"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XGBoost</w:t>
            </w:r>
          </w:p>
        </w:tc>
        <w:tc>
          <w:tcPr>
            <w:tcW w:w="1300" w:type="dxa"/>
            <w:shd w:val="clear" w:color="auto" w:fill="auto"/>
            <w:noWrap/>
            <w:vAlign w:val="bottom"/>
            <w:hideMark/>
          </w:tcPr>
          <w:p w14:paraId="7F740EA5"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0.8538</w:t>
            </w:r>
          </w:p>
        </w:tc>
        <w:tc>
          <w:tcPr>
            <w:tcW w:w="1360" w:type="dxa"/>
            <w:shd w:val="clear" w:color="auto" w:fill="auto"/>
            <w:noWrap/>
            <w:vAlign w:val="bottom"/>
            <w:hideMark/>
          </w:tcPr>
          <w:p w14:paraId="2262CA3A"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0.7712</w:t>
            </w:r>
          </w:p>
        </w:tc>
      </w:tr>
      <w:tr w:rsidR="00181ECF" w:rsidRPr="00181ECF" w14:paraId="4A492DA6" w14:textId="77777777" w:rsidTr="00181ECF">
        <w:trPr>
          <w:trHeight w:val="288"/>
          <w:jc w:val="center"/>
        </w:trPr>
        <w:tc>
          <w:tcPr>
            <w:tcW w:w="2273" w:type="dxa"/>
            <w:shd w:val="clear" w:color="auto" w:fill="auto"/>
            <w:noWrap/>
            <w:vAlign w:val="bottom"/>
            <w:hideMark/>
          </w:tcPr>
          <w:p w14:paraId="45F59D90"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CatBoost</w:t>
            </w:r>
          </w:p>
        </w:tc>
        <w:tc>
          <w:tcPr>
            <w:tcW w:w="1300" w:type="dxa"/>
            <w:shd w:val="clear" w:color="auto" w:fill="auto"/>
            <w:noWrap/>
            <w:vAlign w:val="bottom"/>
            <w:hideMark/>
          </w:tcPr>
          <w:p w14:paraId="7AAA744D"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0.8018</w:t>
            </w:r>
          </w:p>
        </w:tc>
        <w:tc>
          <w:tcPr>
            <w:tcW w:w="1360" w:type="dxa"/>
            <w:shd w:val="clear" w:color="auto" w:fill="auto"/>
            <w:noWrap/>
            <w:vAlign w:val="bottom"/>
            <w:hideMark/>
          </w:tcPr>
          <w:p w14:paraId="783CA9C0"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0.7394</w:t>
            </w:r>
          </w:p>
        </w:tc>
      </w:tr>
      <w:tr w:rsidR="00181ECF" w:rsidRPr="00181ECF" w14:paraId="60C8E534" w14:textId="77777777" w:rsidTr="00181ECF">
        <w:trPr>
          <w:trHeight w:val="288"/>
          <w:jc w:val="center"/>
        </w:trPr>
        <w:tc>
          <w:tcPr>
            <w:tcW w:w="2273" w:type="dxa"/>
            <w:shd w:val="clear" w:color="auto" w:fill="auto"/>
            <w:noWrap/>
            <w:vAlign w:val="bottom"/>
            <w:hideMark/>
          </w:tcPr>
          <w:p w14:paraId="74691FBB" w14:textId="77777777" w:rsidR="00181ECF" w:rsidRPr="00181ECF" w:rsidRDefault="00181ECF" w:rsidP="00181ECF">
            <w:pPr>
              <w:spacing w:line="240" w:lineRule="auto"/>
              <w:rPr>
                <w:rFonts w:eastAsia="Times New Roman" w:cs="Times New Roman"/>
                <w:color w:val="000000"/>
                <w:kern w:val="0"/>
                <w14:ligatures w14:val="none"/>
              </w:rPr>
            </w:pPr>
            <w:r w:rsidRPr="00181ECF">
              <w:rPr>
                <w:rFonts w:eastAsia="Times New Roman" w:cs="Times New Roman"/>
                <w:color w:val="000000"/>
                <w:kern w:val="0"/>
                <w14:ligatures w14:val="none"/>
              </w:rPr>
              <w:t>NeuralNetFastAI</w:t>
            </w:r>
          </w:p>
        </w:tc>
        <w:tc>
          <w:tcPr>
            <w:tcW w:w="1300" w:type="dxa"/>
            <w:shd w:val="clear" w:color="auto" w:fill="auto"/>
            <w:noWrap/>
            <w:vAlign w:val="bottom"/>
            <w:hideMark/>
          </w:tcPr>
          <w:p w14:paraId="7FF32E62"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0.7898</w:t>
            </w:r>
          </w:p>
        </w:tc>
        <w:tc>
          <w:tcPr>
            <w:tcW w:w="1360" w:type="dxa"/>
            <w:shd w:val="clear" w:color="auto" w:fill="auto"/>
            <w:noWrap/>
            <w:vAlign w:val="bottom"/>
            <w:hideMark/>
          </w:tcPr>
          <w:p w14:paraId="2F4763B5" w14:textId="77777777" w:rsidR="00181ECF" w:rsidRPr="00181ECF" w:rsidRDefault="00181ECF" w:rsidP="00181ECF">
            <w:pPr>
              <w:spacing w:line="240" w:lineRule="auto"/>
              <w:jc w:val="right"/>
              <w:rPr>
                <w:rFonts w:eastAsia="Times New Roman" w:cs="Times New Roman"/>
                <w:color w:val="000000"/>
                <w:kern w:val="0"/>
                <w14:ligatures w14:val="none"/>
              </w:rPr>
            </w:pPr>
            <w:r w:rsidRPr="00181ECF">
              <w:rPr>
                <w:rFonts w:eastAsia="Times New Roman" w:cs="Times New Roman"/>
                <w:color w:val="000000"/>
                <w:kern w:val="0"/>
                <w14:ligatures w14:val="none"/>
              </w:rPr>
              <w:t>0.7393</w:t>
            </w:r>
          </w:p>
        </w:tc>
      </w:tr>
    </w:tbl>
    <w:p w14:paraId="6F552D7C" w14:textId="77777777" w:rsidR="009C7DE5" w:rsidRPr="009C7DE5" w:rsidRDefault="009C7DE5" w:rsidP="009C7DE5"/>
    <w:p w14:paraId="4FF3514D" w14:textId="784FAF78" w:rsidR="00AC7405" w:rsidRPr="00AC7405" w:rsidRDefault="5CAC55F4" w:rsidP="2B44B431">
      <w:pPr>
        <w:rPr>
          <w:ins w:id="251" w:author="Kompella, Sai Chandrika" w:date="2023-09-29T06:16:00Z"/>
        </w:rPr>
      </w:pPr>
      <w:ins w:id="252" w:author="Kompella, Sai Chandrika" w:date="2023-09-29T06:16:00Z">
        <w:r>
          <w:t xml:space="preserve">ExtraTreesGini" refers to an Extra Trees model, which is an ensemble learning method.  </w:t>
        </w:r>
        <w:proofErr w:type="gramStart"/>
        <w:r>
          <w:t>The "</w:t>
        </w:r>
        <w:proofErr w:type="gramEnd"/>
        <w:r>
          <w:t>Gini" likely indicates that the model uses Gini impurity as a criterion for making splits in the individual trees.</w:t>
        </w:r>
      </w:ins>
    </w:p>
    <w:p w14:paraId="529911B5" w14:textId="28614D5F" w:rsidR="00AC7405" w:rsidRPr="00AC7405" w:rsidRDefault="5CAC55F4" w:rsidP="2B44B431">
      <w:pPr>
        <w:rPr>
          <w:ins w:id="253" w:author="Kompella, Sai Chandrika" w:date="2023-09-29T06:16:00Z"/>
        </w:rPr>
      </w:pPr>
      <w:ins w:id="254" w:author="Kompella, Sai Chandrika" w:date="2023-09-29T06:16:00Z">
        <w:r>
          <w:t>This score of 0.8801 indicates the performance of the model on the training dataset. A score closer to 1 suggests the model has learned well from the training data.</w:t>
        </w:r>
      </w:ins>
    </w:p>
    <w:p w14:paraId="6E7B4999" w14:textId="6A8B91FD" w:rsidR="00AC7405" w:rsidRPr="00AC7405" w:rsidRDefault="5CAC55F4" w:rsidP="2B44B431">
      <w:pPr>
        <w:rPr>
          <w:ins w:id="255" w:author="Kompella, Sai Chandrika" w:date="2023-09-29T06:16:00Z"/>
        </w:rPr>
      </w:pPr>
      <w:ins w:id="256" w:author="Kompella, Sai Chandrika" w:date="2023-09-29T06:16:00Z">
        <w:r>
          <w:t>The score of 0.7986 represents the performance of the model on a validation dataset. This is a measure of how well the model is likely to perform on unseen data.</w:t>
        </w:r>
      </w:ins>
    </w:p>
    <w:p w14:paraId="0D8DDBA6" w14:textId="3FA59C51" w:rsidR="2B44B431" w:rsidRDefault="2B44B431" w:rsidP="2B44B431">
      <w:pPr>
        <w:rPr>
          <w:ins w:id="257" w:author="Kompella, Sai Chandrika" w:date="2023-09-29T06:16:00Z"/>
        </w:rPr>
      </w:pPr>
    </w:p>
    <w:p w14:paraId="7640EB52" w14:textId="669C91C9" w:rsidR="71ADCD10" w:rsidRDefault="71ADCD10" w:rsidP="2B44B431">
      <w:ins w:id="258" w:author="Kompella, Sai Chandrika" w:date="2023-09-29T06:18:00Z">
        <w:r>
          <w:t>"ExtraTreesEntr" suggests an Extra Trees model, which is an ensemble learning method. The "Entr" likely signifies that the model uses Entropy as a criterion for making splits in the individual trees. The score of 0.8797 indicates the performance of the model on the training dataset. A score closer to 1 suggests that the model fits the training data well. The score of 0.7972 represents the performance of the model on a validation dataset. This provides an estimate of how the model might perform on new, unseen data.</w:t>
        </w:r>
      </w:ins>
    </w:p>
    <w:p w14:paraId="267EBBDA" w14:textId="77777777" w:rsidR="00E124F3" w:rsidRPr="00E124F3" w:rsidRDefault="00E124F3" w:rsidP="00E124F3"/>
    <w:p w14:paraId="5346D4ED" w14:textId="77777777" w:rsidR="00E124F3" w:rsidRDefault="00E124F3" w:rsidP="00E124F3"/>
    <w:p w14:paraId="3E7325D5" w14:textId="77777777" w:rsidR="005B656C" w:rsidRPr="00E124F3" w:rsidRDefault="005B656C" w:rsidP="00E124F3"/>
    <w:p w14:paraId="2F41A025" w14:textId="77777777" w:rsidR="00E124F3" w:rsidRPr="00E124F3" w:rsidRDefault="00E124F3" w:rsidP="00E124F3"/>
    <w:p w14:paraId="040A7C6A" w14:textId="77777777" w:rsidR="00E124F3" w:rsidRPr="00E124F3" w:rsidRDefault="00E124F3" w:rsidP="00E124F3"/>
    <w:p w14:paraId="2353A37D" w14:textId="77777777" w:rsidR="00621574" w:rsidRDefault="00621574" w:rsidP="00621574">
      <w:pPr>
        <w:jc w:val="both"/>
        <w:sectPr w:rsidR="00621574">
          <w:pgSz w:w="12240" w:h="15840"/>
          <w:pgMar w:top="1440" w:right="1440" w:bottom="1440" w:left="1440" w:header="720" w:footer="720" w:gutter="0"/>
          <w:cols w:space="720"/>
        </w:sectPr>
      </w:pPr>
    </w:p>
    <w:p w14:paraId="5AB3C488" w14:textId="77777777" w:rsidR="00621574" w:rsidRDefault="00621574" w:rsidP="00621574">
      <w:pPr>
        <w:jc w:val="both"/>
        <w:rPr>
          <w:rFonts w:eastAsia="Times New Roman" w:cs="Times New Roman"/>
          <w:color w:val="000000" w:themeColor="text1"/>
        </w:rPr>
      </w:pPr>
    </w:p>
    <w:p w14:paraId="3D87723E" w14:textId="77777777" w:rsidR="00621574" w:rsidRDefault="00621574" w:rsidP="00621574">
      <w:pPr>
        <w:jc w:val="both"/>
        <w:rPr>
          <w:rFonts w:eastAsia="Times New Roman" w:cs="Times New Roman"/>
        </w:rPr>
      </w:pPr>
    </w:p>
    <w:p w14:paraId="10369064" w14:textId="00498B3A" w:rsidR="00621574" w:rsidRDefault="00621574" w:rsidP="00621574"/>
    <w:p w14:paraId="184DF3F8" w14:textId="77777777" w:rsidR="00621574" w:rsidRPr="00C17F95" w:rsidRDefault="00621574" w:rsidP="00621574">
      <w:pPr>
        <w:rPr>
          <w:color w:val="000000" w:themeColor="text1"/>
        </w:rPr>
      </w:pPr>
    </w:p>
    <w:p w14:paraId="60D9C965" w14:textId="77777777" w:rsidR="00621574" w:rsidRPr="00621574" w:rsidRDefault="00621574" w:rsidP="00621574"/>
    <w:p w14:paraId="3DBCD674" w14:textId="77777777" w:rsidR="00621574" w:rsidRDefault="00621574" w:rsidP="00621574">
      <w:pPr>
        <w:pStyle w:val="Heading2"/>
        <w:sectPr w:rsidR="00621574">
          <w:pgSz w:w="12240" w:h="15840"/>
          <w:pgMar w:top="1440" w:right="1440" w:bottom="1440" w:left="1440" w:header="720" w:footer="720" w:gutter="0"/>
          <w:cols w:space="720"/>
          <w:docGrid w:linePitch="360"/>
        </w:sectPr>
      </w:pPr>
    </w:p>
    <w:p w14:paraId="69766669" w14:textId="637F9C70" w:rsidR="00384807" w:rsidRDefault="00EC5CA9" w:rsidP="00621574">
      <w:pPr>
        <w:pStyle w:val="Heading2"/>
        <w:rPr>
          <w:ins w:id="259" w:author="Yang, Xue" w:date="2023-09-27T13:52:00Z"/>
        </w:rPr>
      </w:pPr>
      <w:bookmarkStart w:id="260" w:name="_Toc327450098"/>
      <w:r>
        <w:lastRenderedPageBreak/>
        <w:t>4.</w:t>
      </w:r>
      <w:del w:id="261" w:author="Yang, Xue" w:date="2023-09-27T10:01:00Z">
        <w:r w:rsidDel="00EC5CA9">
          <w:delText xml:space="preserve">3 </w:delText>
        </w:r>
      </w:del>
      <w:ins w:id="262" w:author="Yang, Xue" w:date="2023-09-27T10:01:00Z">
        <w:r w:rsidR="001302E0">
          <w:t xml:space="preserve">4 </w:t>
        </w:r>
      </w:ins>
      <w:r>
        <w:t>Feature Importance</w:t>
      </w:r>
      <w:bookmarkEnd w:id="260"/>
    </w:p>
    <w:p w14:paraId="19C26BC4" w14:textId="57F3A8C0" w:rsidR="006B3E57" w:rsidRPr="006B3E57" w:rsidRDefault="006B3E57">
      <w:pPr>
        <w:rPr>
          <w:ins w:id="263" w:author="Yang, Xue" w:date="2023-09-27T10:02:00Z"/>
        </w:rPr>
        <w:pPrChange w:id="264" w:author="Yang, Xue" w:date="2023-09-27T13:52:00Z">
          <w:pPr>
            <w:pStyle w:val="Heading2"/>
          </w:pPr>
        </w:pPrChange>
      </w:pPr>
      <w:ins w:id="265" w:author="Yang, Xue" w:date="2023-09-27T13:52:00Z">
        <w:r w:rsidRPr="006B3E57">
          <w:rPr>
            <w:highlight w:val="yellow"/>
            <w:rPrChange w:id="266" w:author="Yang, Xue" w:date="2023-09-27T13:52:00Z">
              <w:rPr/>
            </w:rPrChange>
          </w:rPr>
          <w:t>Chandrika</w:t>
        </w:r>
      </w:ins>
    </w:p>
    <w:p w14:paraId="0A9DCA39" w14:textId="634FE168" w:rsidR="00E0030C" w:rsidRDefault="007211A4">
      <w:pPr>
        <w:pStyle w:val="Caption"/>
        <w:jc w:val="center"/>
        <w:rPr>
          <w:ins w:id="267" w:author="Yang, Xue" w:date="2023-09-27T10:02:00Z"/>
        </w:rPr>
        <w:pPrChange w:id="268" w:author="Yang, Xue" w:date="2023-09-27T10:07:00Z">
          <w:pPr/>
        </w:pPrChange>
      </w:pPr>
      <w:ins w:id="269" w:author="Yang, Xue" w:date="2023-09-27T10:07:00Z">
        <w:r>
          <w:t xml:space="preserve">Table </w:t>
        </w:r>
        <w:r>
          <w:fldChar w:fldCharType="begin"/>
        </w:r>
        <w:r>
          <w:instrText xml:space="preserve"> SEQ Table \* ARABIC </w:instrText>
        </w:r>
      </w:ins>
      <w:r>
        <w:fldChar w:fldCharType="separate"/>
      </w:r>
      <w:ins w:id="270" w:author="Yang, Xue" w:date="2023-09-27T10:07:00Z">
        <w:r>
          <w:rPr>
            <w:noProof/>
          </w:rPr>
          <w:t>24</w:t>
        </w:r>
        <w:r>
          <w:fldChar w:fldCharType="end"/>
        </w:r>
        <w:r>
          <w:t xml:space="preserve"> Feature importance summary for all ML models</w:t>
        </w:r>
      </w:ins>
    </w:p>
    <w:tbl>
      <w:tblPr>
        <w:tblW w:w="13883" w:type="dxa"/>
        <w:jc w:val="center"/>
        <w:tblLook w:val="04A0" w:firstRow="1" w:lastRow="0" w:firstColumn="1" w:lastColumn="0" w:noHBand="0" w:noVBand="1"/>
        <w:tblPrChange w:id="271" w:author="Kompella, Sai Chandrika" w:date="2023-09-29T06:51:00Z">
          <w:tblPr>
            <w:tblW w:w="17375" w:type="dxa"/>
            <w:jc w:val="center"/>
            <w:tblLook w:val="04A0" w:firstRow="1" w:lastRow="0" w:firstColumn="1" w:lastColumn="0" w:noHBand="0" w:noVBand="1"/>
          </w:tblPr>
        </w:tblPrChange>
      </w:tblPr>
      <w:tblGrid>
        <w:gridCol w:w="2465"/>
        <w:gridCol w:w="1170"/>
        <w:gridCol w:w="1188"/>
        <w:gridCol w:w="1262"/>
        <w:gridCol w:w="1244"/>
        <w:gridCol w:w="960"/>
        <w:gridCol w:w="1134"/>
        <w:gridCol w:w="1260"/>
        <w:gridCol w:w="981"/>
        <w:gridCol w:w="1024"/>
        <w:gridCol w:w="1200"/>
        <w:tblGridChange w:id="272">
          <w:tblGrid>
            <w:gridCol w:w="2460"/>
            <w:gridCol w:w="1333"/>
            <w:gridCol w:w="1351"/>
            <w:gridCol w:w="1715"/>
            <w:gridCol w:w="1697"/>
            <w:gridCol w:w="960"/>
            <w:gridCol w:w="1134"/>
            <w:gridCol w:w="1586"/>
            <w:gridCol w:w="981"/>
            <w:gridCol w:w="1024"/>
            <w:gridCol w:w="1690"/>
          </w:tblGrid>
        </w:tblGridChange>
      </w:tblGrid>
      <w:tr w:rsidR="00E0030C" w:rsidRPr="00E0030C" w14:paraId="7E6E33C1" w14:textId="77777777" w:rsidTr="2B44B431">
        <w:trPr>
          <w:trHeight w:val="288"/>
          <w:jc w:val="center"/>
          <w:ins w:id="273" w:author="Yang, Xue" w:date="2023-09-27T10:02:00Z"/>
          <w:trPrChange w:id="274"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275" w:author="Kompella, Sai Chandrika" w:date="2023-09-29T06:51:00Z">
              <w:tcPr>
                <w:tcW w:w="2274" w:type="dxa"/>
                <w:tcBorders>
                  <w:top w:val="nil"/>
                  <w:left w:val="nil"/>
                  <w:bottom w:val="nil"/>
                  <w:right w:val="nil"/>
                </w:tcBorders>
                <w:shd w:val="clear" w:color="auto" w:fill="auto"/>
                <w:noWrap/>
                <w:vAlign w:val="bottom"/>
                <w:hideMark/>
              </w:tcPr>
            </w:tcPrChange>
          </w:tcPr>
          <w:p w14:paraId="5E0764CA" w14:textId="77777777" w:rsidR="00E0030C" w:rsidRPr="007211A4" w:rsidRDefault="00E0030C" w:rsidP="00E0030C">
            <w:pPr>
              <w:spacing w:line="240" w:lineRule="auto"/>
              <w:rPr>
                <w:ins w:id="276" w:author="Yang, Xue" w:date="2023-09-27T10:02:00Z"/>
                <w:rFonts w:eastAsia="Times New Roman" w:cs="Times New Roman"/>
                <w:color w:val="000000"/>
                <w:kern w:val="0"/>
                <w14:ligatures w14:val="none"/>
                <w:rPrChange w:id="277" w:author="Yang, Xue" w:date="2023-09-27T10:07:00Z">
                  <w:rPr>
                    <w:ins w:id="278" w:author="Yang, Xue" w:date="2023-09-27T10:02:00Z"/>
                    <w:rFonts w:ascii="Calibri" w:eastAsia="Times New Roman" w:hAnsi="Calibri" w:cs="Calibri"/>
                    <w:color w:val="000000"/>
                    <w:kern w:val="0"/>
                    <w14:ligatures w14:val="none"/>
                  </w:rPr>
                </w:rPrChange>
              </w:rPr>
            </w:pPr>
            <w:ins w:id="279" w:author="Yang, Xue" w:date="2023-09-27T10:02:00Z">
              <w:r w:rsidRPr="007211A4">
                <w:rPr>
                  <w:rFonts w:eastAsia="Times New Roman" w:cs="Times New Roman"/>
                  <w:color w:val="000000"/>
                  <w:kern w:val="0"/>
                  <w14:ligatures w14:val="none"/>
                  <w:rPrChange w:id="280" w:author="Yang, Xue" w:date="2023-09-27T10:07:00Z">
                    <w:rPr>
                      <w:rFonts w:ascii="Calibri" w:eastAsia="Times New Roman" w:hAnsi="Calibri" w:cs="Calibri"/>
                      <w:color w:val="000000"/>
                      <w:kern w:val="0"/>
                      <w14:ligatures w14:val="none"/>
                    </w:rPr>
                  </w:rPrChange>
                </w:rPr>
                <w:t>Variable</w:t>
              </w:r>
            </w:ins>
          </w:p>
        </w:tc>
        <w:tc>
          <w:tcPr>
            <w:tcW w:w="1170" w:type="dxa"/>
            <w:tcBorders>
              <w:top w:val="nil"/>
              <w:left w:val="nil"/>
              <w:bottom w:val="nil"/>
              <w:right w:val="nil"/>
            </w:tcBorders>
            <w:shd w:val="clear" w:color="auto" w:fill="auto"/>
            <w:noWrap/>
            <w:vAlign w:val="bottom"/>
            <w:hideMark/>
            <w:tcPrChange w:id="281" w:author="Kompella, Sai Chandrika" w:date="2023-09-29T06:51:00Z">
              <w:tcPr>
                <w:tcW w:w="1333" w:type="dxa"/>
                <w:tcBorders>
                  <w:top w:val="nil"/>
                  <w:left w:val="nil"/>
                  <w:bottom w:val="nil"/>
                  <w:right w:val="nil"/>
                </w:tcBorders>
                <w:shd w:val="clear" w:color="auto" w:fill="auto"/>
                <w:noWrap/>
                <w:vAlign w:val="bottom"/>
                <w:hideMark/>
              </w:tcPr>
            </w:tcPrChange>
          </w:tcPr>
          <w:p w14:paraId="51DCBCF9" w14:textId="77777777" w:rsidR="00E0030C" w:rsidRPr="007211A4" w:rsidRDefault="00E0030C">
            <w:pPr>
              <w:spacing w:line="240" w:lineRule="auto"/>
              <w:jc w:val="center"/>
              <w:rPr>
                <w:ins w:id="282" w:author="Yang, Xue" w:date="2023-09-27T10:02:00Z"/>
                <w:rFonts w:eastAsia="Times New Roman" w:cs="Times New Roman"/>
                <w:color w:val="000000"/>
                <w:kern w:val="0"/>
                <w14:ligatures w14:val="none"/>
                <w:rPrChange w:id="283" w:author="Yang, Xue" w:date="2023-09-27T10:07:00Z">
                  <w:rPr>
                    <w:ins w:id="284" w:author="Yang, Xue" w:date="2023-09-27T10:02:00Z"/>
                    <w:rFonts w:ascii="Calibri" w:eastAsia="Times New Roman" w:hAnsi="Calibri" w:cs="Calibri"/>
                    <w:color w:val="000000"/>
                    <w:kern w:val="0"/>
                    <w14:ligatures w14:val="none"/>
                  </w:rPr>
                </w:rPrChange>
              </w:rPr>
              <w:pPrChange w:id="285" w:author="Yang, Xue" w:date="2023-09-27T10:03:00Z">
                <w:pPr>
                  <w:spacing w:line="240" w:lineRule="auto"/>
                </w:pPr>
              </w:pPrChange>
            </w:pPr>
            <w:ins w:id="286" w:author="Yang, Xue" w:date="2023-09-27T10:02:00Z">
              <w:r w:rsidRPr="007211A4">
                <w:rPr>
                  <w:rFonts w:eastAsia="Times New Roman" w:cs="Times New Roman"/>
                  <w:color w:val="000000"/>
                  <w:kern w:val="0"/>
                  <w14:ligatures w14:val="none"/>
                  <w:rPrChange w:id="287" w:author="Yang, Xue" w:date="2023-09-27T10:07:00Z">
                    <w:rPr>
                      <w:rFonts w:ascii="Calibri" w:eastAsia="Times New Roman" w:hAnsi="Calibri" w:cs="Calibri"/>
                      <w:color w:val="000000"/>
                      <w:kern w:val="0"/>
                      <w14:ligatures w14:val="none"/>
                    </w:rPr>
                  </w:rPrChange>
                </w:rPr>
                <w:t>Extra</w:t>
              </w:r>
            </w:ins>
          </w:p>
          <w:p w14:paraId="490E946F" w14:textId="0BDDAA59" w:rsidR="00E0030C" w:rsidRPr="007211A4" w:rsidRDefault="00E0030C">
            <w:pPr>
              <w:spacing w:line="240" w:lineRule="auto"/>
              <w:jc w:val="center"/>
              <w:rPr>
                <w:ins w:id="288" w:author="Yang, Xue" w:date="2023-09-27T10:02:00Z"/>
                <w:rFonts w:eastAsia="Times New Roman" w:cs="Times New Roman"/>
                <w:color w:val="000000"/>
                <w:kern w:val="0"/>
                <w14:ligatures w14:val="none"/>
                <w:rPrChange w:id="289" w:author="Yang, Xue" w:date="2023-09-27T10:07:00Z">
                  <w:rPr>
                    <w:ins w:id="290" w:author="Yang, Xue" w:date="2023-09-27T10:02:00Z"/>
                    <w:rFonts w:ascii="Calibri" w:eastAsia="Times New Roman" w:hAnsi="Calibri" w:cs="Calibri"/>
                    <w:color w:val="000000"/>
                    <w:kern w:val="0"/>
                    <w14:ligatures w14:val="none"/>
                  </w:rPr>
                </w:rPrChange>
              </w:rPr>
              <w:pPrChange w:id="291" w:author="Yang, Xue" w:date="2023-09-27T10:03:00Z">
                <w:pPr>
                  <w:spacing w:line="240" w:lineRule="auto"/>
                </w:pPr>
              </w:pPrChange>
            </w:pPr>
            <w:proofErr w:type="spellStart"/>
            <w:ins w:id="292" w:author="Yang, Xue" w:date="2023-09-27T10:02:00Z">
              <w:r w:rsidRPr="007211A4">
                <w:rPr>
                  <w:rFonts w:eastAsia="Times New Roman" w:cs="Times New Roman"/>
                  <w:color w:val="000000"/>
                  <w:kern w:val="0"/>
                  <w14:ligatures w14:val="none"/>
                  <w:rPrChange w:id="293" w:author="Yang, Xue" w:date="2023-09-27T10:07:00Z">
                    <w:rPr>
                      <w:rFonts w:ascii="Calibri" w:eastAsia="Times New Roman" w:hAnsi="Calibri" w:cs="Calibri"/>
                      <w:color w:val="000000"/>
                      <w:kern w:val="0"/>
                      <w14:ligatures w14:val="none"/>
                    </w:rPr>
                  </w:rPrChange>
                </w:rPr>
                <w:t>TreesGini</w:t>
              </w:r>
              <w:proofErr w:type="spellEnd"/>
            </w:ins>
          </w:p>
        </w:tc>
        <w:tc>
          <w:tcPr>
            <w:tcW w:w="1188" w:type="dxa"/>
            <w:tcBorders>
              <w:top w:val="nil"/>
              <w:left w:val="nil"/>
              <w:bottom w:val="nil"/>
              <w:right w:val="nil"/>
            </w:tcBorders>
            <w:shd w:val="clear" w:color="auto" w:fill="auto"/>
            <w:noWrap/>
            <w:vAlign w:val="bottom"/>
            <w:hideMark/>
            <w:tcPrChange w:id="294" w:author="Kompella, Sai Chandrika" w:date="2023-09-29T06:51:00Z">
              <w:tcPr>
                <w:tcW w:w="1351" w:type="dxa"/>
                <w:tcBorders>
                  <w:top w:val="nil"/>
                  <w:left w:val="nil"/>
                  <w:bottom w:val="nil"/>
                  <w:right w:val="nil"/>
                </w:tcBorders>
                <w:shd w:val="clear" w:color="auto" w:fill="auto"/>
                <w:noWrap/>
                <w:vAlign w:val="bottom"/>
                <w:hideMark/>
              </w:tcPr>
            </w:tcPrChange>
          </w:tcPr>
          <w:p w14:paraId="6CA329BB" w14:textId="77777777" w:rsidR="00E0030C" w:rsidRPr="007211A4" w:rsidRDefault="00E0030C">
            <w:pPr>
              <w:spacing w:line="240" w:lineRule="auto"/>
              <w:jc w:val="center"/>
              <w:rPr>
                <w:ins w:id="295" w:author="Yang, Xue" w:date="2023-09-27T10:02:00Z"/>
                <w:rFonts w:eastAsia="Times New Roman" w:cs="Times New Roman"/>
                <w:color w:val="000000"/>
                <w:kern w:val="0"/>
                <w14:ligatures w14:val="none"/>
                <w:rPrChange w:id="296" w:author="Yang, Xue" w:date="2023-09-27T10:07:00Z">
                  <w:rPr>
                    <w:ins w:id="297" w:author="Yang, Xue" w:date="2023-09-27T10:02:00Z"/>
                    <w:rFonts w:ascii="Calibri" w:eastAsia="Times New Roman" w:hAnsi="Calibri" w:cs="Calibri"/>
                    <w:color w:val="000000"/>
                    <w:kern w:val="0"/>
                    <w14:ligatures w14:val="none"/>
                  </w:rPr>
                </w:rPrChange>
              </w:rPr>
              <w:pPrChange w:id="298" w:author="Yang, Xue" w:date="2023-09-27T10:03:00Z">
                <w:pPr>
                  <w:spacing w:line="240" w:lineRule="auto"/>
                </w:pPr>
              </w:pPrChange>
            </w:pPr>
            <w:ins w:id="299" w:author="Yang, Xue" w:date="2023-09-27T10:02:00Z">
              <w:r w:rsidRPr="007211A4">
                <w:rPr>
                  <w:rFonts w:eastAsia="Times New Roman" w:cs="Times New Roman"/>
                  <w:color w:val="000000"/>
                  <w:kern w:val="0"/>
                  <w14:ligatures w14:val="none"/>
                  <w:rPrChange w:id="300" w:author="Yang, Xue" w:date="2023-09-27T10:07:00Z">
                    <w:rPr>
                      <w:rFonts w:ascii="Calibri" w:eastAsia="Times New Roman" w:hAnsi="Calibri" w:cs="Calibri"/>
                      <w:color w:val="000000"/>
                      <w:kern w:val="0"/>
                      <w14:ligatures w14:val="none"/>
                    </w:rPr>
                  </w:rPrChange>
                </w:rPr>
                <w:t>Extra</w:t>
              </w:r>
            </w:ins>
          </w:p>
          <w:p w14:paraId="4F613FF0" w14:textId="46C77368" w:rsidR="00E0030C" w:rsidRPr="007211A4" w:rsidRDefault="00E0030C">
            <w:pPr>
              <w:spacing w:line="240" w:lineRule="auto"/>
              <w:jc w:val="center"/>
              <w:rPr>
                <w:ins w:id="301" w:author="Yang, Xue" w:date="2023-09-27T10:02:00Z"/>
                <w:rFonts w:eastAsia="Times New Roman" w:cs="Times New Roman"/>
                <w:color w:val="000000"/>
                <w:kern w:val="0"/>
                <w14:ligatures w14:val="none"/>
                <w:rPrChange w:id="302" w:author="Yang, Xue" w:date="2023-09-27T10:07:00Z">
                  <w:rPr>
                    <w:ins w:id="303" w:author="Yang, Xue" w:date="2023-09-27T10:02:00Z"/>
                    <w:rFonts w:ascii="Calibri" w:eastAsia="Times New Roman" w:hAnsi="Calibri" w:cs="Calibri"/>
                    <w:color w:val="000000"/>
                    <w:kern w:val="0"/>
                    <w14:ligatures w14:val="none"/>
                  </w:rPr>
                </w:rPrChange>
              </w:rPr>
              <w:pPrChange w:id="304" w:author="Yang, Xue" w:date="2023-09-27T10:03:00Z">
                <w:pPr>
                  <w:spacing w:line="240" w:lineRule="auto"/>
                </w:pPr>
              </w:pPrChange>
            </w:pPr>
            <w:proofErr w:type="spellStart"/>
            <w:ins w:id="305" w:author="Yang, Xue" w:date="2023-09-27T10:02:00Z">
              <w:r w:rsidRPr="007211A4">
                <w:rPr>
                  <w:rFonts w:eastAsia="Times New Roman" w:cs="Times New Roman"/>
                  <w:color w:val="000000"/>
                  <w:kern w:val="0"/>
                  <w14:ligatures w14:val="none"/>
                  <w:rPrChange w:id="306" w:author="Yang, Xue" w:date="2023-09-27T10:07:00Z">
                    <w:rPr>
                      <w:rFonts w:ascii="Calibri" w:eastAsia="Times New Roman" w:hAnsi="Calibri" w:cs="Calibri"/>
                      <w:color w:val="000000"/>
                      <w:kern w:val="0"/>
                      <w14:ligatures w14:val="none"/>
                    </w:rPr>
                  </w:rPrChange>
                </w:rPr>
                <w:t>TreesEntr</w:t>
              </w:r>
              <w:proofErr w:type="spellEnd"/>
            </w:ins>
          </w:p>
        </w:tc>
        <w:tc>
          <w:tcPr>
            <w:tcW w:w="1262" w:type="dxa"/>
            <w:tcBorders>
              <w:top w:val="nil"/>
              <w:left w:val="nil"/>
              <w:bottom w:val="nil"/>
              <w:right w:val="nil"/>
            </w:tcBorders>
            <w:shd w:val="clear" w:color="auto" w:fill="auto"/>
            <w:noWrap/>
            <w:vAlign w:val="bottom"/>
            <w:hideMark/>
            <w:tcPrChange w:id="307" w:author="Kompella, Sai Chandrika" w:date="2023-09-29T06:51:00Z">
              <w:tcPr>
                <w:tcW w:w="1715" w:type="dxa"/>
                <w:tcBorders>
                  <w:top w:val="nil"/>
                  <w:left w:val="nil"/>
                  <w:bottom w:val="nil"/>
                  <w:right w:val="nil"/>
                </w:tcBorders>
                <w:shd w:val="clear" w:color="auto" w:fill="auto"/>
                <w:noWrap/>
                <w:vAlign w:val="bottom"/>
                <w:hideMark/>
              </w:tcPr>
            </w:tcPrChange>
          </w:tcPr>
          <w:p w14:paraId="1029E4DC" w14:textId="77777777" w:rsidR="00E0030C" w:rsidRPr="007211A4" w:rsidRDefault="00E0030C">
            <w:pPr>
              <w:spacing w:line="240" w:lineRule="auto"/>
              <w:jc w:val="center"/>
              <w:rPr>
                <w:ins w:id="308" w:author="Yang, Xue" w:date="2023-09-27T10:02:00Z"/>
                <w:rFonts w:eastAsia="Times New Roman" w:cs="Times New Roman"/>
                <w:color w:val="000000"/>
                <w:kern w:val="0"/>
                <w14:ligatures w14:val="none"/>
                <w:rPrChange w:id="309" w:author="Yang, Xue" w:date="2023-09-27T10:07:00Z">
                  <w:rPr>
                    <w:ins w:id="310" w:author="Yang, Xue" w:date="2023-09-27T10:02:00Z"/>
                    <w:rFonts w:ascii="Calibri" w:eastAsia="Times New Roman" w:hAnsi="Calibri" w:cs="Calibri"/>
                    <w:color w:val="000000"/>
                    <w:kern w:val="0"/>
                    <w14:ligatures w14:val="none"/>
                  </w:rPr>
                </w:rPrChange>
              </w:rPr>
              <w:pPrChange w:id="311" w:author="Yang, Xue" w:date="2023-09-27T10:03:00Z">
                <w:pPr>
                  <w:spacing w:line="240" w:lineRule="auto"/>
                </w:pPr>
              </w:pPrChange>
            </w:pPr>
            <w:ins w:id="312" w:author="Yang, Xue" w:date="2023-09-27T10:02:00Z">
              <w:r w:rsidRPr="007211A4">
                <w:rPr>
                  <w:rFonts w:eastAsia="Times New Roman" w:cs="Times New Roman"/>
                  <w:color w:val="000000"/>
                  <w:kern w:val="0"/>
                  <w14:ligatures w14:val="none"/>
                  <w:rPrChange w:id="313" w:author="Yang, Xue" w:date="2023-09-27T10:07:00Z">
                    <w:rPr>
                      <w:rFonts w:ascii="Calibri" w:eastAsia="Times New Roman" w:hAnsi="Calibri" w:cs="Calibri"/>
                      <w:color w:val="000000"/>
                      <w:kern w:val="0"/>
                      <w14:ligatures w14:val="none"/>
                    </w:rPr>
                  </w:rPrChange>
                </w:rPr>
                <w:t>Random</w:t>
              </w:r>
            </w:ins>
          </w:p>
          <w:p w14:paraId="60DEBD51" w14:textId="67C8747E" w:rsidR="00E0030C" w:rsidRPr="007211A4" w:rsidRDefault="00E0030C">
            <w:pPr>
              <w:spacing w:line="240" w:lineRule="auto"/>
              <w:jc w:val="center"/>
              <w:rPr>
                <w:ins w:id="314" w:author="Yang, Xue" w:date="2023-09-27T10:02:00Z"/>
                <w:rFonts w:eastAsia="Times New Roman" w:cs="Times New Roman"/>
                <w:color w:val="000000"/>
                <w:kern w:val="0"/>
                <w14:ligatures w14:val="none"/>
                <w:rPrChange w:id="315" w:author="Yang, Xue" w:date="2023-09-27T10:07:00Z">
                  <w:rPr>
                    <w:ins w:id="316" w:author="Yang, Xue" w:date="2023-09-27T10:02:00Z"/>
                    <w:rFonts w:ascii="Calibri" w:eastAsia="Times New Roman" w:hAnsi="Calibri" w:cs="Calibri"/>
                    <w:color w:val="000000"/>
                    <w:kern w:val="0"/>
                    <w14:ligatures w14:val="none"/>
                  </w:rPr>
                </w:rPrChange>
              </w:rPr>
              <w:pPrChange w:id="317" w:author="Yang, Xue" w:date="2023-09-27T10:03:00Z">
                <w:pPr>
                  <w:spacing w:line="240" w:lineRule="auto"/>
                </w:pPr>
              </w:pPrChange>
            </w:pPr>
            <w:proofErr w:type="spellStart"/>
            <w:ins w:id="318" w:author="Yang, Xue" w:date="2023-09-27T10:02:00Z">
              <w:r w:rsidRPr="007211A4">
                <w:rPr>
                  <w:rFonts w:eastAsia="Times New Roman" w:cs="Times New Roman"/>
                  <w:color w:val="000000"/>
                  <w:kern w:val="0"/>
                  <w14:ligatures w14:val="none"/>
                  <w:rPrChange w:id="319" w:author="Yang, Xue" w:date="2023-09-27T10:07:00Z">
                    <w:rPr>
                      <w:rFonts w:ascii="Calibri" w:eastAsia="Times New Roman" w:hAnsi="Calibri" w:cs="Calibri"/>
                      <w:color w:val="000000"/>
                      <w:kern w:val="0"/>
                      <w14:ligatures w14:val="none"/>
                    </w:rPr>
                  </w:rPrChange>
                </w:rPr>
                <w:t>ForestEntr</w:t>
              </w:r>
              <w:proofErr w:type="spellEnd"/>
            </w:ins>
          </w:p>
        </w:tc>
        <w:tc>
          <w:tcPr>
            <w:tcW w:w="1244" w:type="dxa"/>
            <w:tcBorders>
              <w:top w:val="nil"/>
              <w:left w:val="nil"/>
              <w:bottom w:val="nil"/>
              <w:right w:val="nil"/>
            </w:tcBorders>
            <w:shd w:val="clear" w:color="auto" w:fill="auto"/>
            <w:noWrap/>
            <w:vAlign w:val="bottom"/>
            <w:hideMark/>
            <w:tcPrChange w:id="320" w:author="Kompella, Sai Chandrika" w:date="2023-09-29T06:51:00Z">
              <w:tcPr>
                <w:tcW w:w="1697" w:type="dxa"/>
                <w:tcBorders>
                  <w:top w:val="nil"/>
                  <w:left w:val="nil"/>
                  <w:bottom w:val="nil"/>
                  <w:right w:val="nil"/>
                </w:tcBorders>
                <w:shd w:val="clear" w:color="auto" w:fill="auto"/>
                <w:noWrap/>
                <w:vAlign w:val="bottom"/>
                <w:hideMark/>
              </w:tcPr>
            </w:tcPrChange>
          </w:tcPr>
          <w:p w14:paraId="5354A034" w14:textId="77777777" w:rsidR="00E0030C" w:rsidRPr="007211A4" w:rsidRDefault="00E0030C">
            <w:pPr>
              <w:spacing w:line="240" w:lineRule="auto"/>
              <w:jc w:val="center"/>
              <w:rPr>
                <w:ins w:id="321" w:author="Yang, Xue" w:date="2023-09-27T10:02:00Z"/>
                <w:rFonts w:eastAsia="Times New Roman" w:cs="Times New Roman"/>
                <w:color w:val="000000"/>
                <w:kern w:val="0"/>
                <w14:ligatures w14:val="none"/>
                <w:rPrChange w:id="322" w:author="Yang, Xue" w:date="2023-09-27T10:07:00Z">
                  <w:rPr>
                    <w:ins w:id="323" w:author="Yang, Xue" w:date="2023-09-27T10:02:00Z"/>
                    <w:rFonts w:ascii="Calibri" w:eastAsia="Times New Roman" w:hAnsi="Calibri" w:cs="Calibri"/>
                    <w:color w:val="000000"/>
                    <w:kern w:val="0"/>
                    <w14:ligatures w14:val="none"/>
                  </w:rPr>
                </w:rPrChange>
              </w:rPr>
              <w:pPrChange w:id="324" w:author="Yang, Xue" w:date="2023-09-27T10:03:00Z">
                <w:pPr>
                  <w:spacing w:line="240" w:lineRule="auto"/>
                </w:pPr>
              </w:pPrChange>
            </w:pPr>
            <w:ins w:id="325" w:author="Yang, Xue" w:date="2023-09-27T10:02:00Z">
              <w:r w:rsidRPr="007211A4">
                <w:rPr>
                  <w:rFonts w:eastAsia="Times New Roman" w:cs="Times New Roman"/>
                  <w:color w:val="000000"/>
                  <w:kern w:val="0"/>
                  <w14:ligatures w14:val="none"/>
                  <w:rPrChange w:id="326" w:author="Yang, Xue" w:date="2023-09-27T10:07:00Z">
                    <w:rPr>
                      <w:rFonts w:ascii="Calibri" w:eastAsia="Times New Roman" w:hAnsi="Calibri" w:cs="Calibri"/>
                      <w:color w:val="000000"/>
                      <w:kern w:val="0"/>
                      <w14:ligatures w14:val="none"/>
                    </w:rPr>
                  </w:rPrChange>
                </w:rPr>
                <w:t>Random</w:t>
              </w:r>
            </w:ins>
          </w:p>
          <w:p w14:paraId="5C11B22D" w14:textId="428F39B4" w:rsidR="00E0030C" w:rsidRPr="007211A4" w:rsidRDefault="00E0030C">
            <w:pPr>
              <w:spacing w:line="240" w:lineRule="auto"/>
              <w:jc w:val="center"/>
              <w:rPr>
                <w:ins w:id="327" w:author="Yang, Xue" w:date="2023-09-27T10:02:00Z"/>
                <w:rFonts w:eastAsia="Times New Roman" w:cs="Times New Roman"/>
                <w:color w:val="000000"/>
                <w:kern w:val="0"/>
                <w14:ligatures w14:val="none"/>
                <w:rPrChange w:id="328" w:author="Yang, Xue" w:date="2023-09-27T10:07:00Z">
                  <w:rPr>
                    <w:ins w:id="329" w:author="Yang, Xue" w:date="2023-09-27T10:02:00Z"/>
                    <w:rFonts w:ascii="Calibri" w:eastAsia="Times New Roman" w:hAnsi="Calibri" w:cs="Calibri"/>
                    <w:color w:val="000000"/>
                    <w:kern w:val="0"/>
                    <w14:ligatures w14:val="none"/>
                  </w:rPr>
                </w:rPrChange>
              </w:rPr>
              <w:pPrChange w:id="330" w:author="Yang, Xue" w:date="2023-09-27T10:03:00Z">
                <w:pPr>
                  <w:spacing w:line="240" w:lineRule="auto"/>
                </w:pPr>
              </w:pPrChange>
            </w:pPr>
            <w:proofErr w:type="spellStart"/>
            <w:ins w:id="331" w:author="Yang, Xue" w:date="2023-09-27T10:02:00Z">
              <w:r w:rsidRPr="007211A4">
                <w:rPr>
                  <w:rFonts w:eastAsia="Times New Roman" w:cs="Times New Roman"/>
                  <w:color w:val="000000"/>
                  <w:kern w:val="0"/>
                  <w14:ligatures w14:val="none"/>
                  <w:rPrChange w:id="332" w:author="Yang, Xue" w:date="2023-09-27T10:07:00Z">
                    <w:rPr>
                      <w:rFonts w:ascii="Calibri" w:eastAsia="Times New Roman" w:hAnsi="Calibri" w:cs="Calibri"/>
                      <w:color w:val="000000"/>
                      <w:kern w:val="0"/>
                      <w14:ligatures w14:val="none"/>
                    </w:rPr>
                  </w:rPrChange>
                </w:rPr>
                <w:t>ForestGini</w:t>
              </w:r>
              <w:proofErr w:type="spellEnd"/>
            </w:ins>
          </w:p>
        </w:tc>
        <w:tc>
          <w:tcPr>
            <w:tcW w:w="960" w:type="dxa"/>
            <w:tcBorders>
              <w:top w:val="nil"/>
              <w:left w:val="nil"/>
              <w:bottom w:val="nil"/>
              <w:right w:val="nil"/>
            </w:tcBorders>
            <w:shd w:val="clear" w:color="auto" w:fill="auto"/>
            <w:noWrap/>
            <w:vAlign w:val="bottom"/>
            <w:hideMark/>
            <w:tcPrChange w:id="333" w:author="Kompella, Sai Chandrika" w:date="2023-09-29T06:51:00Z">
              <w:tcPr>
                <w:tcW w:w="960" w:type="dxa"/>
                <w:tcBorders>
                  <w:top w:val="nil"/>
                  <w:left w:val="nil"/>
                  <w:bottom w:val="nil"/>
                  <w:right w:val="nil"/>
                </w:tcBorders>
                <w:shd w:val="clear" w:color="auto" w:fill="auto"/>
                <w:noWrap/>
                <w:vAlign w:val="bottom"/>
                <w:hideMark/>
              </w:tcPr>
            </w:tcPrChange>
          </w:tcPr>
          <w:p w14:paraId="7B19F8B9" w14:textId="77777777" w:rsidR="00E0030C" w:rsidRPr="007211A4" w:rsidRDefault="00E0030C">
            <w:pPr>
              <w:spacing w:line="240" w:lineRule="auto"/>
              <w:jc w:val="center"/>
              <w:rPr>
                <w:ins w:id="334" w:author="Yang, Xue" w:date="2023-09-27T10:02:00Z"/>
                <w:rFonts w:eastAsia="Times New Roman" w:cs="Times New Roman"/>
                <w:color w:val="000000"/>
                <w:kern w:val="0"/>
                <w14:ligatures w14:val="none"/>
                <w:rPrChange w:id="335" w:author="Yang, Xue" w:date="2023-09-27T10:07:00Z">
                  <w:rPr>
                    <w:ins w:id="336" w:author="Yang, Xue" w:date="2023-09-27T10:02:00Z"/>
                    <w:rFonts w:ascii="Calibri" w:eastAsia="Times New Roman" w:hAnsi="Calibri" w:cs="Calibri"/>
                    <w:color w:val="000000"/>
                    <w:kern w:val="0"/>
                    <w14:ligatures w14:val="none"/>
                  </w:rPr>
                </w:rPrChange>
              </w:rPr>
              <w:pPrChange w:id="337" w:author="Yang, Xue" w:date="2023-09-27T10:03:00Z">
                <w:pPr>
                  <w:spacing w:line="240" w:lineRule="auto"/>
                </w:pPr>
              </w:pPrChange>
            </w:pPr>
            <w:ins w:id="338" w:author="Yang, Xue" w:date="2023-09-27T10:02:00Z">
              <w:r w:rsidRPr="007211A4">
                <w:rPr>
                  <w:rFonts w:eastAsia="Times New Roman" w:cs="Times New Roman"/>
                  <w:color w:val="000000"/>
                  <w:kern w:val="0"/>
                  <w14:ligatures w14:val="none"/>
                  <w:rPrChange w:id="339" w:author="Yang, Xue" w:date="2023-09-27T10:07:00Z">
                    <w:rPr>
                      <w:rFonts w:ascii="Calibri" w:eastAsia="Times New Roman" w:hAnsi="Calibri" w:cs="Calibri"/>
                      <w:color w:val="000000"/>
                      <w:kern w:val="0"/>
                      <w14:ligatures w14:val="none"/>
                    </w:rPr>
                  </w:rPrChange>
                </w:rPr>
                <w:t>Light</w:t>
              </w:r>
            </w:ins>
          </w:p>
          <w:p w14:paraId="2DED5BD0" w14:textId="4270C3F2" w:rsidR="00E0030C" w:rsidRPr="007211A4" w:rsidRDefault="00E0030C">
            <w:pPr>
              <w:spacing w:line="240" w:lineRule="auto"/>
              <w:jc w:val="center"/>
              <w:rPr>
                <w:ins w:id="340" w:author="Yang, Xue" w:date="2023-09-27T10:02:00Z"/>
                <w:rFonts w:eastAsia="Times New Roman" w:cs="Times New Roman"/>
                <w:color w:val="000000"/>
                <w:kern w:val="0"/>
                <w14:ligatures w14:val="none"/>
                <w:rPrChange w:id="341" w:author="Yang, Xue" w:date="2023-09-27T10:07:00Z">
                  <w:rPr>
                    <w:ins w:id="342" w:author="Yang, Xue" w:date="2023-09-27T10:02:00Z"/>
                    <w:rFonts w:ascii="Calibri" w:eastAsia="Times New Roman" w:hAnsi="Calibri" w:cs="Calibri"/>
                    <w:color w:val="000000"/>
                    <w:kern w:val="0"/>
                    <w14:ligatures w14:val="none"/>
                  </w:rPr>
                </w:rPrChange>
              </w:rPr>
              <w:pPrChange w:id="343" w:author="Yang, Xue" w:date="2023-09-27T10:03:00Z">
                <w:pPr>
                  <w:spacing w:line="240" w:lineRule="auto"/>
                </w:pPr>
              </w:pPrChange>
            </w:pPr>
            <w:ins w:id="344" w:author="Yang, Xue" w:date="2023-09-27T10:02:00Z">
              <w:r w:rsidRPr="007211A4">
                <w:rPr>
                  <w:rFonts w:eastAsia="Times New Roman" w:cs="Times New Roman"/>
                  <w:color w:val="000000"/>
                  <w:kern w:val="0"/>
                  <w14:ligatures w14:val="none"/>
                  <w:rPrChange w:id="345" w:author="Yang, Xue" w:date="2023-09-27T10:07:00Z">
                    <w:rPr>
                      <w:rFonts w:ascii="Calibri" w:eastAsia="Times New Roman" w:hAnsi="Calibri" w:cs="Calibri"/>
                      <w:color w:val="000000"/>
                      <w:kern w:val="0"/>
                      <w14:ligatures w14:val="none"/>
                    </w:rPr>
                  </w:rPrChange>
                </w:rPr>
                <w:t>GBM</w:t>
              </w:r>
            </w:ins>
          </w:p>
        </w:tc>
        <w:tc>
          <w:tcPr>
            <w:tcW w:w="1134" w:type="dxa"/>
            <w:tcBorders>
              <w:top w:val="nil"/>
              <w:left w:val="nil"/>
              <w:bottom w:val="nil"/>
              <w:right w:val="nil"/>
            </w:tcBorders>
            <w:shd w:val="clear" w:color="auto" w:fill="auto"/>
            <w:noWrap/>
            <w:vAlign w:val="bottom"/>
            <w:hideMark/>
            <w:tcPrChange w:id="346" w:author="Kompella, Sai Chandrika" w:date="2023-09-29T06:51:00Z">
              <w:tcPr>
                <w:tcW w:w="1134" w:type="dxa"/>
                <w:tcBorders>
                  <w:top w:val="nil"/>
                  <w:left w:val="nil"/>
                  <w:bottom w:val="nil"/>
                  <w:right w:val="nil"/>
                </w:tcBorders>
                <w:shd w:val="clear" w:color="auto" w:fill="auto"/>
                <w:noWrap/>
                <w:vAlign w:val="bottom"/>
                <w:hideMark/>
              </w:tcPr>
            </w:tcPrChange>
          </w:tcPr>
          <w:p w14:paraId="2794E68D" w14:textId="77777777" w:rsidR="00E0030C" w:rsidRPr="007211A4" w:rsidRDefault="00E0030C">
            <w:pPr>
              <w:spacing w:line="240" w:lineRule="auto"/>
              <w:jc w:val="center"/>
              <w:rPr>
                <w:ins w:id="347" w:author="Yang, Xue" w:date="2023-09-27T10:02:00Z"/>
                <w:rFonts w:eastAsia="Times New Roman" w:cs="Times New Roman"/>
                <w:color w:val="000000"/>
                <w:kern w:val="0"/>
                <w14:ligatures w14:val="none"/>
                <w:rPrChange w:id="348" w:author="Yang, Xue" w:date="2023-09-27T10:07:00Z">
                  <w:rPr>
                    <w:ins w:id="349" w:author="Yang, Xue" w:date="2023-09-27T10:02:00Z"/>
                    <w:rFonts w:ascii="Calibri" w:eastAsia="Times New Roman" w:hAnsi="Calibri" w:cs="Calibri"/>
                    <w:color w:val="000000"/>
                    <w:kern w:val="0"/>
                    <w14:ligatures w14:val="none"/>
                  </w:rPr>
                </w:rPrChange>
              </w:rPr>
              <w:pPrChange w:id="350" w:author="Yang, Xue" w:date="2023-09-27T10:03:00Z">
                <w:pPr>
                  <w:spacing w:line="240" w:lineRule="auto"/>
                </w:pPr>
              </w:pPrChange>
            </w:pPr>
            <w:ins w:id="351" w:author="Yang, Xue" w:date="2023-09-27T10:02:00Z">
              <w:r w:rsidRPr="007211A4">
                <w:rPr>
                  <w:rFonts w:eastAsia="Times New Roman" w:cs="Times New Roman"/>
                  <w:color w:val="000000"/>
                  <w:kern w:val="0"/>
                  <w14:ligatures w14:val="none"/>
                  <w:rPrChange w:id="352" w:author="Yang, Xue" w:date="2023-09-27T10:07:00Z">
                    <w:rPr>
                      <w:rFonts w:ascii="Calibri" w:eastAsia="Times New Roman" w:hAnsi="Calibri" w:cs="Calibri"/>
                      <w:color w:val="000000"/>
                      <w:kern w:val="0"/>
                      <w14:ligatures w14:val="none"/>
                    </w:rPr>
                  </w:rPrChange>
                </w:rPr>
                <w:t>Light</w:t>
              </w:r>
            </w:ins>
          </w:p>
          <w:p w14:paraId="05E810E2" w14:textId="57BA77DB" w:rsidR="00E0030C" w:rsidRPr="007211A4" w:rsidRDefault="00E0030C">
            <w:pPr>
              <w:spacing w:line="240" w:lineRule="auto"/>
              <w:jc w:val="center"/>
              <w:rPr>
                <w:ins w:id="353" w:author="Yang, Xue" w:date="2023-09-27T10:02:00Z"/>
                <w:rFonts w:eastAsia="Times New Roman" w:cs="Times New Roman"/>
                <w:color w:val="000000"/>
                <w:kern w:val="0"/>
                <w14:ligatures w14:val="none"/>
                <w:rPrChange w:id="354" w:author="Yang, Xue" w:date="2023-09-27T10:07:00Z">
                  <w:rPr>
                    <w:ins w:id="355" w:author="Yang, Xue" w:date="2023-09-27T10:02:00Z"/>
                    <w:rFonts w:ascii="Calibri" w:eastAsia="Times New Roman" w:hAnsi="Calibri" w:cs="Calibri"/>
                    <w:color w:val="000000"/>
                    <w:kern w:val="0"/>
                    <w14:ligatures w14:val="none"/>
                  </w:rPr>
                </w:rPrChange>
              </w:rPr>
              <w:pPrChange w:id="356" w:author="Yang, Xue" w:date="2023-09-27T10:03:00Z">
                <w:pPr>
                  <w:spacing w:line="240" w:lineRule="auto"/>
                </w:pPr>
              </w:pPrChange>
            </w:pPr>
            <w:ins w:id="357" w:author="Yang, Xue" w:date="2023-09-27T10:02:00Z">
              <w:r w:rsidRPr="007211A4">
                <w:rPr>
                  <w:rFonts w:eastAsia="Times New Roman" w:cs="Times New Roman"/>
                  <w:color w:val="000000"/>
                  <w:kern w:val="0"/>
                  <w14:ligatures w14:val="none"/>
                  <w:rPrChange w:id="358" w:author="Yang, Xue" w:date="2023-09-27T10:07:00Z">
                    <w:rPr>
                      <w:rFonts w:ascii="Calibri" w:eastAsia="Times New Roman" w:hAnsi="Calibri" w:cs="Calibri"/>
                      <w:color w:val="000000"/>
                      <w:kern w:val="0"/>
                      <w14:ligatures w14:val="none"/>
                    </w:rPr>
                  </w:rPrChange>
                </w:rPr>
                <w:t>GBMXT</w:t>
              </w:r>
            </w:ins>
          </w:p>
        </w:tc>
        <w:tc>
          <w:tcPr>
            <w:tcW w:w="1260" w:type="dxa"/>
            <w:tcBorders>
              <w:top w:val="nil"/>
              <w:left w:val="nil"/>
              <w:bottom w:val="nil"/>
              <w:right w:val="nil"/>
            </w:tcBorders>
            <w:shd w:val="clear" w:color="auto" w:fill="auto"/>
            <w:noWrap/>
            <w:vAlign w:val="bottom"/>
            <w:hideMark/>
            <w:tcPrChange w:id="359" w:author="Kompella, Sai Chandrika" w:date="2023-09-29T06:51:00Z">
              <w:tcPr>
                <w:tcW w:w="1400" w:type="dxa"/>
                <w:tcBorders>
                  <w:top w:val="nil"/>
                  <w:left w:val="nil"/>
                  <w:bottom w:val="nil"/>
                  <w:right w:val="nil"/>
                </w:tcBorders>
                <w:shd w:val="clear" w:color="auto" w:fill="auto"/>
                <w:noWrap/>
                <w:vAlign w:val="bottom"/>
                <w:hideMark/>
              </w:tcPr>
            </w:tcPrChange>
          </w:tcPr>
          <w:p w14:paraId="09ECB658" w14:textId="77777777" w:rsidR="00E0030C" w:rsidRPr="007211A4" w:rsidRDefault="00E0030C">
            <w:pPr>
              <w:spacing w:line="240" w:lineRule="auto"/>
              <w:jc w:val="center"/>
              <w:rPr>
                <w:ins w:id="360" w:author="Yang, Xue" w:date="2023-09-27T10:02:00Z"/>
                <w:rFonts w:eastAsia="Times New Roman" w:cs="Times New Roman"/>
                <w:color w:val="000000"/>
                <w:kern w:val="0"/>
                <w14:ligatures w14:val="none"/>
                <w:rPrChange w:id="361" w:author="Yang, Xue" w:date="2023-09-27T10:07:00Z">
                  <w:rPr>
                    <w:ins w:id="362" w:author="Yang, Xue" w:date="2023-09-27T10:02:00Z"/>
                    <w:rFonts w:ascii="Calibri" w:eastAsia="Times New Roman" w:hAnsi="Calibri" w:cs="Calibri"/>
                    <w:color w:val="000000"/>
                    <w:kern w:val="0"/>
                    <w14:ligatures w14:val="none"/>
                  </w:rPr>
                </w:rPrChange>
              </w:rPr>
              <w:pPrChange w:id="363" w:author="Yang, Xue" w:date="2023-09-27T10:03:00Z">
                <w:pPr>
                  <w:spacing w:line="240" w:lineRule="auto"/>
                </w:pPr>
              </w:pPrChange>
            </w:pPr>
            <w:ins w:id="364" w:author="Yang, Xue" w:date="2023-09-27T10:02:00Z">
              <w:r w:rsidRPr="007211A4">
                <w:rPr>
                  <w:rFonts w:eastAsia="Times New Roman" w:cs="Times New Roman"/>
                  <w:color w:val="000000"/>
                  <w:kern w:val="0"/>
                  <w14:ligatures w14:val="none"/>
                  <w:rPrChange w:id="365" w:author="Yang, Xue" w:date="2023-09-27T10:07:00Z">
                    <w:rPr>
                      <w:rFonts w:ascii="Calibri" w:eastAsia="Times New Roman" w:hAnsi="Calibri" w:cs="Calibri"/>
                      <w:color w:val="000000"/>
                      <w:kern w:val="0"/>
                      <w14:ligatures w14:val="none"/>
                    </w:rPr>
                  </w:rPrChange>
                </w:rPr>
                <w:t>Light</w:t>
              </w:r>
            </w:ins>
          </w:p>
          <w:p w14:paraId="32DC6B2B" w14:textId="33DB94EA" w:rsidR="00E0030C" w:rsidRPr="007211A4" w:rsidRDefault="00E0030C">
            <w:pPr>
              <w:spacing w:line="240" w:lineRule="auto"/>
              <w:jc w:val="center"/>
              <w:rPr>
                <w:ins w:id="366" w:author="Yang, Xue" w:date="2023-09-27T10:02:00Z"/>
                <w:rFonts w:eastAsia="Times New Roman" w:cs="Times New Roman"/>
                <w:color w:val="000000"/>
                <w:kern w:val="0"/>
                <w14:ligatures w14:val="none"/>
                <w:rPrChange w:id="367" w:author="Yang, Xue" w:date="2023-09-27T10:07:00Z">
                  <w:rPr>
                    <w:ins w:id="368" w:author="Yang, Xue" w:date="2023-09-27T10:02:00Z"/>
                    <w:rFonts w:ascii="Calibri" w:eastAsia="Times New Roman" w:hAnsi="Calibri" w:cs="Calibri"/>
                    <w:color w:val="000000"/>
                    <w:kern w:val="0"/>
                    <w14:ligatures w14:val="none"/>
                  </w:rPr>
                </w:rPrChange>
              </w:rPr>
              <w:pPrChange w:id="369" w:author="Yang, Xue" w:date="2023-09-27T10:03:00Z">
                <w:pPr>
                  <w:spacing w:line="240" w:lineRule="auto"/>
                </w:pPr>
              </w:pPrChange>
            </w:pPr>
            <w:proofErr w:type="spellStart"/>
            <w:ins w:id="370" w:author="Yang, Xue" w:date="2023-09-27T10:02:00Z">
              <w:r w:rsidRPr="007211A4">
                <w:rPr>
                  <w:rFonts w:eastAsia="Times New Roman" w:cs="Times New Roman"/>
                  <w:color w:val="000000"/>
                  <w:kern w:val="0"/>
                  <w14:ligatures w14:val="none"/>
                  <w:rPrChange w:id="371" w:author="Yang, Xue" w:date="2023-09-27T10:07:00Z">
                    <w:rPr>
                      <w:rFonts w:ascii="Calibri" w:eastAsia="Times New Roman" w:hAnsi="Calibri" w:cs="Calibri"/>
                      <w:color w:val="000000"/>
                      <w:kern w:val="0"/>
                      <w14:ligatures w14:val="none"/>
                    </w:rPr>
                  </w:rPrChange>
                </w:rPr>
                <w:t>GBMLarge</w:t>
              </w:r>
              <w:proofErr w:type="spellEnd"/>
            </w:ins>
          </w:p>
        </w:tc>
        <w:tc>
          <w:tcPr>
            <w:tcW w:w="981" w:type="dxa"/>
            <w:tcBorders>
              <w:top w:val="nil"/>
              <w:left w:val="nil"/>
              <w:bottom w:val="nil"/>
              <w:right w:val="nil"/>
            </w:tcBorders>
            <w:shd w:val="clear" w:color="auto" w:fill="auto"/>
            <w:noWrap/>
            <w:vAlign w:val="bottom"/>
            <w:hideMark/>
            <w:tcPrChange w:id="372" w:author="Kompella, Sai Chandrika" w:date="2023-09-29T06:51:00Z">
              <w:tcPr>
                <w:tcW w:w="960" w:type="dxa"/>
                <w:tcBorders>
                  <w:top w:val="nil"/>
                  <w:left w:val="nil"/>
                  <w:bottom w:val="nil"/>
                  <w:right w:val="nil"/>
                </w:tcBorders>
                <w:shd w:val="clear" w:color="auto" w:fill="auto"/>
                <w:noWrap/>
                <w:vAlign w:val="bottom"/>
                <w:hideMark/>
              </w:tcPr>
            </w:tcPrChange>
          </w:tcPr>
          <w:p w14:paraId="22286752" w14:textId="77777777" w:rsidR="00E0030C" w:rsidRPr="007211A4" w:rsidRDefault="00E0030C">
            <w:pPr>
              <w:spacing w:line="240" w:lineRule="auto"/>
              <w:jc w:val="center"/>
              <w:rPr>
                <w:ins w:id="373" w:author="Yang, Xue" w:date="2023-09-27T10:02:00Z"/>
                <w:rFonts w:eastAsia="Times New Roman" w:cs="Times New Roman"/>
                <w:color w:val="000000"/>
                <w:kern w:val="0"/>
                <w14:ligatures w14:val="none"/>
                <w:rPrChange w:id="374" w:author="Yang, Xue" w:date="2023-09-27T10:07:00Z">
                  <w:rPr>
                    <w:ins w:id="375" w:author="Yang, Xue" w:date="2023-09-27T10:02:00Z"/>
                    <w:rFonts w:ascii="Calibri" w:eastAsia="Times New Roman" w:hAnsi="Calibri" w:cs="Calibri"/>
                    <w:color w:val="000000"/>
                    <w:kern w:val="0"/>
                    <w14:ligatures w14:val="none"/>
                  </w:rPr>
                </w:rPrChange>
              </w:rPr>
              <w:pPrChange w:id="376" w:author="Yang, Xue" w:date="2023-09-27T10:03:00Z">
                <w:pPr>
                  <w:spacing w:line="240" w:lineRule="auto"/>
                </w:pPr>
              </w:pPrChange>
            </w:pPr>
            <w:ins w:id="377" w:author="Yang, Xue" w:date="2023-09-27T10:02:00Z">
              <w:r w:rsidRPr="007211A4">
                <w:rPr>
                  <w:rFonts w:eastAsia="Times New Roman" w:cs="Times New Roman"/>
                  <w:color w:val="000000"/>
                  <w:kern w:val="0"/>
                  <w14:ligatures w14:val="none"/>
                  <w:rPrChange w:id="378" w:author="Yang, Xue" w:date="2023-09-27T10:07:00Z">
                    <w:rPr>
                      <w:rFonts w:ascii="Calibri" w:eastAsia="Times New Roman" w:hAnsi="Calibri" w:cs="Calibri"/>
                      <w:color w:val="000000"/>
                      <w:kern w:val="0"/>
                      <w14:ligatures w14:val="none"/>
                    </w:rPr>
                  </w:rPrChange>
                </w:rPr>
                <w:t>XG</w:t>
              </w:r>
            </w:ins>
          </w:p>
          <w:p w14:paraId="4D082BE2" w14:textId="591BFF92" w:rsidR="00E0030C" w:rsidRPr="007211A4" w:rsidRDefault="00E0030C">
            <w:pPr>
              <w:spacing w:line="240" w:lineRule="auto"/>
              <w:jc w:val="center"/>
              <w:rPr>
                <w:ins w:id="379" w:author="Yang, Xue" w:date="2023-09-27T10:02:00Z"/>
                <w:rFonts w:eastAsia="Times New Roman" w:cs="Times New Roman"/>
                <w:color w:val="000000"/>
                <w:kern w:val="0"/>
                <w14:ligatures w14:val="none"/>
                <w:rPrChange w:id="380" w:author="Yang, Xue" w:date="2023-09-27T10:07:00Z">
                  <w:rPr>
                    <w:ins w:id="381" w:author="Yang, Xue" w:date="2023-09-27T10:02:00Z"/>
                    <w:rFonts w:ascii="Calibri" w:eastAsia="Times New Roman" w:hAnsi="Calibri" w:cs="Calibri"/>
                    <w:color w:val="000000"/>
                    <w:kern w:val="0"/>
                    <w14:ligatures w14:val="none"/>
                  </w:rPr>
                </w:rPrChange>
              </w:rPr>
              <w:pPrChange w:id="382" w:author="Yang, Xue" w:date="2023-09-27T10:03:00Z">
                <w:pPr>
                  <w:spacing w:line="240" w:lineRule="auto"/>
                </w:pPr>
              </w:pPrChange>
            </w:pPr>
            <w:ins w:id="383" w:author="Yang, Xue" w:date="2023-09-27T10:02:00Z">
              <w:r w:rsidRPr="007211A4">
                <w:rPr>
                  <w:rFonts w:eastAsia="Times New Roman" w:cs="Times New Roman"/>
                  <w:color w:val="000000"/>
                  <w:kern w:val="0"/>
                  <w14:ligatures w14:val="none"/>
                  <w:rPrChange w:id="384" w:author="Yang, Xue" w:date="2023-09-27T10:07:00Z">
                    <w:rPr>
                      <w:rFonts w:ascii="Calibri" w:eastAsia="Times New Roman" w:hAnsi="Calibri" w:cs="Calibri"/>
                      <w:color w:val="000000"/>
                      <w:kern w:val="0"/>
                      <w14:ligatures w14:val="none"/>
                    </w:rPr>
                  </w:rPrChange>
                </w:rPr>
                <w:t>Boost</w:t>
              </w:r>
            </w:ins>
          </w:p>
        </w:tc>
        <w:tc>
          <w:tcPr>
            <w:tcW w:w="1024" w:type="dxa"/>
            <w:tcBorders>
              <w:top w:val="nil"/>
              <w:left w:val="nil"/>
              <w:bottom w:val="nil"/>
              <w:right w:val="nil"/>
            </w:tcBorders>
            <w:shd w:val="clear" w:color="auto" w:fill="auto"/>
            <w:noWrap/>
            <w:vAlign w:val="bottom"/>
            <w:hideMark/>
            <w:tcPrChange w:id="385" w:author="Kompella, Sai Chandrika" w:date="2023-09-29T06:51:00Z">
              <w:tcPr>
                <w:tcW w:w="960" w:type="dxa"/>
                <w:tcBorders>
                  <w:top w:val="nil"/>
                  <w:left w:val="nil"/>
                  <w:bottom w:val="nil"/>
                  <w:right w:val="nil"/>
                </w:tcBorders>
                <w:shd w:val="clear" w:color="auto" w:fill="auto"/>
                <w:noWrap/>
                <w:vAlign w:val="bottom"/>
                <w:hideMark/>
              </w:tcPr>
            </w:tcPrChange>
          </w:tcPr>
          <w:p w14:paraId="2B5C7DC2" w14:textId="77777777" w:rsidR="00E0030C" w:rsidRPr="007211A4" w:rsidRDefault="00E0030C">
            <w:pPr>
              <w:spacing w:line="240" w:lineRule="auto"/>
              <w:jc w:val="center"/>
              <w:rPr>
                <w:ins w:id="386" w:author="Yang, Xue" w:date="2023-09-27T10:02:00Z"/>
                <w:rFonts w:eastAsia="Times New Roman" w:cs="Times New Roman"/>
                <w:color w:val="000000"/>
                <w:kern w:val="0"/>
                <w14:ligatures w14:val="none"/>
                <w:rPrChange w:id="387" w:author="Yang, Xue" w:date="2023-09-27T10:07:00Z">
                  <w:rPr>
                    <w:ins w:id="388" w:author="Yang, Xue" w:date="2023-09-27T10:02:00Z"/>
                    <w:rFonts w:ascii="Calibri" w:eastAsia="Times New Roman" w:hAnsi="Calibri" w:cs="Calibri"/>
                    <w:color w:val="000000"/>
                    <w:kern w:val="0"/>
                    <w14:ligatures w14:val="none"/>
                  </w:rPr>
                </w:rPrChange>
              </w:rPr>
              <w:pPrChange w:id="389" w:author="Yang, Xue" w:date="2023-09-27T10:03:00Z">
                <w:pPr>
                  <w:spacing w:line="240" w:lineRule="auto"/>
                </w:pPr>
              </w:pPrChange>
            </w:pPr>
            <w:ins w:id="390" w:author="Yang, Xue" w:date="2023-09-27T10:02:00Z">
              <w:r w:rsidRPr="007211A4">
                <w:rPr>
                  <w:rFonts w:eastAsia="Times New Roman" w:cs="Times New Roman"/>
                  <w:color w:val="000000"/>
                  <w:kern w:val="0"/>
                  <w14:ligatures w14:val="none"/>
                  <w:rPrChange w:id="391" w:author="Yang, Xue" w:date="2023-09-27T10:07:00Z">
                    <w:rPr>
                      <w:rFonts w:ascii="Calibri" w:eastAsia="Times New Roman" w:hAnsi="Calibri" w:cs="Calibri"/>
                      <w:color w:val="000000"/>
                      <w:kern w:val="0"/>
                      <w14:ligatures w14:val="none"/>
                    </w:rPr>
                  </w:rPrChange>
                </w:rPr>
                <w:t>Cat</w:t>
              </w:r>
            </w:ins>
          </w:p>
          <w:p w14:paraId="4D886015" w14:textId="0310821E" w:rsidR="00E0030C" w:rsidRPr="007211A4" w:rsidRDefault="00E0030C">
            <w:pPr>
              <w:spacing w:line="240" w:lineRule="auto"/>
              <w:jc w:val="center"/>
              <w:rPr>
                <w:ins w:id="392" w:author="Yang, Xue" w:date="2023-09-27T10:02:00Z"/>
                <w:rFonts w:eastAsia="Times New Roman" w:cs="Times New Roman"/>
                <w:color w:val="000000"/>
                <w:kern w:val="0"/>
                <w14:ligatures w14:val="none"/>
                <w:rPrChange w:id="393" w:author="Yang, Xue" w:date="2023-09-27T10:07:00Z">
                  <w:rPr>
                    <w:ins w:id="394" w:author="Yang, Xue" w:date="2023-09-27T10:02:00Z"/>
                    <w:rFonts w:ascii="Calibri" w:eastAsia="Times New Roman" w:hAnsi="Calibri" w:cs="Calibri"/>
                    <w:color w:val="000000"/>
                    <w:kern w:val="0"/>
                    <w14:ligatures w14:val="none"/>
                  </w:rPr>
                </w:rPrChange>
              </w:rPr>
              <w:pPrChange w:id="395" w:author="Yang, Xue" w:date="2023-09-27T10:03:00Z">
                <w:pPr>
                  <w:spacing w:line="240" w:lineRule="auto"/>
                </w:pPr>
              </w:pPrChange>
            </w:pPr>
            <w:ins w:id="396" w:author="Yang, Xue" w:date="2023-09-27T10:02:00Z">
              <w:r w:rsidRPr="007211A4">
                <w:rPr>
                  <w:rFonts w:eastAsia="Times New Roman" w:cs="Times New Roman"/>
                  <w:color w:val="000000"/>
                  <w:kern w:val="0"/>
                  <w14:ligatures w14:val="none"/>
                  <w:rPrChange w:id="397" w:author="Yang, Xue" w:date="2023-09-27T10:07:00Z">
                    <w:rPr>
                      <w:rFonts w:ascii="Calibri" w:eastAsia="Times New Roman" w:hAnsi="Calibri" w:cs="Calibri"/>
                      <w:color w:val="000000"/>
                      <w:kern w:val="0"/>
                      <w14:ligatures w14:val="none"/>
                    </w:rPr>
                  </w:rPrChange>
                </w:rPr>
                <w:t>Boost</w:t>
              </w:r>
            </w:ins>
          </w:p>
        </w:tc>
        <w:tc>
          <w:tcPr>
            <w:tcW w:w="1200" w:type="dxa"/>
            <w:tcBorders>
              <w:top w:val="nil"/>
              <w:left w:val="nil"/>
              <w:bottom w:val="nil"/>
              <w:right w:val="nil"/>
            </w:tcBorders>
            <w:shd w:val="clear" w:color="auto" w:fill="auto"/>
            <w:noWrap/>
            <w:vAlign w:val="bottom"/>
            <w:hideMark/>
            <w:tcPrChange w:id="398" w:author="Kompella, Sai Chandrika" w:date="2023-09-29T06:51:00Z">
              <w:tcPr>
                <w:tcW w:w="1504" w:type="dxa"/>
                <w:tcBorders>
                  <w:top w:val="nil"/>
                  <w:left w:val="nil"/>
                  <w:bottom w:val="nil"/>
                  <w:right w:val="nil"/>
                </w:tcBorders>
                <w:shd w:val="clear" w:color="auto" w:fill="auto"/>
                <w:noWrap/>
                <w:vAlign w:val="bottom"/>
                <w:hideMark/>
              </w:tcPr>
            </w:tcPrChange>
          </w:tcPr>
          <w:p w14:paraId="48D891E3" w14:textId="77777777" w:rsidR="00E0030C" w:rsidRPr="007211A4" w:rsidRDefault="00E0030C">
            <w:pPr>
              <w:spacing w:line="240" w:lineRule="auto"/>
              <w:jc w:val="center"/>
              <w:rPr>
                <w:ins w:id="399" w:author="Yang, Xue" w:date="2023-09-27T10:02:00Z"/>
                <w:rFonts w:eastAsia="Times New Roman" w:cs="Times New Roman"/>
                <w:color w:val="000000"/>
                <w:kern w:val="0"/>
                <w14:ligatures w14:val="none"/>
                <w:rPrChange w:id="400" w:author="Yang, Xue" w:date="2023-09-27T10:07:00Z">
                  <w:rPr>
                    <w:ins w:id="401" w:author="Yang, Xue" w:date="2023-09-27T10:02:00Z"/>
                    <w:rFonts w:ascii="Calibri" w:eastAsia="Times New Roman" w:hAnsi="Calibri" w:cs="Calibri"/>
                    <w:color w:val="000000"/>
                    <w:kern w:val="0"/>
                    <w14:ligatures w14:val="none"/>
                  </w:rPr>
                </w:rPrChange>
              </w:rPr>
              <w:pPrChange w:id="402" w:author="Yang, Xue" w:date="2023-09-27T10:03:00Z">
                <w:pPr>
                  <w:spacing w:line="240" w:lineRule="auto"/>
                </w:pPr>
              </w:pPrChange>
            </w:pPr>
            <w:ins w:id="403" w:author="Yang, Xue" w:date="2023-09-27T10:02:00Z">
              <w:r w:rsidRPr="007211A4">
                <w:rPr>
                  <w:rFonts w:eastAsia="Times New Roman" w:cs="Times New Roman"/>
                  <w:color w:val="000000"/>
                  <w:kern w:val="0"/>
                  <w14:ligatures w14:val="none"/>
                  <w:rPrChange w:id="404" w:author="Yang, Xue" w:date="2023-09-27T10:07:00Z">
                    <w:rPr>
                      <w:rFonts w:ascii="Calibri" w:eastAsia="Times New Roman" w:hAnsi="Calibri" w:cs="Calibri"/>
                      <w:color w:val="000000"/>
                      <w:kern w:val="0"/>
                      <w14:ligatures w14:val="none"/>
                    </w:rPr>
                  </w:rPrChange>
                </w:rPr>
                <w:t>Neural</w:t>
              </w:r>
            </w:ins>
          </w:p>
          <w:p w14:paraId="03DADD73" w14:textId="1651528C" w:rsidR="00E0030C" w:rsidRPr="007211A4" w:rsidRDefault="00E0030C">
            <w:pPr>
              <w:spacing w:line="240" w:lineRule="auto"/>
              <w:jc w:val="center"/>
              <w:rPr>
                <w:ins w:id="405" w:author="Yang, Xue" w:date="2023-09-27T10:02:00Z"/>
                <w:rFonts w:eastAsia="Times New Roman" w:cs="Times New Roman"/>
                <w:color w:val="000000"/>
                <w:kern w:val="0"/>
                <w14:ligatures w14:val="none"/>
                <w:rPrChange w:id="406" w:author="Yang, Xue" w:date="2023-09-27T10:07:00Z">
                  <w:rPr>
                    <w:ins w:id="407" w:author="Yang, Xue" w:date="2023-09-27T10:02:00Z"/>
                    <w:rFonts w:ascii="Calibri" w:eastAsia="Times New Roman" w:hAnsi="Calibri" w:cs="Calibri"/>
                    <w:color w:val="000000"/>
                    <w:kern w:val="0"/>
                    <w14:ligatures w14:val="none"/>
                  </w:rPr>
                </w:rPrChange>
              </w:rPr>
              <w:pPrChange w:id="408" w:author="Yang, Xue" w:date="2023-09-27T10:03:00Z">
                <w:pPr>
                  <w:spacing w:line="240" w:lineRule="auto"/>
                </w:pPr>
              </w:pPrChange>
            </w:pPr>
            <w:proofErr w:type="spellStart"/>
            <w:ins w:id="409" w:author="Yang, Xue" w:date="2023-09-27T10:02:00Z">
              <w:r w:rsidRPr="007211A4">
                <w:rPr>
                  <w:rFonts w:eastAsia="Times New Roman" w:cs="Times New Roman"/>
                  <w:color w:val="000000"/>
                  <w:kern w:val="0"/>
                  <w14:ligatures w14:val="none"/>
                  <w:rPrChange w:id="410" w:author="Yang, Xue" w:date="2023-09-27T10:07:00Z">
                    <w:rPr>
                      <w:rFonts w:ascii="Calibri" w:eastAsia="Times New Roman" w:hAnsi="Calibri" w:cs="Calibri"/>
                      <w:color w:val="000000"/>
                      <w:kern w:val="0"/>
                      <w14:ligatures w14:val="none"/>
                    </w:rPr>
                  </w:rPrChange>
                </w:rPr>
                <w:t>NetFastAI</w:t>
              </w:r>
              <w:proofErr w:type="spellEnd"/>
            </w:ins>
          </w:p>
        </w:tc>
      </w:tr>
      <w:tr w:rsidR="00E0030C" w:rsidRPr="00E0030C" w14:paraId="03B0F55A" w14:textId="77777777" w:rsidTr="2B44B431">
        <w:trPr>
          <w:trHeight w:val="288"/>
          <w:jc w:val="center"/>
          <w:ins w:id="411" w:author="Yang, Xue" w:date="2023-09-27T10:02:00Z"/>
          <w:trPrChange w:id="412"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413" w:author="Kompella, Sai Chandrika" w:date="2023-09-29T06:51:00Z">
              <w:tcPr>
                <w:tcW w:w="2274" w:type="dxa"/>
                <w:tcBorders>
                  <w:top w:val="nil"/>
                  <w:left w:val="nil"/>
                  <w:bottom w:val="nil"/>
                  <w:right w:val="nil"/>
                </w:tcBorders>
                <w:shd w:val="clear" w:color="auto" w:fill="auto"/>
                <w:noWrap/>
                <w:vAlign w:val="bottom"/>
                <w:hideMark/>
              </w:tcPr>
            </w:tcPrChange>
          </w:tcPr>
          <w:p w14:paraId="64C46F0B" w14:textId="77777777" w:rsidR="00E0030C" w:rsidRPr="007211A4" w:rsidRDefault="00E0030C" w:rsidP="00E0030C">
            <w:pPr>
              <w:spacing w:line="240" w:lineRule="auto"/>
              <w:rPr>
                <w:ins w:id="414" w:author="Yang, Xue" w:date="2023-09-27T10:02:00Z"/>
                <w:rFonts w:eastAsia="Times New Roman" w:cs="Times New Roman"/>
                <w:color w:val="000000"/>
                <w:kern w:val="0"/>
                <w14:ligatures w14:val="none"/>
                <w:rPrChange w:id="415" w:author="Yang, Xue" w:date="2023-09-27T10:07:00Z">
                  <w:rPr>
                    <w:ins w:id="416" w:author="Yang, Xue" w:date="2023-09-27T10:02:00Z"/>
                    <w:rFonts w:ascii="Calibri" w:eastAsia="Times New Roman" w:hAnsi="Calibri" w:cs="Calibri"/>
                    <w:color w:val="000000"/>
                    <w:kern w:val="0"/>
                    <w14:ligatures w14:val="none"/>
                  </w:rPr>
                </w:rPrChange>
              </w:rPr>
            </w:pPr>
            <w:proofErr w:type="spellStart"/>
            <w:ins w:id="417" w:author="Yang, Xue" w:date="2023-09-27T10:02:00Z">
              <w:r w:rsidRPr="007211A4">
                <w:rPr>
                  <w:rFonts w:eastAsia="Times New Roman" w:cs="Times New Roman"/>
                  <w:color w:val="000000"/>
                  <w:kern w:val="0"/>
                  <w14:ligatures w14:val="none"/>
                  <w:rPrChange w:id="418" w:author="Yang, Xue" w:date="2023-09-27T10:07:00Z">
                    <w:rPr>
                      <w:rFonts w:ascii="Calibri" w:eastAsia="Times New Roman" w:hAnsi="Calibri" w:cs="Calibri"/>
                      <w:color w:val="000000"/>
                      <w:kern w:val="0"/>
                      <w14:ligatures w14:val="none"/>
                    </w:rPr>
                  </w:rPrChange>
                </w:rPr>
                <w:t>race_cd</w:t>
              </w:r>
              <w:proofErr w:type="spellEnd"/>
            </w:ins>
          </w:p>
        </w:tc>
        <w:tc>
          <w:tcPr>
            <w:tcW w:w="1170" w:type="dxa"/>
            <w:tcBorders>
              <w:top w:val="nil"/>
              <w:left w:val="nil"/>
              <w:bottom w:val="nil"/>
              <w:right w:val="nil"/>
            </w:tcBorders>
            <w:shd w:val="clear" w:color="auto" w:fill="auto"/>
            <w:noWrap/>
            <w:vAlign w:val="bottom"/>
            <w:hideMark/>
            <w:tcPrChange w:id="419" w:author="Kompella, Sai Chandrika" w:date="2023-09-29T06:51:00Z">
              <w:tcPr>
                <w:tcW w:w="1333" w:type="dxa"/>
                <w:tcBorders>
                  <w:top w:val="nil"/>
                  <w:left w:val="nil"/>
                  <w:bottom w:val="nil"/>
                  <w:right w:val="nil"/>
                </w:tcBorders>
                <w:shd w:val="clear" w:color="auto" w:fill="auto"/>
                <w:noWrap/>
                <w:vAlign w:val="bottom"/>
                <w:hideMark/>
              </w:tcPr>
            </w:tcPrChange>
          </w:tcPr>
          <w:p w14:paraId="0DFD1073" w14:textId="77777777" w:rsidR="00E0030C" w:rsidRPr="007211A4" w:rsidRDefault="00E0030C">
            <w:pPr>
              <w:spacing w:line="240" w:lineRule="auto"/>
              <w:jc w:val="center"/>
              <w:rPr>
                <w:ins w:id="420" w:author="Yang, Xue" w:date="2023-09-27T10:02:00Z"/>
                <w:rFonts w:eastAsia="Times New Roman" w:cs="Times New Roman"/>
                <w:color w:val="000000"/>
                <w:kern w:val="0"/>
                <w14:ligatures w14:val="none"/>
                <w:rPrChange w:id="421" w:author="Yang, Xue" w:date="2023-09-27T10:07:00Z">
                  <w:rPr>
                    <w:ins w:id="422" w:author="Yang, Xue" w:date="2023-09-27T10:02:00Z"/>
                    <w:rFonts w:ascii="Calibri" w:eastAsia="Times New Roman" w:hAnsi="Calibri" w:cs="Calibri"/>
                    <w:color w:val="000000"/>
                    <w:kern w:val="0"/>
                    <w14:ligatures w14:val="none"/>
                  </w:rPr>
                </w:rPrChange>
              </w:rPr>
              <w:pPrChange w:id="423" w:author="Yang, Xue" w:date="2023-09-27T10:03:00Z">
                <w:pPr>
                  <w:spacing w:line="240" w:lineRule="auto"/>
                  <w:jc w:val="right"/>
                </w:pPr>
              </w:pPrChange>
            </w:pPr>
            <w:ins w:id="424" w:author="Yang, Xue" w:date="2023-09-27T10:02:00Z">
              <w:r w:rsidRPr="007211A4">
                <w:rPr>
                  <w:rFonts w:eastAsia="Times New Roman" w:cs="Times New Roman"/>
                  <w:color w:val="000000"/>
                  <w:kern w:val="0"/>
                  <w14:ligatures w14:val="none"/>
                  <w:rPrChange w:id="425" w:author="Yang, Xue" w:date="2023-09-27T10:07:00Z">
                    <w:rPr>
                      <w:rFonts w:ascii="Calibri" w:eastAsia="Times New Roman" w:hAnsi="Calibri" w:cs="Calibri"/>
                      <w:color w:val="000000"/>
                      <w:kern w:val="0"/>
                      <w14:ligatures w14:val="none"/>
                    </w:rPr>
                  </w:rPrChange>
                </w:rPr>
                <w:t>1</w:t>
              </w:r>
            </w:ins>
          </w:p>
        </w:tc>
        <w:tc>
          <w:tcPr>
            <w:tcW w:w="1188" w:type="dxa"/>
            <w:tcBorders>
              <w:top w:val="nil"/>
              <w:left w:val="nil"/>
              <w:bottom w:val="nil"/>
              <w:right w:val="nil"/>
            </w:tcBorders>
            <w:shd w:val="clear" w:color="auto" w:fill="auto"/>
            <w:noWrap/>
            <w:vAlign w:val="bottom"/>
            <w:hideMark/>
            <w:tcPrChange w:id="426" w:author="Kompella, Sai Chandrika" w:date="2023-09-29T06:51:00Z">
              <w:tcPr>
                <w:tcW w:w="1351" w:type="dxa"/>
                <w:tcBorders>
                  <w:top w:val="nil"/>
                  <w:left w:val="nil"/>
                  <w:bottom w:val="nil"/>
                  <w:right w:val="nil"/>
                </w:tcBorders>
                <w:shd w:val="clear" w:color="auto" w:fill="auto"/>
                <w:noWrap/>
                <w:vAlign w:val="bottom"/>
                <w:hideMark/>
              </w:tcPr>
            </w:tcPrChange>
          </w:tcPr>
          <w:p w14:paraId="406CBC68" w14:textId="77777777" w:rsidR="00E0030C" w:rsidRPr="007211A4" w:rsidRDefault="00E0030C">
            <w:pPr>
              <w:spacing w:line="240" w:lineRule="auto"/>
              <w:jc w:val="center"/>
              <w:rPr>
                <w:ins w:id="427" w:author="Yang, Xue" w:date="2023-09-27T10:02:00Z"/>
                <w:rFonts w:eastAsia="Times New Roman" w:cs="Times New Roman"/>
                <w:color w:val="000000"/>
                <w:kern w:val="0"/>
                <w14:ligatures w14:val="none"/>
                <w:rPrChange w:id="428" w:author="Yang, Xue" w:date="2023-09-27T10:07:00Z">
                  <w:rPr>
                    <w:ins w:id="429" w:author="Yang, Xue" w:date="2023-09-27T10:02:00Z"/>
                    <w:rFonts w:ascii="Calibri" w:eastAsia="Times New Roman" w:hAnsi="Calibri" w:cs="Calibri"/>
                    <w:color w:val="000000"/>
                    <w:kern w:val="0"/>
                    <w14:ligatures w14:val="none"/>
                  </w:rPr>
                </w:rPrChange>
              </w:rPr>
              <w:pPrChange w:id="430" w:author="Yang, Xue" w:date="2023-09-27T10:03:00Z">
                <w:pPr>
                  <w:spacing w:line="240" w:lineRule="auto"/>
                  <w:jc w:val="right"/>
                </w:pPr>
              </w:pPrChange>
            </w:pPr>
            <w:ins w:id="431" w:author="Yang, Xue" w:date="2023-09-27T10:02:00Z">
              <w:r w:rsidRPr="007211A4">
                <w:rPr>
                  <w:rFonts w:eastAsia="Times New Roman" w:cs="Times New Roman"/>
                  <w:color w:val="000000"/>
                  <w:kern w:val="0"/>
                  <w14:ligatures w14:val="none"/>
                  <w:rPrChange w:id="432" w:author="Yang, Xue" w:date="2023-09-27T10:07:00Z">
                    <w:rPr>
                      <w:rFonts w:ascii="Calibri" w:eastAsia="Times New Roman" w:hAnsi="Calibri" w:cs="Calibri"/>
                      <w:color w:val="000000"/>
                      <w:kern w:val="0"/>
                      <w14:ligatures w14:val="none"/>
                    </w:rPr>
                  </w:rPrChange>
                </w:rPr>
                <w:t>1</w:t>
              </w:r>
            </w:ins>
          </w:p>
        </w:tc>
        <w:tc>
          <w:tcPr>
            <w:tcW w:w="1262" w:type="dxa"/>
            <w:tcBorders>
              <w:top w:val="nil"/>
              <w:left w:val="nil"/>
              <w:bottom w:val="nil"/>
              <w:right w:val="nil"/>
            </w:tcBorders>
            <w:shd w:val="clear" w:color="auto" w:fill="auto"/>
            <w:noWrap/>
            <w:vAlign w:val="bottom"/>
            <w:hideMark/>
            <w:tcPrChange w:id="433" w:author="Kompella, Sai Chandrika" w:date="2023-09-29T06:51:00Z">
              <w:tcPr>
                <w:tcW w:w="1715" w:type="dxa"/>
                <w:tcBorders>
                  <w:top w:val="nil"/>
                  <w:left w:val="nil"/>
                  <w:bottom w:val="nil"/>
                  <w:right w:val="nil"/>
                </w:tcBorders>
                <w:shd w:val="clear" w:color="auto" w:fill="auto"/>
                <w:noWrap/>
                <w:vAlign w:val="bottom"/>
                <w:hideMark/>
              </w:tcPr>
            </w:tcPrChange>
          </w:tcPr>
          <w:p w14:paraId="2684B734" w14:textId="77777777" w:rsidR="00E0030C" w:rsidRPr="007211A4" w:rsidRDefault="00E0030C">
            <w:pPr>
              <w:spacing w:line="240" w:lineRule="auto"/>
              <w:jc w:val="center"/>
              <w:rPr>
                <w:ins w:id="434" w:author="Yang, Xue" w:date="2023-09-27T10:02:00Z"/>
                <w:rFonts w:eastAsia="Times New Roman" w:cs="Times New Roman"/>
                <w:color w:val="000000"/>
                <w:kern w:val="0"/>
                <w14:ligatures w14:val="none"/>
                <w:rPrChange w:id="435" w:author="Yang, Xue" w:date="2023-09-27T10:07:00Z">
                  <w:rPr>
                    <w:ins w:id="436" w:author="Yang, Xue" w:date="2023-09-27T10:02:00Z"/>
                    <w:rFonts w:ascii="Calibri" w:eastAsia="Times New Roman" w:hAnsi="Calibri" w:cs="Calibri"/>
                    <w:color w:val="000000"/>
                    <w:kern w:val="0"/>
                    <w14:ligatures w14:val="none"/>
                  </w:rPr>
                </w:rPrChange>
              </w:rPr>
              <w:pPrChange w:id="437" w:author="Yang, Xue" w:date="2023-09-27T10:03:00Z">
                <w:pPr>
                  <w:spacing w:line="240" w:lineRule="auto"/>
                  <w:jc w:val="right"/>
                </w:pPr>
              </w:pPrChange>
            </w:pPr>
            <w:ins w:id="438" w:author="Yang, Xue" w:date="2023-09-27T10:02:00Z">
              <w:r w:rsidRPr="007211A4">
                <w:rPr>
                  <w:rFonts w:eastAsia="Times New Roman" w:cs="Times New Roman"/>
                  <w:color w:val="000000"/>
                  <w:kern w:val="0"/>
                  <w14:ligatures w14:val="none"/>
                  <w:rPrChange w:id="439" w:author="Yang, Xue" w:date="2023-09-27T10:07:00Z">
                    <w:rPr>
                      <w:rFonts w:ascii="Calibri" w:eastAsia="Times New Roman" w:hAnsi="Calibri" w:cs="Calibri"/>
                      <w:color w:val="000000"/>
                      <w:kern w:val="0"/>
                      <w14:ligatures w14:val="none"/>
                    </w:rPr>
                  </w:rPrChange>
                </w:rPr>
                <w:t>1</w:t>
              </w:r>
            </w:ins>
          </w:p>
        </w:tc>
        <w:tc>
          <w:tcPr>
            <w:tcW w:w="1244" w:type="dxa"/>
            <w:tcBorders>
              <w:top w:val="nil"/>
              <w:left w:val="nil"/>
              <w:bottom w:val="nil"/>
              <w:right w:val="nil"/>
            </w:tcBorders>
            <w:shd w:val="clear" w:color="auto" w:fill="auto"/>
            <w:noWrap/>
            <w:vAlign w:val="bottom"/>
            <w:hideMark/>
            <w:tcPrChange w:id="440" w:author="Kompella, Sai Chandrika" w:date="2023-09-29T06:51:00Z">
              <w:tcPr>
                <w:tcW w:w="1697" w:type="dxa"/>
                <w:tcBorders>
                  <w:top w:val="nil"/>
                  <w:left w:val="nil"/>
                  <w:bottom w:val="nil"/>
                  <w:right w:val="nil"/>
                </w:tcBorders>
                <w:shd w:val="clear" w:color="auto" w:fill="auto"/>
                <w:noWrap/>
                <w:vAlign w:val="bottom"/>
                <w:hideMark/>
              </w:tcPr>
            </w:tcPrChange>
          </w:tcPr>
          <w:p w14:paraId="4C74FC10" w14:textId="77777777" w:rsidR="00E0030C" w:rsidRPr="007211A4" w:rsidRDefault="00E0030C">
            <w:pPr>
              <w:spacing w:line="240" w:lineRule="auto"/>
              <w:jc w:val="center"/>
              <w:rPr>
                <w:ins w:id="441" w:author="Yang, Xue" w:date="2023-09-27T10:02:00Z"/>
                <w:rFonts w:eastAsia="Times New Roman" w:cs="Times New Roman"/>
                <w:color w:val="000000"/>
                <w:kern w:val="0"/>
                <w14:ligatures w14:val="none"/>
                <w:rPrChange w:id="442" w:author="Yang, Xue" w:date="2023-09-27T10:07:00Z">
                  <w:rPr>
                    <w:ins w:id="443" w:author="Yang, Xue" w:date="2023-09-27T10:02:00Z"/>
                    <w:rFonts w:ascii="Calibri" w:eastAsia="Times New Roman" w:hAnsi="Calibri" w:cs="Calibri"/>
                    <w:color w:val="000000"/>
                    <w:kern w:val="0"/>
                    <w14:ligatures w14:val="none"/>
                  </w:rPr>
                </w:rPrChange>
              </w:rPr>
              <w:pPrChange w:id="444" w:author="Yang, Xue" w:date="2023-09-27T10:03:00Z">
                <w:pPr>
                  <w:spacing w:line="240" w:lineRule="auto"/>
                  <w:jc w:val="right"/>
                </w:pPr>
              </w:pPrChange>
            </w:pPr>
            <w:ins w:id="445" w:author="Yang, Xue" w:date="2023-09-27T10:02:00Z">
              <w:r w:rsidRPr="007211A4">
                <w:rPr>
                  <w:rFonts w:eastAsia="Times New Roman" w:cs="Times New Roman"/>
                  <w:color w:val="000000"/>
                  <w:kern w:val="0"/>
                  <w14:ligatures w14:val="none"/>
                  <w:rPrChange w:id="446" w:author="Yang, Xue" w:date="2023-09-27T10:07:00Z">
                    <w:rPr>
                      <w:rFonts w:ascii="Calibri" w:eastAsia="Times New Roman" w:hAnsi="Calibri" w:cs="Calibri"/>
                      <w:color w:val="000000"/>
                      <w:kern w:val="0"/>
                      <w14:ligatures w14:val="none"/>
                    </w:rPr>
                  </w:rPrChange>
                </w:rPr>
                <w:t>1</w:t>
              </w:r>
            </w:ins>
          </w:p>
        </w:tc>
        <w:tc>
          <w:tcPr>
            <w:tcW w:w="960" w:type="dxa"/>
            <w:tcBorders>
              <w:top w:val="nil"/>
              <w:left w:val="nil"/>
              <w:bottom w:val="nil"/>
              <w:right w:val="nil"/>
            </w:tcBorders>
            <w:shd w:val="clear" w:color="auto" w:fill="auto"/>
            <w:noWrap/>
            <w:vAlign w:val="bottom"/>
            <w:hideMark/>
            <w:tcPrChange w:id="447" w:author="Kompella, Sai Chandrika" w:date="2023-09-29T06:51:00Z">
              <w:tcPr>
                <w:tcW w:w="960" w:type="dxa"/>
                <w:tcBorders>
                  <w:top w:val="nil"/>
                  <w:left w:val="nil"/>
                  <w:bottom w:val="nil"/>
                  <w:right w:val="nil"/>
                </w:tcBorders>
                <w:shd w:val="clear" w:color="auto" w:fill="auto"/>
                <w:noWrap/>
                <w:vAlign w:val="bottom"/>
                <w:hideMark/>
              </w:tcPr>
            </w:tcPrChange>
          </w:tcPr>
          <w:p w14:paraId="3EF6D82A" w14:textId="77777777" w:rsidR="00E0030C" w:rsidRPr="007211A4" w:rsidRDefault="00E0030C">
            <w:pPr>
              <w:spacing w:line="240" w:lineRule="auto"/>
              <w:jc w:val="center"/>
              <w:rPr>
                <w:ins w:id="448" w:author="Yang, Xue" w:date="2023-09-27T10:02:00Z"/>
                <w:rFonts w:eastAsia="Times New Roman" w:cs="Times New Roman"/>
                <w:color w:val="000000"/>
                <w:kern w:val="0"/>
                <w14:ligatures w14:val="none"/>
                <w:rPrChange w:id="449" w:author="Yang, Xue" w:date="2023-09-27T10:07:00Z">
                  <w:rPr>
                    <w:ins w:id="450" w:author="Yang, Xue" w:date="2023-09-27T10:02:00Z"/>
                    <w:rFonts w:ascii="Calibri" w:eastAsia="Times New Roman" w:hAnsi="Calibri" w:cs="Calibri"/>
                    <w:color w:val="000000"/>
                    <w:kern w:val="0"/>
                    <w14:ligatures w14:val="none"/>
                  </w:rPr>
                </w:rPrChange>
              </w:rPr>
              <w:pPrChange w:id="451" w:author="Yang, Xue" w:date="2023-09-27T10:03:00Z">
                <w:pPr>
                  <w:spacing w:line="240" w:lineRule="auto"/>
                  <w:jc w:val="right"/>
                </w:pPr>
              </w:pPrChange>
            </w:pPr>
            <w:ins w:id="452" w:author="Yang, Xue" w:date="2023-09-27T10:02:00Z">
              <w:r w:rsidRPr="007211A4">
                <w:rPr>
                  <w:rFonts w:eastAsia="Times New Roman" w:cs="Times New Roman"/>
                  <w:color w:val="000000"/>
                  <w:kern w:val="0"/>
                  <w14:ligatures w14:val="none"/>
                  <w:rPrChange w:id="453" w:author="Yang, Xue" w:date="2023-09-27T10:07:00Z">
                    <w:rPr>
                      <w:rFonts w:ascii="Calibri" w:eastAsia="Times New Roman" w:hAnsi="Calibri" w:cs="Calibri"/>
                      <w:color w:val="000000"/>
                      <w:kern w:val="0"/>
                      <w14:ligatures w14:val="none"/>
                    </w:rPr>
                  </w:rPrChange>
                </w:rPr>
                <w:t>1</w:t>
              </w:r>
            </w:ins>
          </w:p>
        </w:tc>
        <w:tc>
          <w:tcPr>
            <w:tcW w:w="1134" w:type="dxa"/>
            <w:tcBorders>
              <w:top w:val="nil"/>
              <w:left w:val="nil"/>
              <w:bottom w:val="nil"/>
              <w:right w:val="nil"/>
            </w:tcBorders>
            <w:shd w:val="clear" w:color="auto" w:fill="auto"/>
            <w:noWrap/>
            <w:vAlign w:val="bottom"/>
            <w:hideMark/>
            <w:tcPrChange w:id="454" w:author="Kompella, Sai Chandrika" w:date="2023-09-29T06:51:00Z">
              <w:tcPr>
                <w:tcW w:w="1134" w:type="dxa"/>
                <w:tcBorders>
                  <w:top w:val="nil"/>
                  <w:left w:val="nil"/>
                  <w:bottom w:val="nil"/>
                  <w:right w:val="nil"/>
                </w:tcBorders>
                <w:shd w:val="clear" w:color="auto" w:fill="auto"/>
                <w:noWrap/>
                <w:vAlign w:val="bottom"/>
                <w:hideMark/>
              </w:tcPr>
            </w:tcPrChange>
          </w:tcPr>
          <w:p w14:paraId="1ECFA1BF" w14:textId="77777777" w:rsidR="00E0030C" w:rsidRPr="007211A4" w:rsidRDefault="00E0030C">
            <w:pPr>
              <w:spacing w:line="240" w:lineRule="auto"/>
              <w:jc w:val="center"/>
              <w:rPr>
                <w:ins w:id="455" w:author="Yang, Xue" w:date="2023-09-27T10:02:00Z"/>
                <w:rFonts w:eastAsia="Times New Roman" w:cs="Times New Roman"/>
                <w:color w:val="000000"/>
                <w:kern w:val="0"/>
                <w14:ligatures w14:val="none"/>
                <w:rPrChange w:id="456" w:author="Yang, Xue" w:date="2023-09-27T10:07:00Z">
                  <w:rPr>
                    <w:ins w:id="457" w:author="Yang, Xue" w:date="2023-09-27T10:02:00Z"/>
                    <w:rFonts w:ascii="Calibri" w:eastAsia="Times New Roman" w:hAnsi="Calibri" w:cs="Calibri"/>
                    <w:color w:val="000000"/>
                    <w:kern w:val="0"/>
                    <w14:ligatures w14:val="none"/>
                  </w:rPr>
                </w:rPrChange>
              </w:rPr>
              <w:pPrChange w:id="458" w:author="Yang, Xue" w:date="2023-09-27T10:03:00Z">
                <w:pPr>
                  <w:spacing w:line="240" w:lineRule="auto"/>
                  <w:jc w:val="right"/>
                </w:pPr>
              </w:pPrChange>
            </w:pPr>
            <w:ins w:id="459" w:author="Yang, Xue" w:date="2023-09-27T10:02:00Z">
              <w:r w:rsidRPr="007211A4">
                <w:rPr>
                  <w:rFonts w:eastAsia="Times New Roman" w:cs="Times New Roman"/>
                  <w:color w:val="000000"/>
                  <w:kern w:val="0"/>
                  <w14:ligatures w14:val="none"/>
                  <w:rPrChange w:id="460" w:author="Yang, Xue" w:date="2023-09-27T10:07:00Z">
                    <w:rPr>
                      <w:rFonts w:ascii="Calibri" w:eastAsia="Times New Roman" w:hAnsi="Calibri" w:cs="Calibri"/>
                      <w:color w:val="000000"/>
                      <w:kern w:val="0"/>
                      <w14:ligatures w14:val="none"/>
                    </w:rPr>
                  </w:rPrChange>
                </w:rPr>
                <w:t>1</w:t>
              </w:r>
            </w:ins>
          </w:p>
        </w:tc>
        <w:tc>
          <w:tcPr>
            <w:tcW w:w="1260" w:type="dxa"/>
            <w:tcBorders>
              <w:top w:val="nil"/>
              <w:left w:val="nil"/>
              <w:bottom w:val="nil"/>
              <w:right w:val="nil"/>
            </w:tcBorders>
            <w:shd w:val="clear" w:color="auto" w:fill="auto"/>
            <w:noWrap/>
            <w:vAlign w:val="bottom"/>
            <w:hideMark/>
            <w:tcPrChange w:id="461" w:author="Kompella, Sai Chandrika" w:date="2023-09-29T06:51:00Z">
              <w:tcPr>
                <w:tcW w:w="1400" w:type="dxa"/>
                <w:tcBorders>
                  <w:top w:val="nil"/>
                  <w:left w:val="nil"/>
                  <w:bottom w:val="nil"/>
                  <w:right w:val="nil"/>
                </w:tcBorders>
                <w:shd w:val="clear" w:color="auto" w:fill="auto"/>
                <w:noWrap/>
                <w:vAlign w:val="bottom"/>
                <w:hideMark/>
              </w:tcPr>
            </w:tcPrChange>
          </w:tcPr>
          <w:p w14:paraId="1E7CD1BD" w14:textId="77777777" w:rsidR="00E0030C" w:rsidRPr="007211A4" w:rsidRDefault="00E0030C">
            <w:pPr>
              <w:spacing w:line="240" w:lineRule="auto"/>
              <w:jc w:val="center"/>
              <w:rPr>
                <w:ins w:id="462" w:author="Yang, Xue" w:date="2023-09-27T10:02:00Z"/>
                <w:rFonts w:eastAsia="Times New Roman" w:cs="Times New Roman"/>
                <w:color w:val="000000"/>
                <w:kern w:val="0"/>
                <w14:ligatures w14:val="none"/>
                <w:rPrChange w:id="463" w:author="Yang, Xue" w:date="2023-09-27T10:07:00Z">
                  <w:rPr>
                    <w:ins w:id="464" w:author="Yang, Xue" w:date="2023-09-27T10:02:00Z"/>
                    <w:rFonts w:ascii="Calibri" w:eastAsia="Times New Roman" w:hAnsi="Calibri" w:cs="Calibri"/>
                    <w:color w:val="000000"/>
                    <w:kern w:val="0"/>
                    <w14:ligatures w14:val="none"/>
                  </w:rPr>
                </w:rPrChange>
              </w:rPr>
              <w:pPrChange w:id="465" w:author="Yang, Xue" w:date="2023-09-27T10:03:00Z">
                <w:pPr>
                  <w:spacing w:line="240" w:lineRule="auto"/>
                  <w:jc w:val="right"/>
                </w:pPr>
              </w:pPrChange>
            </w:pPr>
            <w:ins w:id="466" w:author="Yang, Xue" w:date="2023-09-27T10:02:00Z">
              <w:r w:rsidRPr="007211A4">
                <w:rPr>
                  <w:rFonts w:eastAsia="Times New Roman" w:cs="Times New Roman"/>
                  <w:color w:val="000000"/>
                  <w:kern w:val="0"/>
                  <w14:ligatures w14:val="none"/>
                  <w:rPrChange w:id="467" w:author="Yang, Xue" w:date="2023-09-27T10:07:00Z">
                    <w:rPr>
                      <w:rFonts w:ascii="Calibri" w:eastAsia="Times New Roman" w:hAnsi="Calibri" w:cs="Calibri"/>
                      <w:color w:val="000000"/>
                      <w:kern w:val="0"/>
                      <w14:ligatures w14:val="none"/>
                    </w:rPr>
                  </w:rPrChange>
                </w:rPr>
                <w:t>0.87</w:t>
              </w:r>
            </w:ins>
          </w:p>
        </w:tc>
        <w:tc>
          <w:tcPr>
            <w:tcW w:w="981" w:type="dxa"/>
            <w:tcBorders>
              <w:top w:val="nil"/>
              <w:left w:val="nil"/>
              <w:bottom w:val="nil"/>
              <w:right w:val="nil"/>
            </w:tcBorders>
            <w:shd w:val="clear" w:color="auto" w:fill="auto"/>
            <w:noWrap/>
            <w:vAlign w:val="bottom"/>
            <w:hideMark/>
            <w:tcPrChange w:id="468" w:author="Kompella, Sai Chandrika" w:date="2023-09-29T06:51:00Z">
              <w:tcPr>
                <w:tcW w:w="960" w:type="dxa"/>
                <w:tcBorders>
                  <w:top w:val="nil"/>
                  <w:left w:val="nil"/>
                  <w:bottom w:val="nil"/>
                  <w:right w:val="nil"/>
                </w:tcBorders>
                <w:shd w:val="clear" w:color="auto" w:fill="auto"/>
                <w:noWrap/>
                <w:vAlign w:val="bottom"/>
                <w:hideMark/>
              </w:tcPr>
            </w:tcPrChange>
          </w:tcPr>
          <w:p w14:paraId="3586FFBA" w14:textId="77777777" w:rsidR="00E0030C" w:rsidRPr="007211A4" w:rsidRDefault="00E0030C">
            <w:pPr>
              <w:spacing w:line="240" w:lineRule="auto"/>
              <w:jc w:val="center"/>
              <w:rPr>
                <w:ins w:id="469" w:author="Yang, Xue" w:date="2023-09-27T10:02:00Z"/>
                <w:rFonts w:eastAsia="Times New Roman" w:cs="Times New Roman"/>
                <w:color w:val="000000"/>
                <w:kern w:val="0"/>
                <w14:ligatures w14:val="none"/>
                <w:rPrChange w:id="470" w:author="Yang, Xue" w:date="2023-09-27T10:07:00Z">
                  <w:rPr>
                    <w:ins w:id="471" w:author="Yang, Xue" w:date="2023-09-27T10:02:00Z"/>
                    <w:rFonts w:ascii="Calibri" w:eastAsia="Times New Roman" w:hAnsi="Calibri" w:cs="Calibri"/>
                    <w:color w:val="000000"/>
                    <w:kern w:val="0"/>
                    <w14:ligatures w14:val="none"/>
                  </w:rPr>
                </w:rPrChange>
              </w:rPr>
              <w:pPrChange w:id="472" w:author="Yang, Xue" w:date="2023-09-27T10:03:00Z">
                <w:pPr>
                  <w:spacing w:line="240" w:lineRule="auto"/>
                  <w:jc w:val="right"/>
                </w:pPr>
              </w:pPrChange>
            </w:pPr>
            <w:ins w:id="473" w:author="Yang, Xue" w:date="2023-09-27T10:02:00Z">
              <w:r w:rsidRPr="007211A4">
                <w:rPr>
                  <w:rFonts w:eastAsia="Times New Roman" w:cs="Times New Roman"/>
                  <w:color w:val="000000"/>
                  <w:kern w:val="0"/>
                  <w14:ligatures w14:val="none"/>
                  <w:rPrChange w:id="474" w:author="Yang, Xue" w:date="2023-09-27T10:07:00Z">
                    <w:rPr>
                      <w:rFonts w:ascii="Calibri" w:eastAsia="Times New Roman" w:hAnsi="Calibri" w:cs="Calibri"/>
                      <w:color w:val="000000"/>
                      <w:kern w:val="0"/>
                      <w14:ligatures w14:val="none"/>
                    </w:rPr>
                  </w:rPrChange>
                </w:rPr>
                <w:t>1</w:t>
              </w:r>
            </w:ins>
          </w:p>
        </w:tc>
        <w:tc>
          <w:tcPr>
            <w:tcW w:w="1024" w:type="dxa"/>
            <w:tcBorders>
              <w:top w:val="nil"/>
              <w:left w:val="nil"/>
              <w:bottom w:val="nil"/>
              <w:right w:val="nil"/>
            </w:tcBorders>
            <w:shd w:val="clear" w:color="auto" w:fill="auto"/>
            <w:noWrap/>
            <w:vAlign w:val="bottom"/>
            <w:hideMark/>
            <w:tcPrChange w:id="475" w:author="Kompella, Sai Chandrika" w:date="2023-09-29T06:51:00Z">
              <w:tcPr>
                <w:tcW w:w="960" w:type="dxa"/>
                <w:tcBorders>
                  <w:top w:val="nil"/>
                  <w:left w:val="nil"/>
                  <w:bottom w:val="nil"/>
                  <w:right w:val="nil"/>
                </w:tcBorders>
                <w:shd w:val="clear" w:color="auto" w:fill="auto"/>
                <w:noWrap/>
                <w:vAlign w:val="bottom"/>
                <w:hideMark/>
              </w:tcPr>
            </w:tcPrChange>
          </w:tcPr>
          <w:p w14:paraId="170D41AA" w14:textId="77777777" w:rsidR="00E0030C" w:rsidRPr="007211A4" w:rsidRDefault="00E0030C">
            <w:pPr>
              <w:spacing w:line="240" w:lineRule="auto"/>
              <w:jc w:val="center"/>
              <w:rPr>
                <w:ins w:id="476" w:author="Yang, Xue" w:date="2023-09-27T10:02:00Z"/>
                <w:rFonts w:eastAsia="Times New Roman" w:cs="Times New Roman"/>
                <w:color w:val="000000"/>
                <w:kern w:val="0"/>
                <w14:ligatures w14:val="none"/>
                <w:rPrChange w:id="477" w:author="Yang, Xue" w:date="2023-09-27T10:07:00Z">
                  <w:rPr>
                    <w:ins w:id="478" w:author="Yang, Xue" w:date="2023-09-27T10:02:00Z"/>
                    <w:rFonts w:ascii="Calibri" w:eastAsia="Times New Roman" w:hAnsi="Calibri" w:cs="Calibri"/>
                    <w:color w:val="000000"/>
                    <w:kern w:val="0"/>
                    <w14:ligatures w14:val="none"/>
                  </w:rPr>
                </w:rPrChange>
              </w:rPr>
              <w:pPrChange w:id="479" w:author="Yang, Xue" w:date="2023-09-27T10:03:00Z">
                <w:pPr>
                  <w:spacing w:line="240" w:lineRule="auto"/>
                  <w:jc w:val="right"/>
                </w:pPr>
              </w:pPrChange>
            </w:pPr>
            <w:ins w:id="480" w:author="Yang, Xue" w:date="2023-09-27T10:02:00Z">
              <w:r w:rsidRPr="007211A4">
                <w:rPr>
                  <w:rFonts w:eastAsia="Times New Roman" w:cs="Times New Roman"/>
                  <w:color w:val="000000"/>
                  <w:kern w:val="0"/>
                  <w14:ligatures w14:val="none"/>
                  <w:rPrChange w:id="481" w:author="Yang, Xue" w:date="2023-09-27T10:07:00Z">
                    <w:rPr>
                      <w:rFonts w:ascii="Calibri" w:eastAsia="Times New Roman" w:hAnsi="Calibri" w:cs="Calibri"/>
                      <w:color w:val="000000"/>
                      <w:kern w:val="0"/>
                      <w14:ligatures w14:val="none"/>
                    </w:rPr>
                  </w:rPrChange>
                </w:rPr>
                <w:t>1</w:t>
              </w:r>
            </w:ins>
          </w:p>
        </w:tc>
        <w:tc>
          <w:tcPr>
            <w:tcW w:w="1200" w:type="dxa"/>
            <w:tcBorders>
              <w:top w:val="nil"/>
              <w:left w:val="nil"/>
              <w:bottom w:val="nil"/>
              <w:right w:val="nil"/>
            </w:tcBorders>
            <w:shd w:val="clear" w:color="auto" w:fill="auto"/>
            <w:noWrap/>
            <w:vAlign w:val="bottom"/>
            <w:hideMark/>
            <w:tcPrChange w:id="482" w:author="Kompella, Sai Chandrika" w:date="2023-09-29T06:51:00Z">
              <w:tcPr>
                <w:tcW w:w="1504" w:type="dxa"/>
                <w:tcBorders>
                  <w:top w:val="nil"/>
                  <w:left w:val="nil"/>
                  <w:bottom w:val="nil"/>
                  <w:right w:val="nil"/>
                </w:tcBorders>
                <w:shd w:val="clear" w:color="auto" w:fill="auto"/>
                <w:noWrap/>
                <w:vAlign w:val="bottom"/>
                <w:hideMark/>
              </w:tcPr>
            </w:tcPrChange>
          </w:tcPr>
          <w:p w14:paraId="729CC7FC" w14:textId="77777777" w:rsidR="00E0030C" w:rsidRPr="007211A4" w:rsidRDefault="00E0030C">
            <w:pPr>
              <w:spacing w:line="240" w:lineRule="auto"/>
              <w:jc w:val="center"/>
              <w:rPr>
                <w:ins w:id="483" w:author="Yang, Xue" w:date="2023-09-27T10:02:00Z"/>
                <w:rFonts w:eastAsia="Times New Roman" w:cs="Times New Roman"/>
                <w:color w:val="000000"/>
                <w:kern w:val="0"/>
                <w14:ligatures w14:val="none"/>
                <w:rPrChange w:id="484" w:author="Yang, Xue" w:date="2023-09-27T10:07:00Z">
                  <w:rPr>
                    <w:ins w:id="485" w:author="Yang, Xue" w:date="2023-09-27T10:02:00Z"/>
                    <w:rFonts w:ascii="Calibri" w:eastAsia="Times New Roman" w:hAnsi="Calibri" w:cs="Calibri"/>
                    <w:color w:val="000000"/>
                    <w:kern w:val="0"/>
                    <w14:ligatures w14:val="none"/>
                  </w:rPr>
                </w:rPrChange>
              </w:rPr>
              <w:pPrChange w:id="486" w:author="Yang, Xue" w:date="2023-09-27T10:03:00Z">
                <w:pPr>
                  <w:spacing w:line="240" w:lineRule="auto"/>
                  <w:jc w:val="right"/>
                </w:pPr>
              </w:pPrChange>
            </w:pPr>
            <w:ins w:id="487" w:author="Yang, Xue" w:date="2023-09-27T10:02:00Z">
              <w:r w:rsidRPr="007211A4">
                <w:rPr>
                  <w:rFonts w:eastAsia="Times New Roman" w:cs="Times New Roman"/>
                  <w:color w:val="000000"/>
                  <w:kern w:val="0"/>
                  <w14:ligatures w14:val="none"/>
                  <w:rPrChange w:id="488" w:author="Yang, Xue" w:date="2023-09-27T10:07:00Z">
                    <w:rPr>
                      <w:rFonts w:ascii="Calibri" w:eastAsia="Times New Roman" w:hAnsi="Calibri" w:cs="Calibri"/>
                      <w:color w:val="000000"/>
                      <w:kern w:val="0"/>
                      <w14:ligatures w14:val="none"/>
                    </w:rPr>
                  </w:rPrChange>
                </w:rPr>
                <w:t>1</w:t>
              </w:r>
            </w:ins>
          </w:p>
        </w:tc>
      </w:tr>
      <w:tr w:rsidR="00E0030C" w:rsidRPr="00E0030C" w14:paraId="44F701AC" w14:textId="77777777" w:rsidTr="2B44B431">
        <w:trPr>
          <w:trHeight w:val="288"/>
          <w:jc w:val="center"/>
          <w:ins w:id="489" w:author="Yang, Xue" w:date="2023-09-27T10:02:00Z"/>
          <w:trPrChange w:id="490"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491" w:author="Kompella, Sai Chandrika" w:date="2023-09-29T06:51:00Z">
              <w:tcPr>
                <w:tcW w:w="2274" w:type="dxa"/>
                <w:tcBorders>
                  <w:top w:val="nil"/>
                  <w:left w:val="nil"/>
                  <w:bottom w:val="nil"/>
                  <w:right w:val="nil"/>
                </w:tcBorders>
                <w:shd w:val="clear" w:color="auto" w:fill="auto"/>
                <w:noWrap/>
                <w:vAlign w:val="bottom"/>
                <w:hideMark/>
              </w:tcPr>
            </w:tcPrChange>
          </w:tcPr>
          <w:p w14:paraId="36C13944" w14:textId="77777777" w:rsidR="00E0030C" w:rsidRPr="007211A4" w:rsidRDefault="00E0030C" w:rsidP="00E0030C">
            <w:pPr>
              <w:spacing w:line="240" w:lineRule="auto"/>
              <w:rPr>
                <w:ins w:id="492" w:author="Yang, Xue" w:date="2023-09-27T10:02:00Z"/>
                <w:rFonts w:eastAsia="Times New Roman" w:cs="Times New Roman"/>
                <w:color w:val="000000"/>
                <w:kern w:val="0"/>
                <w14:ligatures w14:val="none"/>
                <w:rPrChange w:id="493" w:author="Yang, Xue" w:date="2023-09-27T10:07:00Z">
                  <w:rPr>
                    <w:ins w:id="494" w:author="Yang, Xue" w:date="2023-09-27T10:02:00Z"/>
                    <w:rFonts w:ascii="Calibri" w:eastAsia="Times New Roman" w:hAnsi="Calibri" w:cs="Calibri"/>
                    <w:color w:val="000000"/>
                    <w:kern w:val="0"/>
                    <w14:ligatures w14:val="none"/>
                  </w:rPr>
                </w:rPrChange>
              </w:rPr>
            </w:pPr>
            <w:proofErr w:type="spellStart"/>
            <w:ins w:id="495" w:author="Yang, Xue" w:date="2023-09-27T10:02:00Z">
              <w:r w:rsidRPr="007211A4">
                <w:rPr>
                  <w:rFonts w:eastAsia="Times New Roman" w:cs="Times New Roman"/>
                  <w:color w:val="000000"/>
                  <w:kern w:val="0"/>
                  <w14:ligatures w14:val="none"/>
                  <w:rPrChange w:id="496" w:author="Yang, Xue" w:date="2023-09-27T10:07:00Z">
                    <w:rPr>
                      <w:rFonts w:ascii="Calibri" w:eastAsia="Times New Roman" w:hAnsi="Calibri" w:cs="Calibri"/>
                      <w:color w:val="000000"/>
                      <w:kern w:val="0"/>
                      <w14:ligatures w14:val="none"/>
                    </w:rPr>
                  </w:rPrChange>
                </w:rPr>
                <w:t>est_age</w:t>
              </w:r>
              <w:proofErr w:type="spellEnd"/>
            </w:ins>
          </w:p>
        </w:tc>
        <w:tc>
          <w:tcPr>
            <w:tcW w:w="1170" w:type="dxa"/>
            <w:tcBorders>
              <w:top w:val="nil"/>
              <w:left w:val="nil"/>
              <w:bottom w:val="nil"/>
              <w:right w:val="nil"/>
            </w:tcBorders>
            <w:shd w:val="clear" w:color="auto" w:fill="auto"/>
            <w:noWrap/>
            <w:vAlign w:val="bottom"/>
            <w:hideMark/>
            <w:tcPrChange w:id="497" w:author="Kompella, Sai Chandrika" w:date="2023-09-29T06:51:00Z">
              <w:tcPr>
                <w:tcW w:w="1333" w:type="dxa"/>
                <w:tcBorders>
                  <w:top w:val="nil"/>
                  <w:left w:val="nil"/>
                  <w:bottom w:val="nil"/>
                  <w:right w:val="nil"/>
                </w:tcBorders>
                <w:shd w:val="clear" w:color="auto" w:fill="auto"/>
                <w:noWrap/>
                <w:vAlign w:val="bottom"/>
                <w:hideMark/>
              </w:tcPr>
            </w:tcPrChange>
          </w:tcPr>
          <w:p w14:paraId="065A509E" w14:textId="77777777" w:rsidR="00E0030C" w:rsidRPr="007211A4" w:rsidRDefault="00E0030C">
            <w:pPr>
              <w:spacing w:line="240" w:lineRule="auto"/>
              <w:jc w:val="center"/>
              <w:rPr>
                <w:ins w:id="498" w:author="Yang, Xue" w:date="2023-09-27T10:02:00Z"/>
                <w:rFonts w:eastAsia="Times New Roman" w:cs="Times New Roman"/>
                <w:color w:val="000000"/>
                <w:kern w:val="0"/>
                <w14:ligatures w14:val="none"/>
                <w:rPrChange w:id="499" w:author="Yang, Xue" w:date="2023-09-27T10:07:00Z">
                  <w:rPr>
                    <w:ins w:id="500" w:author="Yang, Xue" w:date="2023-09-27T10:02:00Z"/>
                    <w:rFonts w:ascii="Calibri" w:eastAsia="Times New Roman" w:hAnsi="Calibri" w:cs="Calibri"/>
                    <w:color w:val="000000"/>
                    <w:kern w:val="0"/>
                    <w14:ligatures w14:val="none"/>
                  </w:rPr>
                </w:rPrChange>
              </w:rPr>
              <w:pPrChange w:id="501" w:author="Yang, Xue" w:date="2023-09-27T10:03:00Z">
                <w:pPr>
                  <w:spacing w:line="240" w:lineRule="auto"/>
                  <w:jc w:val="right"/>
                </w:pPr>
              </w:pPrChange>
            </w:pPr>
            <w:ins w:id="502" w:author="Yang, Xue" w:date="2023-09-27T10:02:00Z">
              <w:r w:rsidRPr="007211A4">
                <w:rPr>
                  <w:rFonts w:eastAsia="Times New Roman" w:cs="Times New Roman"/>
                  <w:color w:val="000000"/>
                  <w:kern w:val="0"/>
                  <w14:ligatures w14:val="none"/>
                  <w:rPrChange w:id="503" w:author="Yang, Xue" w:date="2023-09-27T10:07:00Z">
                    <w:rPr>
                      <w:rFonts w:ascii="Calibri" w:eastAsia="Times New Roman" w:hAnsi="Calibri" w:cs="Calibri"/>
                      <w:color w:val="000000"/>
                      <w:kern w:val="0"/>
                      <w14:ligatures w14:val="none"/>
                    </w:rPr>
                  </w:rPrChange>
                </w:rPr>
                <w:t>0.90</w:t>
              </w:r>
            </w:ins>
          </w:p>
        </w:tc>
        <w:tc>
          <w:tcPr>
            <w:tcW w:w="1188" w:type="dxa"/>
            <w:tcBorders>
              <w:top w:val="nil"/>
              <w:left w:val="nil"/>
              <w:bottom w:val="nil"/>
              <w:right w:val="nil"/>
            </w:tcBorders>
            <w:shd w:val="clear" w:color="auto" w:fill="auto"/>
            <w:noWrap/>
            <w:vAlign w:val="bottom"/>
            <w:hideMark/>
            <w:tcPrChange w:id="504" w:author="Kompella, Sai Chandrika" w:date="2023-09-29T06:51:00Z">
              <w:tcPr>
                <w:tcW w:w="1351" w:type="dxa"/>
                <w:tcBorders>
                  <w:top w:val="nil"/>
                  <w:left w:val="nil"/>
                  <w:bottom w:val="nil"/>
                  <w:right w:val="nil"/>
                </w:tcBorders>
                <w:shd w:val="clear" w:color="auto" w:fill="auto"/>
                <w:noWrap/>
                <w:vAlign w:val="bottom"/>
                <w:hideMark/>
              </w:tcPr>
            </w:tcPrChange>
          </w:tcPr>
          <w:p w14:paraId="51D3675C" w14:textId="77777777" w:rsidR="00E0030C" w:rsidRPr="007211A4" w:rsidRDefault="00E0030C">
            <w:pPr>
              <w:spacing w:line="240" w:lineRule="auto"/>
              <w:jc w:val="center"/>
              <w:rPr>
                <w:ins w:id="505" w:author="Yang, Xue" w:date="2023-09-27T10:02:00Z"/>
                <w:rFonts w:eastAsia="Times New Roman" w:cs="Times New Roman"/>
                <w:color w:val="000000"/>
                <w:kern w:val="0"/>
                <w14:ligatures w14:val="none"/>
                <w:rPrChange w:id="506" w:author="Yang, Xue" w:date="2023-09-27T10:07:00Z">
                  <w:rPr>
                    <w:ins w:id="507" w:author="Yang, Xue" w:date="2023-09-27T10:02:00Z"/>
                    <w:rFonts w:ascii="Calibri" w:eastAsia="Times New Roman" w:hAnsi="Calibri" w:cs="Calibri"/>
                    <w:color w:val="000000"/>
                    <w:kern w:val="0"/>
                    <w14:ligatures w14:val="none"/>
                  </w:rPr>
                </w:rPrChange>
              </w:rPr>
              <w:pPrChange w:id="508" w:author="Yang, Xue" w:date="2023-09-27T10:03:00Z">
                <w:pPr>
                  <w:spacing w:line="240" w:lineRule="auto"/>
                  <w:jc w:val="right"/>
                </w:pPr>
              </w:pPrChange>
            </w:pPr>
            <w:ins w:id="509" w:author="Yang, Xue" w:date="2023-09-27T10:02:00Z">
              <w:r w:rsidRPr="007211A4">
                <w:rPr>
                  <w:rFonts w:eastAsia="Times New Roman" w:cs="Times New Roman"/>
                  <w:color w:val="000000"/>
                  <w:kern w:val="0"/>
                  <w14:ligatures w14:val="none"/>
                  <w:rPrChange w:id="510" w:author="Yang, Xue" w:date="2023-09-27T10:07:00Z">
                    <w:rPr>
                      <w:rFonts w:ascii="Calibri" w:eastAsia="Times New Roman" w:hAnsi="Calibri" w:cs="Calibri"/>
                      <w:color w:val="000000"/>
                      <w:kern w:val="0"/>
                      <w14:ligatures w14:val="none"/>
                    </w:rPr>
                  </w:rPrChange>
                </w:rPr>
                <w:t>0.88</w:t>
              </w:r>
            </w:ins>
          </w:p>
        </w:tc>
        <w:tc>
          <w:tcPr>
            <w:tcW w:w="1262" w:type="dxa"/>
            <w:tcBorders>
              <w:top w:val="nil"/>
              <w:left w:val="nil"/>
              <w:bottom w:val="nil"/>
              <w:right w:val="nil"/>
            </w:tcBorders>
            <w:shd w:val="clear" w:color="auto" w:fill="auto"/>
            <w:noWrap/>
            <w:vAlign w:val="bottom"/>
            <w:hideMark/>
            <w:tcPrChange w:id="511" w:author="Kompella, Sai Chandrika" w:date="2023-09-29T06:51:00Z">
              <w:tcPr>
                <w:tcW w:w="1715" w:type="dxa"/>
                <w:tcBorders>
                  <w:top w:val="nil"/>
                  <w:left w:val="nil"/>
                  <w:bottom w:val="nil"/>
                  <w:right w:val="nil"/>
                </w:tcBorders>
                <w:shd w:val="clear" w:color="auto" w:fill="auto"/>
                <w:noWrap/>
                <w:vAlign w:val="bottom"/>
                <w:hideMark/>
              </w:tcPr>
            </w:tcPrChange>
          </w:tcPr>
          <w:p w14:paraId="36310379" w14:textId="77777777" w:rsidR="00E0030C" w:rsidRPr="007211A4" w:rsidRDefault="00E0030C">
            <w:pPr>
              <w:spacing w:line="240" w:lineRule="auto"/>
              <w:jc w:val="center"/>
              <w:rPr>
                <w:ins w:id="512" w:author="Yang, Xue" w:date="2023-09-27T10:02:00Z"/>
                <w:rFonts w:eastAsia="Times New Roman" w:cs="Times New Roman"/>
                <w:color w:val="000000"/>
                <w:kern w:val="0"/>
                <w14:ligatures w14:val="none"/>
                <w:rPrChange w:id="513" w:author="Yang, Xue" w:date="2023-09-27T10:07:00Z">
                  <w:rPr>
                    <w:ins w:id="514" w:author="Yang, Xue" w:date="2023-09-27T10:02:00Z"/>
                    <w:rFonts w:ascii="Calibri" w:eastAsia="Times New Roman" w:hAnsi="Calibri" w:cs="Calibri"/>
                    <w:color w:val="000000"/>
                    <w:kern w:val="0"/>
                    <w14:ligatures w14:val="none"/>
                  </w:rPr>
                </w:rPrChange>
              </w:rPr>
              <w:pPrChange w:id="515" w:author="Yang, Xue" w:date="2023-09-27T10:03:00Z">
                <w:pPr>
                  <w:spacing w:line="240" w:lineRule="auto"/>
                  <w:jc w:val="right"/>
                </w:pPr>
              </w:pPrChange>
            </w:pPr>
            <w:ins w:id="516" w:author="Yang, Xue" w:date="2023-09-27T10:02:00Z">
              <w:r w:rsidRPr="007211A4">
                <w:rPr>
                  <w:rFonts w:eastAsia="Times New Roman" w:cs="Times New Roman"/>
                  <w:color w:val="000000"/>
                  <w:kern w:val="0"/>
                  <w14:ligatures w14:val="none"/>
                  <w:rPrChange w:id="517" w:author="Yang, Xue" w:date="2023-09-27T10:07:00Z">
                    <w:rPr>
                      <w:rFonts w:ascii="Calibri" w:eastAsia="Times New Roman" w:hAnsi="Calibri" w:cs="Calibri"/>
                      <w:color w:val="000000"/>
                      <w:kern w:val="0"/>
                      <w14:ligatures w14:val="none"/>
                    </w:rPr>
                  </w:rPrChange>
                </w:rPr>
                <w:t>0.86</w:t>
              </w:r>
            </w:ins>
          </w:p>
        </w:tc>
        <w:tc>
          <w:tcPr>
            <w:tcW w:w="1244" w:type="dxa"/>
            <w:tcBorders>
              <w:top w:val="nil"/>
              <w:left w:val="nil"/>
              <w:bottom w:val="nil"/>
              <w:right w:val="nil"/>
            </w:tcBorders>
            <w:shd w:val="clear" w:color="auto" w:fill="auto"/>
            <w:noWrap/>
            <w:vAlign w:val="bottom"/>
            <w:hideMark/>
            <w:tcPrChange w:id="518" w:author="Kompella, Sai Chandrika" w:date="2023-09-29T06:51:00Z">
              <w:tcPr>
                <w:tcW w:w="1697" w:type="dxa"/>
                <w:tcBorders>
                  <w:top w:val="nil"/>
                  <w:left w:val="nil"/>
                  <w:bottom w:val="nil"/>
                  <w:right w:val="nil"/>
                </w:tcBorders>
                <w:shd w:val="clear" w:color="auto" w:fill="auto"/>
                <w:noWrap/>
                <w:vAlign w:val="bottom"/>
                <w:hideMark/>
              </w:tcPr>
            </w:tcPrChange>
          </w:tcPr>
          <w:p w14:paraId="115F04A3" w14:textId="77777777" w:rsidR="00E0030C" w:rsidRPr="007211A4" w:rsidRDefault="00E0030C">
            <w:pPr>
              <w:spacing w:line="240" w:lineRule="auto"/>
              <w:jc w:val="center"/>
              <w:rPr>
                <w:ins w:id="519" w:author="Yang, Xue" w:date="2023-09-27T10:02:00Z"/>
                <w:rFonts w:eastAsia="Times New Roman" w:cs="Times New Roman"/>
                <w:color w:val="000000"/>
                <w:kern w:val="0"/>
                <w14:ligatures w14:val="none"/>
                <w:rPrChange w:id="520" w:author="Yang, Xue" w:date="2023-09-27T10:07:00Z">
                  <w:rPr>
                    <w:ins w:id="521" w:author="Yang, Xue" w:date="2023-09-27T10:02:00Z"/>
                    <w:rFonts w:ascii="Calibri" w:eastAsia="Times New Roman" w:hAnsi="Calibri" w:cs="Calibri"/>
                    <w:color w:val="000000"/>
                    <w:kern w:val="0"/>
                    <w14:ligatures w14:val="none"/>
                  </w:rPr>
                </w:rPrChange>
              </w:rPr>
              <w:pPrChange w:id="522" w:author="Yang, Xue" w:date="2023-09-27T10:03:00Z">
                <w:pPr>
                  <w:spacing w:line="240" w:lineRule="auto"/>
                  <w:jc w:val="right"/>
                </w:pPr>
              </w:pPrChange>
            </w:pPr>
            <w:ins w:id="523" w:author="Yang, Xue" w:date="2023-09-27T10:02:00Z">
              <w:r w:rsidRPr="007211A4">
                <w:rPr>
                  <w:rFonts w:eastAsia="Times New Roman" w:cs="Times New Roman"/>
                  <w:color w:val="000000"/>
                  <w:kern w:val="0"/>
                  <w14:ligatures w14:val="none"/>
                  <w:rPrChange w:id="524" w:author="Yang, Xue" w:date="2023-09-27T10:07:00Z">
                    <w:rPr>
                      <w:rFonts w:ascii="Calibri" w:eastAsia="Times New Roman" w:hAnsi="Calibri" w:cs="Calibri"/>
                      <w:color w:val="000000"/>
                      <w:kern w:val="0"/>
                      <w14:ligatures w14:val="none"/>
                    </w:rPr>
                  </w:rPrChange>
                </w:rPr>
                <w:t>0.86</w:t>
              </w:r>
            </w:ins>
          </w:p>
        </w:tc>
        <w:tc>
          <w:tcPr>
            <w:tcW w:w="960" w:type="dxa"/>
            <w:tcBorders>
              <w:top w:val="nil"/>
              <w:left w:val="nil"/>
              <w:bottom w:val="nil"/>
              <w:right w:val="nil"/>
            </w:tcBorders>
            <w:shd w:val="clear" w:color="auto" w:fill="auto"/>
            <w:noWrap/>
            <w:vAlign w:val="bottom"/>
            <w:hideMark/>
            <w:tcPrChange w:id="525" w:author="Kompella, Sai Chandrika" w:date="2023-09-29T06:51:00Z">
              <w:tcPr>
                <w:tcW w:w="960" w:type="dxa"/>
                <w:tcBorders>
                  <w:top w:val="nil"/>
                  <w:left w:val="nil"/>
                  <w:bottom w:val="nil"/>
                  <w:right w:val="nil"/>
                </w:tcBorders>
                <w:shd w:val="clear" w:color="auto" w:fill="auto"/>
                <w:noWrap/>
                <w:vAlign w:val="bottom"/>
                <w:hideMark/>
              </w:tcPr>
            </w:tcPrChange>
          </w:tcPr>
          <w:p w14:paraId="0541A63A" w14:textId="77777777" w:rsidR="00E0030C" w:rsidRPr="007211A4" w:rsidRDefault="00E0030C">
            <w:pPr>
              <w:spacing w:line="240" w:lineRule="auto"/>
              <w:jc w:val="center"/>
              <w:rPr>
                <w:ins w:id="526" w:author="Yang, Xue" w:date="2023-09-27T10:02:00Z"/>
                <w:rFonts w:eastAsia="Times New Roman" w:cs="Times New Roman"/>
                <w:color w:val="000000"/>
                <w:kern w:val="0"/>
                <w14:ligatures w14:val="none"/>
                <w:rPrChange w:id="527" w:author="Yang, Xue" w:date="2023-09-27T10:07:00Z">
                  <w:rPr>
                    <w:ins w:id="528" w:author="Yang, Xue" w:date="2023-09-27T10:02:00Z"/>
                    <w:rFonts w:ascii="Calibri" w:eastAsia="Times New Roman" w:hAnsi="Calibri" w:cs="Calibri"/>
                    <w:color w:val="000000"/>
                    <w:kern w:val="0"/>
                    <w14:ligatures w14:val="none"/>
                  </w:rPr>
                </w:rPrChange>
              </w:rPr>
              <w:pPrChange w:id="529" w:author="Yang, Xue" w:date="2023-09-27T10:03:00Z">
                <w:pPr>
                  <w:spacing w:line="240" w:lineRule="auto"/>
                  <w:jc w:val="right"/>
                </w:pPr>
              </w:pPrChange>
            </w:pPr>
            <w:ins w:id="530" w:author="Yang, Xue" w:date="2023-09-27T10:02:00Z">
              <w:r w:rsidRPr="007211A4">
                <w:rPr>
                  <w:rFonts w:eastAsia="Times New Roman" w:cs="Times New Roman"/>
                  <w:color w:val="000000"/>
                  <w:kern w:val="0"/>
                  <w14:ligatures w14:val="none"/>
                  <w:rPrChange w:id="531" w:author="Yang, Xue" w:date="2023-09-27T10:07:00Z">
                    <w:rPr>
                      <w:rFonts w:ascii="Calibri" w:eastAsia="Times New Roman" w:hAnsi="Calibri" w:cs="Calibri"/>
                      <w:color w:val="000000"/>
                      <w:kern w:val="0"/>
                      <w14:ligatures w14:val="none"/>
                    </w:rPr>
                  </w:rPrChange>
                </w:rPr>
                <w:t>0.91</w:t>
              </w:r>
            </w:ins>
          </w:p>
        </w:tc>
        <w:tc>
          <w:tcPr>
            <w:tcW w:w="1134" w:type="dxa"/>
            <w:tcBorders>
              <w:top w:val="nil"/>
              <w:left w:val="nil"/>
              <w:bottom w:val="nil"/>
              <w:right w:val="nil"/>
            </w:tcBorders>
            <w:shd w:val="clear" w:color="auto" w:fill="auto"/>
            <w:noWrap/>
            <w:vAlign w:val="bottom"/>
            <w:hideMark/>
            <w:tcPrChange w:id="532" w:author="Kompella, Sai Chandrika" w:date="2023-09-29T06:51:00Z">
              <w:tcPr>
                <w:tcW w:w="1134" w:type="dxa"/>
                <w:tcBorders>
                  <w:top w:val="nil"/>
                  <w:left w:val="nil"/>
                  <w:bottom w:val="nil"/>
                  <w:right w:val="nil"/>
                </w:tcBorders>
                <w:shd w:val="clear" w:color="auto" w:fill="auto"/>
                <w:noWrap/>
                <w:vAlign w:val="bottom"/>
                <w:hideMark/>
              </w:tcPr>
            </w:tcPrChange>
          </w:tcPr>
          <w:p w14:paraId="4292BDB6" w14:textId="77777777" w:rsidR="00E0030C" w:rsidRPr="007211A4" w:rsidRDefault="00E0030C">
            <w:pPr>
              <w:spacing w:line="240" w:lineRule="auto"/>
              <w:jc w:val="center"/>
              <w:rPr>
                <w:ins w:id="533" w:author="Yang, Xue" w:date="2023-09-27T10:02:00Z"/>
                <w:rFonts w:eastAsia="Times New Roman" w:cs="Times New Roman"/>
                <w:color w:val="000000"/>
                <w:kern w:val="0"/>
                <w14:ligatures w14:val="none"/>
                <w:rPrChange w:id="534" w:author="Yang, Xue" w:date="2023-09-27T10:07:00Z">
                  <w:rPr>
                    <w:ins w:id="535" w:author="Yang, Xue" w:date="2023-09-27T10:02:00Z"/>
                    <w:rFonts w:ascii="Calibri" w:eastAsia="Times New Roman" w:hAnsi="Calibri" w:cs="Calibri"/>
                    <w:color w:val="000000"/>
                    <w:kern w:val="0"/>
                    <w14:ligatures w14:val="none"/>
                  </w:rPr>
                </w:rPrChange>
              </w:rPr>
              <w:pPrChange w:id="536" w:author="Yang, Xue" w:date="2023-09-27T10:03:00Z">
                <w:pPr>
                  <w:spacing w:line="240" w:lineRule="auto"/>
                  <w:jc w:val="right"/>
                </w:pPr>
              </w:pPrChange>
            </w:pPr>
            <w:ins w:id="537" w:author="Yang, Xue" w:date="2023-09-27T10:02:00Z">
              <w:r w:rsidRPr="007211A4">
                <w:rPr>
                  <w:rFonts w:eastAsia="Times New Roman" w:cs="Times New Roman"/>
                  <w:color w:val="000000"/>
                  <w:kern w:val="0"/>
                  <w14:ligatures w14:val="none"/>
                  <w:rPrChange w:id="538" w:author="Yang, Xue" w:date="2023-09-27T10:07:00Z">
                    <w:rPr>
                      <w:rFonts w:ascii="Calibri" w:eastAsia="Times New Roman" w:hAnsi="Calibri" w:cs="Calibri"/>
                      <w:color w:val="000000"/>
                      <w:kern w:val="0"/>
                      <w14:ligatures w14:val="none"/>
                    </w:rPr>
                  </w:rPrChange>
                </w:rPr>
                <w:t>0.98</w:t>
              </w:r>
            </w:ins>
          </w:p>
        </w:tc>
        <w:tc>
          <w:tcPr>
            <w:tcW w:w="1260" w:type="dxa"/>
            <w:tcBorders>
              <w:top w:val="nil"/>
              <w:left w:val="nil"/>
              <w:bottom w:val="nil"/>
              <w:right w:val="nil"/>
            </w:tcBorders>
            <w:shd w:val="clear" w:color="auto" w:fill="auto"/>
            <w:noWrap/>
            <w:vAlign w:val="bottom"/>
            <w:hideMark/>
            <w:tcPrChange w:id="539" w:author="Kompella, Sai Chandrika" w:date="2023-09-29T06:51:00Z">
              <w:tcPr>
                <w:tcW w:w="1400" w:type="dxa"/>
                <w:tcBorders>
                  <w:top w:val="nil"/>
                  <w:left w:val="nil"/>
                  <w:bottom w:val="nil"/>
                  <w:right w:val="nil"/>
                </w:tcBorders>
                <w:shd w:val="clear" w:color="auto" w:fill="auto"/>
                <w:noWrap/>
                <w:vAlign w:val="bottom"/>
                <w:hideMark/>
              </w:tcPr>
            </w:tcPrChange>
          </w:tcPr>
          <w:p w14:paraId="1284C344" w14:textId="77777777" w:rsidR="00E0030C" w:rsidRPr="007211A4" w:rsidRDefault="00E0030C">
            <w:pPr>
              <w:spacing w:line="240" w:lineRule="auto"/>
              <w:jc w:val="center"/>
              <w:rPr>
                <w:ins w:id="540" w:author="Yang, Xue" w:date="2023-09-27T10:02:00Z"/>
                <w:rFonts w:eastAsia="Times New Roman" w:cs="Times New Roman"/>
                <w:color w:val="000000"/>
                <w:kern w:val="0"/>
                <w14:ligatures w14:val="none"/>
                <w:rPrChange w:id="541" w:author="Yang, Xue" w:date="2023-09-27T10:07:00Z">
                  <w:rPr>
                    <w:ins w:id="542" w:author="Yang, Xue" w:date="2023-09-27T10:02:00Z"/>
                    <w:rFonts w:ascii="Calibri" w:eastAsia="Times New Roman" w:hAnsi="Calibri" w:cs="Calibri"/>
                    <w:color w:val="000000"/>
                    <w:kern w:val="0"/>
                    <w14:ligatures w14:val="none"/>
                  </w:rPr>
                </w:rPrChange>
              </w:rPr>
              <w:pPrChange w:id="543" w:author="Yang, Xue" w:date="2023-09-27T10:03:00Z">
                <w:pPr>
                  <w:spacing w:line="240" w:lineRule="auto"/>
                  <w:jc w:val="right"/>
                </w:pPr>
              </w:pPrChange>
            </w:pPr>
            <w:ins w:id="544" w:author="Yang, Xue" w:date="2023-09-27T10:02:00Z">
              <w:r w:rsidRPr="007211A4">
                <w:rPr>
                  <w:rFonts w:eastAsia="Times New Roman" w:cs="Times New Roman"/>
                  <w:color w:val="000000"/>
                  <w:kern w:val="0"/>
                  <w14:ligatures w14:val="none"/>
                  <w:rPrChange w:id="545" w:author="Yang, Xue" w:date="2023-09-27T10:07:00Z">
                    <w:rPr>
                      <w:rFonts w:ascii="Calibri" w:eastAsia="Times New Roman" w:hAnsi="Calibri" w:cs="Calibri"/>
                      <w:color w:val="000000"/>
                      <w:kern w:val="0"/>
                      <w14:ligatures w14:val="none"/>
                    </w:rPr>
                  </w:rPrChange>
                </w:rPr>
                <w:t>1.00</w:t>
              </w:r>
            </w:ins>
          </w:p>
        </w:tc>
        <w:tc>
          <w:tcPr>
            <w:tcW w:w="981" w:type="dxa"/>
            <w:tcBorders>
              <w:top w:val="nil"/>
              <w:left w:val="nil"/>
              <w:bottom w:val="nil"/>
              <w:right w:val="nil"/>
            </w:tcBorders>
            <w:shd w:val="clear" w:color="auto" w:fill="auto"/>
            <w:noWrap/>
            <w:vAlign w:val="bottom"/>
            <w:hideMark/>
            <w:tcPrChange w:id="546" w:author="Kompella, Sai Chandrika" w:date="2023-09-29T06:51:00Z">
              <w:tcPr>
                <w:tcW w:w="960" w:type="dxa"/>
                <w:tcBorders>
                  <w:top w:val="nil"/>
                  <w:left w:val="nil"/>
                  <w:bottom w:val="nil"/>
                  <w:right w:val="nil"/>
                </w:tcBorders>
                <w:shd w:val="clear" w:color="auto" w:fill="auto"/>
                <w:noWrap/>
                <w:vAlign w:val="bottom"/>
                <w:hideMark/>
              </w:tcPr>
            </w:tcPrChange>
          </w:tcPr>
          <w:p w14:paraId="0A43BA82" w14:textId="77777777" w:rsidR="00E0030C" w:rsidRPr="007211A4" w:rsidRDefault="00E0030C">
            <w:pPr>
              <w:spacing w:line="240" w:lineRule="auto"/>
              <w:jc w:val="center"/>
              <w:rPr>
                <w:ins w:id="547" w:author="Yang, Xue" w:date="2023-09-27T10:02:00Z"/>
                <w:rFonts w:eastAsia="Times New Roman" w:cs="Times New Roman"/>
                <w:color w:val="000000"/>
                <w:kern w:val="0"/>
                <w14:ligatures w14:val="none"/>
                <w:rPrChange w:id="548" w:author="Yang, Xue" w:date="2023-09-27T10:07:00Z">
                  <w:rPr>
                    <w:ins w:id="549" w:author="Yang, Xue" w:date="2023-09-27T10:02:00Z"/>
                    <w:rFonts w:ascii="Calibri" w:eastAsia="Times New Roman" w:hAnsi="Calibri" w:cs="Calibri"/>
                    <w:color w:val="000000"/>
                    <w:kern w:val="0"/>
                    <w14:ligatures w14:val="none"/>
                  </w:rPr>
                </w:rPrChange>
              </w:rPr>
              <w:pPrChange w:id="550" w:author="Yang, Xue" w:date="2023-09-27T10:03:00Z">
                <w:pPr>
                  <w:spacing w:line="240" w:lineRule="auto"/>
                  <w:jc w:val="right"/>
                </w:pPr>
              </w:pPrChange>
            </w:pPr>
            <w:ins w:id="551" w:author="Yang, Xue" w:date="2023-09-27T10:02:00Z">
              <w:r w:rsidRPr="007211A4">
                <w:rPr>
                  <w:rFonts w:eastAsia="Times New Roman" w:cs="Times New Roman"/>
                  <w:color w:val="000000"/>
                  <w:kern w:val="0"/>
                  <w14:ligatures w14:val="none"/>
                  <w:rPrChange w:id="552" w:author="Yang, Xue" w:date="2023-09-27T10:07:00Z">
                    <w:rPr>
                      <w:rFonts w:ascii="Calibri" w:eastAsia="Times New Roman" w:hAnsi="Calibri" w:cs="Calibri"/>
                      <w:color w:val="000000"/>
                      <w:kern w:val="0"/>
                      <w14:ligatures w14:val="none"/>
                    </w:rPr>
                  </w:rPrChange>
                </w:rPr>
                <w:t>0.88</w:t>
              </w:r>
            </w:ins>
          </w:p>
        </w:tc>
        <w:tc>
          <w:tcPr>
            <w:tcW w:w="1024" w:type="dxa"/>
            <w:tcBorders>
              <w:top w:val="nil"/>
              <w:left w:val="nil"/>
              <w:bottom w:val="nil"/>
              <w:right w:val="nil"/>
            </w:tcBorders>
            <w:shd w:val="clear" w:color="auto" w:fill="auto"/>
            <w:noWrap/>
            <w:vAlign w:val="bottom"/>
            <w:hideMark/>
            <w:tcPrChange w:id="553" w:author="Kompella, Sai Chandrika" w:date="2023-09-29T06:51:00Z">
              <w:tcPr>
                <w:tcW w:w="960" w:type="dxa"/>
                <w:tcBorders>
                  <w:top w:val="nil"/>
                  <w:left w:val="nil"/>
                  <w:bottom w:val="nil"/>
                  <w:right w:val="nil"/>
                </w:tcBorders>
                <w:shd w:val="clear" w:color="auto" w:fill="auto"/>
                <w:noWrap/>
                <w:vAlign w:val="bottom"/>
                <w:hideMark/>
              </w:tcPr>
            </w:tcPrChange>
          </w:tcPr>
          <w:p w14:paraId="6356C68B" w14:textId="77777777" w:rsidR="00E0030C" w:rsidRPr="007211A4" w:rsidRDefault="00E0030C">
            <w:pPr>
              <w:spacing w:line="240" w:lineRule="auto"/>
              <w:jc w:val="center"/>
              <w:rPr>
                <w:ins w:id="554" w:author="Yang, Xue" w:date="2023-09-27T10:02:00Z"/>
                <w:rFonts w:eastAsia="Times New Roman" w:cs="Times New Roman"/>
                <w:color w:val="000000"/>
                <w:kern w:val="0"/>
                <w14:ligatures w14:val="none"/>
                <w:rPrChange w:id="555" w:author="Yang, Xue" w:date="2023-09-27T10:07:00Z">
                  <w:rPr>
                    <w:ins w:id="556" w:author="Yang, Xue" w:date="2023-09-27T10:02:00Z"/>
                    <w:rFonts w:ascii="Calibri" w:eastAsia="Times New Roman" w:hAnsi="Calibri" w:cs="Calibri"/>
                    <w:color w:val="000000"/>
                    <w:kern w:val="0"/>
                    <w14:ligatures w14:val="none"/>
                  </w:rPr>
                </w:rPrChange>
              </w:rPr>
              <w:pPrChange w:id="557" w:author="Yang, Xue" w:date="2023-09-27T10:03:00Z">
                <w:pPr>
                  <w:spacing w:line="240" w:lineRule="auto"/>
                  <w:jc w:val="right"/>
                </w:pPr>
              </w:pPrChange>
            </w:pPr>
            <w:ins w:id="558" w:author="Yang, Xue" w:date="2023-09-27T10:02:00Z">
              <w:r w:rsidRPr="007211A4">
                <w:rPr>
                  <w:rFonts w:eastAsia="Times New Roman" w:cs="Times New Roman"/>
                  <w:color w:val="000000"/>
                  <w:kern w:val="0"/>
                  <w14:ligatures w14:val="none"/>
                  <w:rPrChange w:id="559" w:author="Yang, Xue" w:date="2023-09-27T10:07:00Z">
                    <w:rPr>
                      <w:rFonts w:ascii="Calibri" w:eastAsia="Times New Roman" w:hAnsi="Calibri" w:cs="Calibri"/>
                      <w:color w:val="000000"/>
                      <w:kern w:val="0"/>
                      <w14:ligatures w14:val="none"/>
                    </w:rPr>
                  </w:rPrChange>
                </w:rPr>
                <w:t>0.81</w:t>
              </w:r>
            </w:ins>
          </w:p>
        </w:tc>
        <w:tc>
          <w:tcPr>
            <w:tcW w:w="1200" w:type="dxa"/>
            <w:tcBorders>
              <w:top w:val="nil"/>
              <w:left w:val="nil"/>
              <w:bottom w:val="nil"/>
              <w:right w:val="nil"/>
            </w:tcBorders>
            <w:shd w:val="clear" w:color="auto" w:fill="auto"/>
            <w:noWrap/>
            <w:vAlign w:val="bottom"/>
            <w:hideMark/>
            <w:tcPrChange w:id="560" w:author="Kompella, Sai Chandrika" w:date="2023-09-29T06:51:00Z">
              <w:tcPr>
                <w:tcW w:w="1504" w:type="dxa"/>
                <w:tcBorders>
                  <w:top w:val="nil"/>
                  <w:left w:val="nil"/>
                  <w:bottom w:val="nil"/>
                  <w:right w:val="nil"/>
                </w:tcBorders>
                <w:shd w:val="clear" w:color="auto" w:fill="auto"/>
                <w:noWrap/>
                <w:vAlign w:val="bottom"/>
                <w:hideMark/>
              </w:tcPr>
            </w:tcPrChange>
          </w:tcPr>
          <w:p w14:paraId="130BC0FA" w14:textId="77777777" w:rsidR="00E0030C" w:rsidRPr="007211A4" w:rsidRDefault="00E0030C">
            <w:pPr>
              <w:spacing w:line="240" w:lineRule="auto"/>
              <w:jc w:val="center"/>
              <w:rPr>
                <w:ins w:id="561" w:author="Yang, Xue" w:date="2023-09-27T10:02:00Z"/>
                <w:rFonts w:eastAsia="Times New Roman" w:cs="Times New Roman"/>
                <w:color w:val="000000"/>
                <w:kern w:val="0"/>
                <w14:ligatures w14:val="none"/>
                <w:rPrChange w:id="562" w:author="Yang, Xue" w:date="2023-09-27T10:07:00Z">
                  <w:rPr>
                    <w:ins w:id="563" w:author="Yang, Xue" w:date="2023-09-27T10:02:00Z"/>
                    <w:rFonts w:ascii="Calibri" w:eastAsia="Times New Roman" w:hAnsi="Calibri" w:cs="Calibri"/>
                    <w:color w:val="000000"/>
                    <w:kern w:val="0"/>
                    <w14:ligatures w14:val="none"/>
                  </w:rPr>
                </w:rPrChange>
              </w:rPr>
              <w:pPrChange w:id="564" w:author="Yang, Xue" w:date="2023-09-27T10:03:00Z">
                <w:pPr>
                  <w:spacing w:line="240" w:lineRule="auto"/>
                  <w:jc w:val="right"/>
                </w:pPr>
              </w:pPrChange>
            </w:pPr>
            <w:ins w:id="565" w:author="Yang, Xue" w:date="2023-09-27T10:02:00Z">
              <w:r w:rsidRPr="007211A4">
                <w:rPr>
                  <w:rFonts w:eastAsia="Times New Roman" w:cs="Times New Roman"/>
                  <w:color w:val="000000"/>
                  <w:kern w:val="0"/>
                  <w14:ligatures w14:val="none"/>
                  <w:rPrChange w:id="566" w:author="Yang, Xue" w:date="2023-09-27T10:07:00Z">
                    <w:rPr>
                      <w:rFonts w:ascii="Calibri" w:eastAsia="Times New Roman" w:hAnsi="Calibri" w:cs="Calibri"/>
                      <w:color w:val="000000"/>
                      <w:kern w:val="0"/>
                      <w14:ligatures w14:val="none"/>
                    </w:rPr>
                  </w:rPrChange>
                </w:rPr>
                <w:t>0.55</w:t>
              </w:r>
            </w:ins>
          </w:p>
        </w:tc>
      </w:tr>
      <w:tr w:rsidR="00E0030C" w:rsidRPr="00E0030C" w14:paraId="0B5AA57D" w14:textId="77777777" w:rsidTr="2B44B431">
        <w:trPr>
          <w:trHeight w:val="288"/>
          <w:jc w:val="center"/>
          <w:ins w:id="567" w:author="Yang, Xue" w:date="2023-09-27T10:02:00Z"/>
          <w:trPrChange w:id="568"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569" w:author="Kompella, Sai Chandrika" w:date="2023-09-29T06:51:00Z">
              <w:tcPr>
                <w:tcW w:w="2274" w:type="dxa"/>
                <w:tcBorders>
                  <w:top w:val="nil"/>
                  <w:left w:val="nil"/>
                  <w:bottom w:val="nil"/>
                  <w:right w:val="nil"/>
                </w:tcBorders>
                <w:shd w:val="clear" w:color="auto" w:fill="auto"/>
                <w:noWrap/>
                <w:vAlign w:val="bottom"/>
                <w:hideMark/>
              </w:tcPr>
            </w:tcPrChange>
          </w:tcPr>
          <w:p w14:paraId="53080EEE" w14:textId="77777777" w:rsidR="00E0030C" w:rsidRPr="007211A4" w:rsidRDefault="00E0030C" w:rsidP="00E0030C">
            <w:pPr>
              <w:spacing w:line="240" w:lineRule="auto"/>
              <w:rPr>
                <w:ins w:id="570" w:author="Yang, Xue" w:date="2023-09-27T10:02:00Z"/>
                <w:rFonts w:eastAsia="Times New Roman" w:cs="Times New Roman"/>
                <w:color w:val="000000"/>
                <w:kern w:val="0"/>
                <w14:ligatures w14:val="none"/>
                <w:rPrChange w:id="571" w:author="Yang, Xue" w:date="2023-09-27T10:07:00Z">
                  <w:rPr>
                    <w:ins w:id="572" w:author="Yang, Xue" w:date="2023-09-27T10:02:00Z"/>
                    <w:rFonts w:ascii="Calibri" w:eastAsia="Times New Roman" w:hAnsi="Calibri" w:cs="Calibri"/>
                    <w:color w:val="000000"/>
                    <w:kern w:val="0"/>
                    <w14:ligatures w14:val="none"/>
                  </w:rPr>
                </w:rPrChange>
              </w:rPr>
            </w:pPr>
            <w:proofErr w:type="spellStart"/>
            <w:ins w:id="573" w:author="Yang, Xue" w:date="2023-09-27T10:02:00Z">
              <w:r w:rsidRPr="007211A4">
                <w:rPr>
                  <w:rFonts w:eastAsia="Times New Roman" w:cs="Times New Roman"/>
                  <w:color w:val="000000"/>
                  <w:kern w:val="0"/>
                  <w14:ligatures w14:val="none"/>
                  <w:rPrChange w:id="574" w:author="Yang, Xue" w:date="2023-09-27T10:07:00Z">
                    <w:rPr>
                      <w:rFonts w:ascii="Calibri" w:eastAsia="Times New Roman" w:hAnsi="Calibri" w:cs="Calibri"/>
                      <w:color w:val="000000"/>
                      <w:kern w:val="0"/>
                      <w14:ligatures w14:val="none"/>
                    </w:rPr>
                  </w:rPrChange>
                </w:rPr>
                <w:t>primary_diag_cd_new</w:t>
              </w:r>
              <w:proofErr w:type="spellEnd"/>
            </w:ins>
          </w:p>
        </w:tc>
        <w:tc>
          <w:tcPr>
            <w:tcW w:w="1170" w:type="dxa"/>
            <w:tcBorders>
              <w:top w:val="nil"/>
              <w:left w:val="nil"/>
              <w:bottom w:val="nil"/>
              <w:right w:val="nil"/>
            </w:tcBorders>
            <w:shd w:val="clear" w:color="auto" w:fill="auto"/>
            <w:noWrap/>
            <w:vAlign w:val="bottom"/>
            <w:hideMark/>
            <w:tcPrChange w:id="575" w:author="Kompella, Sai Chandrika" w:date="2023-09-29T06:51:00Z">
              <w:tcPr>
                <w:tcW w:w="1333" w:type="dxa"/>
                <w:tcBorders>
                  <w:top w:val="nil"/>
                  <w:left w:val="nil"/>
                  <w:bottom w:val="nil"/>
                  <w:right w:val="nil"/>
                </w:tcBorders>
                <w:shd w:val="clear" w:color="auto" w:fill="auto"/>
                <w:noWrap/>
                <w:vAlign w:val="bottom"/>
                <w:hideMark/>
              </w:tcPr>
            </w:tcPrChange>
          </w:tcPr>
          <w:p w14:paraId="47B0EE59" w14:textId="77777777" w:rsidR="00E0030C" w:rsidRPr="007211A4" w:rsidRDefault="00E0030C">
            <w:pPr>
              <w:spacing w:line="240" w:lineRule="auto"/>
              <w:jc w:val="center"/>
              <w:rPr>
                <w:ins w:id="576" w:author="Yang, Xue" w:date="2023-09-27T10:02:00Z"/>
                <w:rFonts w:eastAsia="Times New Roman" w:cs="Times New Roman"/>
                <w:color w:val="000000"/>
                <w:kern w:val="0"/>
                <w14:ligatures w14:val="none"/>
                <w:rPrChange w:id="577" w:author="Yang, Xue" w:date="2023-09-27T10:07:00Z">
                  <w:rPr>
                    <w:ins w:id="578" w:author="Yang, Xue" w:date="2023-09-27T10:02:00Z"/>
                    <w:rFonts w:ascii="Calibri" w:eastAsia="Times New Roman" w:hAnsi="Calibri" w:cs="Calibri"/>
                    <w:color w:val="000000"/>
                    <w:kern w:val="0"/>
                    <w14:ligatures w14:val="none"/>
                  </w:rPr>
                </w:rPrChange>
              </w:rPr>
              <w:pPrChange w:id="579" w:author="Yang, Xue" w:date="2023-09-27T10:03:00Z">
                <w:pPr>
                  <w:spacing w:line="240" w:lineRule="auto"/>
                  <w:jc w:val="right"/>
                </w:pPr>
              </w:pPrChange>
            </w:pPr>
            <w:ins w:id="580" w:author="Yang, Xue" w:date="2023-09-27T10:02:00Z">
              <w:r w:rsidRPr="007211A4">
                <w:rPr>
                  <w:rFonts w:eastAsia="Times New Roman" w:cs="Times New Roman"/>
                  <w:color w:val="000000"/>
                  <w:kern w:val="0"/>
                  <w14:ligatures w14:val="none"/>
                  <w:rPrChange w:id="581" w:author="Yang, Xue" w:date="2023-09-27T10:07:00Z">
                    <w:rPr>
                      <w:rFonts w:ascii="Calibri" w:eastAsia="Times New Roman" w:hAnsi="Calibri" w:cs="Calibri"/>
                      <w:color w:val="000000"/>
                      <w:kern w:val="0"/>
                      <w14:ligatures w14:val="none"/>
                    </w:rPr>
                  </w:rPrChange>
                </w:rPr>
                <w:t>0.75</w:t>
              </w:r>
            </w:ins>
          </w:p>
        </w:tc>
        <w:tc>
          <w:tcPr>
            <w:tcW w:w="1188" w:type="dxa"/>
            <w:tcBorders>
              <w:top w:val="nil"/>
              <w:left w:val="nil"/>
              <w:bottom w:val="nil"/>
              <w:right w:val="nil"/>
            </w:tcBorders>
            <w:shd w:val="clear" w:color="auto" w:fill="auto"/>
            <w:noWrap/>
            <w:vAlign w:val="bottom"/>
            <w:hideMark/>
            <w:tcPrChange w:id="582" w:author="Kompella, Sai Chandrika" w:date="2023-09-29T06:51:00Z">
              <w:tcPr>
                <w:tcW w:w="1351" w:type="dxa"/>
                <w:tcBorders>
                  <w:top w:val="nil"/>
                  <w:left w:val="nil"/>
                  <w:bottom w:val="nil"/>
                  <w:right w:val="nil"/>
                </w:tcBorders>
                <w:shd w:val="clear" w:color="auto" w:fill="auto"/>
                <w:noWrap/>
                <w:vAlign w:val="bottom"/>
                <w:hideMark/>
              </w:tcPr>
            </w:tcPrChange>
          </w:tcPr>
          <w:p w14:paraId="69B4A5DE" w14:textId="77777777" w:rsidR="00E0030C" w:rsidRPr="007211A4" w:rsidRDefault="00E0030C">
            <w:pPr>
              <w:spacing w:line="240" w:lineRule="auto"/>
              <w:jc w:val="center"/>
              <w:rPr>
                <w:ins w:id="583" w:author="Yang, Xue" w:date="2023-09-27T10:02:00Z"/>
                <w:rFonts w:eastAsia="Times New Roman" w:cs="Times New Roman"/>
                <w:color w:val="000000"/>
                <w:kern w:val="0"/>
                <w14:ligatures w14:val="none"/>
                <w:rPrChange w:id="584" w:author="Yang, Xue" w:date="2023-09-27T10:07:00Z">
                  <w:rPr>
                    <w:ins w:id="585" w:author="Yang, Xue" w:date="2023-09-27T10:02:00Z"/>
                    <w:rFonts w:ascii="Calibri" w:eastAsia="Times New Roman" w:hAnsi="Calibri" w:cs="Calibri"/>
                    <w:color w:val="000000"/>
                    <w:kern w:val="0"/>
                    <w14:ligatures w14:val="none"/>
                  </w:rPr>
                </w:rPrChange>
              </w:rPr>
              <w:pPrChange w:id="586" w:author="Yang, Xue" w:date="2023-09-27T10:03:00Z">
                <w:pPr>
                  <w:spacing w:line="240" w:lineRule="auto"/>
                  <w:jc w:val="right"/>
                </w:pPr>
              </w:pPrChange>
            </w:pPr>
            <w:ins w:id="587" w:author="Yang, Xue" w:date="2023-09-27T10:02:00Z">
              <w:r w:rsidRPr="007211A4">
                <w:rPr>
                  <w:rFonts w:eastAsia="Times New Roman" w:cs="Times New Roman"/>
                  <w:color w:val="000000"/>
                  <w:kern w:val="0"/>
                  <w14:ligatures w14:val="none"/>
                  <w:rPrChange w:id="588" w:author="Yang, Xue" w:date="2023-09-27T10:07:00Z">
                    <w:rPr>
                      <w:rFonts w:ascii="Calibri" w:eastAsia="Times New Roman" w:hAnsi="Calibri" w:cs="Calibri"/>
                      <w:color w:val="000000"/>
                      <w:kern w:val="0"/>
                      <w14:ligatures w14:val="none"/>
                    </w:rPr>
                  </w:rPrChange>
                </w:rPr>
                <w:t>0.74</w:t>
              </w:r>
            </w:ins>
          </w:p>
        </w:tc>
        <w:tc>
          <w:tcPr>
            <w:tcW w:w="1262" w:type="dxa"/>
            <w:tcBorders>
              <w:top w:val="nil"/>
              <w:left w:val="nil"/>
              <w:bottom w:val="nil"/>
              <w:right w:val="nil"/>
            </w:tcBorders>
            <w:shd w:val="clear" w:color="auto" w:fill="auto"/>
            <w:noWrap/>
            <w:vAlign w:val="bottom"/>
            <w:hideMark/>
            <w:tcPrChange w:id="589" w:author="Kompella, Sai Chandrika" w:date="2023-09-29T06:51:00Z">
              <w:tcPr>
                <w:tcW w:w="1715" w:type="dxa"/>
                <w:tcBorders>
                  <w:top w:val="nil"/>
                  <w:left w:val="nil"/>
                  <w:bottom w:val="nil"/>
                  <w:right w:val="nil"/>
                </w:tcBorders>
                <w:shd w:val="clear" w:color="auto" w:fill="auto"/>
                <w:noWrap/>
                <w:vAlign w:val="bottom"/>
                <w:hideMark/>
              </w:tcPr>
            </w:tcPrChange>
          </w:tcPr>
          <w:p w14:paraId="524C382C" w14:textId="77777777" w:rsidR="00E0030C" w:rsidRPr="007211A4" w:rsidRDefault="00E0030C">
            <w:pPr>
              <w:spacing w:line="240" w:lineRule="auto"/>
              <w:jc w:val="center"/>
              <w:rPr>
                <w:ins w:id="590" w:author="Yang, Xue" w:date="2023-09-27T10:02:00Z"/>
                <w:rFonts w:eastAsia="Times New Roman" w:cs="Times New Roman"/>
                <w:color w:val="000000"/>
                <w:kern w:val="0"/>
                <w14:ligatures w14:val="none"/>
                <w:rPrChange w:id="591" w:author="Yang, Xue" w:date="2023-09-27T10:07:00Z">
                  <w:rPr>
                    <w:ins w:id="592" w:author="Yang, Xue" w:date="2023-09-27T10:02:00Z"/>
                    <w:rFonts w:ascii="Calibri" w:eastAsia="Times New Roman" w:hAnsi="Calibri" w:cs="Calibri"/>
                    <w:color w:val="000000"/>
                    <w:kern w:val="0"/>
                    <w14:ligatures w14:val="none"/>
                  </w:rPr>
                </w:rPrChange>
              </w:rPr>
              <w:pPrChange w:id="593" w:author="Yang, Xue" w:date="2023-09-27T10:03:00Z">
                <w:pPr>
                  <w:spacing w:line="240" w:lineRule="auto"/>
                  <w:jc w:val="right"/>
                </w:pPr>
              </w:pPrChange>
            </w:pPr>
            <w:ins w:id="594" w:author="Yang, Xue" w:date="2023-09-27T10:02:00Z">
              <w:r w:rsidRPr="007211A4">
                <w:rPr>
                  <w:rFonts w:eastAsia="Times New Roman" w:cs="Times New Roman"/>
                  <w:color w:val="000000"/>
                  <w:kern w:val="0"/>
                  <w14:ligatures w14:val="none"/>
                  <w:rPrChange w:id="595" w:author="Yang, Xue" w:date="2023-09-27T10:07:00Z">
                    <w:rPr>
                      <w:rFonts w:ascii="Calibri" w:eastAsia="Times New Roman" w:hAnsi="Calibri" w:cs="Calibri"/>
                      <w:color w:val="000000"/>
                      <w:kern w:val="0"/>
                      <w14:ligatures w14:val="none"/>
                    </w:rPr>
                  </w:rPrChange>
                </w:rPr>
                <w:t>0.77</w:t>
              </w:r>
            </w:ins>
          </w:p>
        </w:tc>
        <w:tc>
          <w:tcPr>
            <w:tcW w:w="1244" w:type="dxa"/>
            <w:tcBorders>
              <w:top w:val="nil"/>
              <w:left w:val="nil"/>
              <w:bottom w:val="nil"/>
              <w:right w:val="nil"/>
            </w:tcBorders>
            <w:shd w:val="clear" w:color="auto" w:fill="auto"/>
            <w:noWrap/>
            <w:vAlign w:val="bottom"/>
            <w:hideMark/>
            <w:tcPrChange w:id="596" w:author="Kompella, Sai Chandrika" w:date="2023-09-29T06:51:00Z">
              <w:tcPr>
                <w:tcW w:w="1697" w:type="dxa"/>
                <w:tcBorders>
                  <w:top w:val="nil"/>
                  <w:left w:val="nil"/>
                  <w:bottom w:val="nil"/>
                  <w:right w:val="nil"/>
                </w:tcBorders>
                <w:shd w:val="clear" w:color="auto" w:fill="auto"/>
                <w:noWrap/>
                <w:vAlign w:val="bottom"/>
                <w:hideMark/>
              </w:tcPr>
            </w:tcPrChange>
          </w:tcPr>
          <w:p w14:paraId="5113D9DB" w14:textId="77777777" w:rsidR="00E0030C" w:rsidRPr="007211A4" w:rsidRDefault="00E0030C">
            <w:pPr>
              <w:spacing w:line="240" w:lineRule="auto"/>
              <w:jc w:val="center"/>
              <w:rPr>
                <w:ins w:id="597" w:author="Yang, Xue" w:date="2023-09-27T10:02:00Z"/>
                <w:rFonts w:eastAsia="Times New Roman" w:cs="Times New Roman"/>
                <w:color w:val="000000"/>
                <w:kern w:val="0"/>
                <w14:ligatures w14:val="none"/>
                <w:rPrChange w:id="598" w:author="Yang, Xue" w:date="2023-09-27T10:07:00Z">
                  <w:rPr>
                    <w:ins w:id="599" w:author="Yang, Xue" w:date="2023-09-27T10:02:00Z"/>
                    <w:rFonts w:ascii="Calibri" w:eastAsia="Times New Roman" w:hAnsi="Calibri" w:cs="Calibri"/>
                    <w:color w:val="000000"/>
                    <w:kern w:val="0"/>
                    <w14:ligatures w14:val="none"/>
                  </w:rPr>
                </w:rPrChange>
              </w:rPr>
              <w:pPrChange w:id="600" w:author="Yang, Xue" w:date="2023-09-27T10:03:00Z">
                <w:pPr>
                  <w:spacing w:line="240" w:lineRule="auto"/>
                  <w:jc w:val="right"/>
                </w:pPr>
              </w:pPrChange>
            </w:pPr>
            <w:ins w:id="601" w:author="Yang, Xue" w:date="2023-09-27T10:02:00Z">
              <w:r w:rsidRPr="007211A4">
                <w:rPr>
                  <w:rFonts w:eastAsia="Times New Roman" w:cs="Times New Roman"/>
                  <w:color w:val="000000"/>
                  <w:kern w:val="0"/>
                  <w14:ligatures w14:val="none"/>
                  <w:rPrChange w:id="602" w:author="Yang, Xue" w:date="2023-09-27T10:07:00Z">
                    <w:rPr>
                      <w:rFonts w:ascii="Calibri" w:eastAsia="Times New Roman" w:hAnsi="Calibri" w:cs="Calibri"/>
                      <w:color w:val="000000"/>
                      <w:kern w:val="0"/>
                      <w14:ligatures w14:val="none"/>
                    </w:rPr>
                  </w:rPrChange>
                </w:rPr>
                <w:t>0.77</w:t>
              </w:r>
            </w:ins>
          </w:p>
        </w:tc>
        <w:tc>
          <w:tcPr>
            <w:tcW w:w="960" w:type="dxa"/>
            <w:tcBorders>
              <w:top w:val="nil"/>
              <w:left w:val="nil"/>
              <w:bottom w:val="nil"/>
              <w:right w:val="nil"/>
            </w:tcBorders>
            <w:shd w:val="clear" w:color="auto" w:fill="auto"/>
            <w:noWrap/>
            <w:vAlign w:val="bottom"/>
            <w:hideMark/>
            <w:tcPrChange w:id="603" w:author="Kompella, Sai Chandrika" w:date="2023-09-29T06:51:00Z">
              <w:tcPr>
                <w:tcW w:w="960" w:type="dxa"/>
                <w:tcBorders>
                  <w:top w:val="nil"/>
                  <w:left w:val="nil"/>
                  <w:bottom w:val="nil"/>
                  <w:right w:val="nil"/>
                </w:tcBorders>
                <w:shd w:val="clear" w:color="auto" w:fill="auto"/>
                <w:noWrap/>
                <w:vAlign w:val="bottom"/>
                <w:hideMark/>
              </w:tcPr>
            </w:tcPrChange>
          </w:tcPr>
          <w:p w14:paraId="019999A7" w14:textId="77777777" w:rsidR="00E0030C" w:rsidRPr="007211A4" w:rsidRDefault="00E0030C">
            <w:pPr>
              <w:spacing w:line="240" w:lineRule="auto"/>
              <w:jc w:val="center"/>
              <w:rPr>
                <w:ins w:id="604" w:author="Yang, Xue" w:date="2023-09-27T10:02:00Z"/>
                <w:rFonts w:eastAsia="Times New Roman" w:cs="Times New Roman"/>
                <w:color w:val="000000"/>
                <w:kern w:val="0"/>
                <w14:ligatures w14:val="none"/>
                <w:rPrChange w:id="605" w:author="Yang, Xue" w:date="2023-09-27T10:07:00Z">
                  <w:rPr>
                    <w:ins w:id="606" w:author="Yang, Xue" w:date="2023-09-27T10:02:00Z"/>
                    <w:rFonts w:ascii="Calibri" w:eastAsia="Times New Roman" w:hAnsi="Calibri" w:cs="Calibri"/>
                    <w:color w:val="000000"/>
                    <w:kern w:val="0"/>
                    <w14:ligatures w14:val="none"/>
                  </w:rPr>
                </w:rPrChange>
              </w:rPr>
              <w:pPrChange w:id="607" w:author="Yang, Xue" w:date="2023-09-27T10:03:00Z">
                <w:pPr>
                  <w:spacing w:line="240" w:lineRule="auto"/>
                  <w:jc w:val="right"/>
                </w:pPr>
              </w:pPrChange>
            </w:pPr>
            <w:ins w:id="608" w:author="Yang, Xue" w:date="2023-09-27T10:02:00Z">
              <w:r w:rsidRPr="007211A4">
                <w:rPr>
                  <w:rFonts w:eastAsia="Times New Roman" w:cs="Times New Roman"/>
                  <w:color w:val="000000"/>
                  <w:kern w:val="0"/>
                  <w14:ligatures w14:val="none"/>
                  <w:rPrChange w:id="609" w:author="Yang, Xue" w:date="2023-09-27T10:07:00Z">
                    <w:rPr>
                      <w:rFonts w:ascii="Calibri" w:eastAsia="Times New Roman" w:hAnsi="Calibri" w:cs="Calibri"/>
                      <w:color w:val="000000"/>
                      <w:kern w:val="0"/>
                      <w14:ligatures w14:val="none"/>
                    </w:rPr>
                  </w:rPrChange>
                </w:rPr>
                <w:t>0.88</w:t>
              </w:r>
            </w:ins>
          </w:p>
        </w:tc>
        <w:tc>
          <w:tcPr>
            <w:tcW w:w="1134" w:type="dxa"/>
            <w:tcBorders>
              <w:top w:val="nil"/>
              <w:left w:val="nil"/>
              <w:bottom w:val="nil"/>
              <w:right w:val="nil"/>
            </w:tcBorders>
            <w:shd w:val="clear" w:color="auto" w:fill="auto"/>
            <w:noWrap/>
            <w:vAlign w:val="bottom"/>
            <w:hideMark/>
            <w:tcPrChange w:id="610" w:author="Kompella, Sai Chandrika" w:date="2023-09-29T06:51:00Z">
              <w:tcPr>
                <w:tcW w:w="1134" w:type="dxa"/>
                <w:tcBorders>
                  <w:top w:val="nil"/>
                  <w:left w:val="nil"/>
                  <w:bottom w:val="nil"/>
                  <w:right w:val="nil"/>
                </w:tcBorders>
                <w:shd w:val="clear" w:color="auto" w:fill="auto"/>
                <w:noWrap/>
                <w:vAlign w:val="bottom"/>
                <w:hideMark/>
              </w:tcPr>
            </w:tcPrChange>
          </w:tcPr>
          <w:p w14:paraId="7CA84F24" w14:textId="77777777" w:rsidR="00E0030C" w:rsidRPr="007211A4" w:rsidRDefault="00E0030C">
            <w:pPr>
              <w:spacing w:line="240" w:lineRule="auto"/>
              <w:jc w:val="center"/>
              <w:rPr>
                <w:ins w:id="611" w:author="Yang, Xue" w:date="2023-09-27T10:02:00Z"/>
                <w:rFonts w:eastAsia="Times New Roman" w:cs="Times New Roman"/>
                <w:color w:val="000000"/>
                <w:kern w:val="0"/>
                <w14:ligatures w14:val="none"/>
                <w:rPrChange w:id="612" w:author="Yang, Xue" w:date="2023-09-27T10:07:00Z">
                  <w:rPr>
                    <w:ins w:id="613" w:author="Yang, Xue" w:date="2023-09-27T10:02:00Z"/>
                    <w:rFonts w:ascii="Calibri" w:eastAsia="Times New Roman" w:hAnsi="Calibri" w:cs="Calibri"/>
                    <w:color w:val="000000"/>
                    <w:kern w:val="0"/>
                    <w14:ligatures w14:val="none"/>
                  </w:rPr>
                </w:rPrChange>
              </w:rPr>
              <w:pPrChange w:id="614" w:author="Yang, Xue" w:date="2023-09-27T10:03:00Z">
                <w:pPr>
                  <w:spacing w:line="240" w:lineRule="auto"/>
                  <w:jc w:val="right"/>
                </w:pPr>
              </w:pPrChange>
            </w:pPr>
            <w:ins w:id="615" w:author="Yang, Xue" w:date="2023-09-27T10:02:00Z">
              <w:r w:rsidRPr="007211A4">
                <w:rPr>
                  <w:rFonts w:eastAsia="Times New Roman" w:cs="Times New Roman"/>
                  <w:color w:val="000000"/>
                  <w:kern w:val="0"/>
                  <w14:ligatures w14:val="none"/>
                  <w:rPrChange w:id="616" w:author="Yang, Xue" w:date="2023-09-27T10:07:00Z">
                    <w:rPr>
                      <w:rFonts w:ascii="Calibri" w:eastAsia="Times New Roman" w:hAnsi="Calibri" w:cs="Calibri"/>
                      <w:color w:val="000000"/>
                      <w:kern w:val="0"/>
                      <w14:ligatures w14:val="none"/>
                    </w:rPr>
                  </w:rPrChange>
                </w:rPr>
                <w:t>0.74</w:t>
              </w:r>
            </w:ins>
          </w:p>
        </w:tc>
        <w:tc>
          <w:tcPr>
            <w:tcW w:w="1260" w:type="dxa"/>
            <w:tcBorders>
              <w:top w:val="nil"/>
              <w:left w:val="nil"/>
              <w:bottom w:val="nil"/>
              <w:right w:val="nil"/>
            </w:tcBorders>
            <w:shd w:val="clear" w:color="auto" w:fill="auto"/>
            <w:noWrap/>
            <w:vAlign w:val="bottom"/>
            <w:hideMark/>
            <w:tcPrChange w:id="617" w:author="Kompella, Sai Chandrika" w:date="2023-09-29T06:51:00Z">
              <w:tcPr>
                <w:tcW w:w="1400" w:type="dxa"/>
                <w:tcBorders>
                  <w:top w:val="nil"/>
                  <w:left w:val="nil"/>
                  <w:bottom w:val="nil"/>
                  <w:right w:val="nil"/>
                </w:tcBorders>
                <w:shd w:val="clear" w:color="auto" w:fill="auto"/>
                <w:noWrap/>
                <w:vAlign w:val="bottom"/>
                <w:hideMark/>
              </w:tcPr>
            </w:tcPrChange>
          </w:tcPr>
          <w:p w14:paraId="5FF1101D" w14:textId="77777777" w:rsidR="00E0030C" w:rsidRPr="007211A4" w:rsidRDefault="00E0030C">
            <w:pPr>
              <w:spacing w:line="240" w:lineRule="auto"/>
              <w:jc w:val="center"/>
              <w:rPr>
                <w:ins w:id="618" w:author="Yang, Xue" w:date="2023-09-27T10:02:00Z"/>
                <w:rFonts w:eastAsia="Times New Roman" w:cs="Times New Roman"/>
                <w:color w:val="000000"/>
                <w:kern w:val="0"/>
                <w14:ligatures w14:val="none"/>
                <w:rPrChange w:id="619" w:author="Yang, Xue" w:date="2023-09-27T10:07:00Z">
                  <w:rPr>
                    <w:ins w:id="620" w:author="Yang, Xue" w:date="2023-09-27T10:02:00Z"/>
                    <w:rFonts w:ascii="Calibri" w:eastAsia="Times New Roman" w:hAnsi="Calibri" w:cs="Calibri"/>
                    <w:color w:val="000000"/>
                    <w:kern w:val="0"/>
                    <w14:ligatures w14:val="none"/>
                  </w:rPr>
                </w:rPrChange>
              </w:rPr>
              <w:pPrChange w:id="621" w:author="Yang, Xue" w:date="2023-09-27T10:03:00Z">
                <w:pPr>
                  <w:spacing w:line="240" w:lineRule="auto"/>
                  <w:jc w:val="right"/>
                </w:pPr>
              </w:pPrChange>
            </w:pPr>
            <w:ins w:id="622" w:author="Yang, Xue" w:date="2023-09-27T10:02:00Z">
              <w:r w:rsidRPr="007211A4">
                <w:rPr>
                  <w:rFonts w:eastAsia="Times New Roman" w:cs="Times New Roman"/>
                  <w:color w:val="000000"/>
                  <w:kern w:val="0"/>
                  <w14:ligatures w14:val="none"/>
                  <w:rPrChange w:id="623" w:author="Yang, Xue" w:date="2023-09-27T10:07:00Z">
                    <w:rPr>
                      <w:rFonts w:ascii="Calibri" w:eastAsia="Times New Roman" w:hAnsi="Calibri" w:cs="Calibri"/>
                      <w:color w:val="000000"/>
                      <w:kern w:val="0"/>
                      <w14:ligatures w14:val="none"/>
                    </w:rPr>
                  </w:rPrChange>
                </w:rPr>
                <w:t>0.72</w:t>
              </w:r>
            </w:ins>
          </w:p>
        </w:tc>
        <w:tc>
          <w:tcPr>
            <w:tcW w:w="981" w:type="dxa"/>
            <w:tcBorders>
              <w:top w:val="nil"/>
              <w:left w:val="nil"/>
              <w:bottom w:val="nil"/>
              <w:right w:val="nil"/>
            </w:tcBorders>
            <w:shd w:val="clear" w:color="auto" w:fill="auto"/>
            <w:noWrap/>
            <w:vAlign w:val="bottom"/>
            <w:hideMark/>
            <w:tcPrChange w:id="624" w:author="Kompella, Sai Chandrika" w:date="2023-09-29T06:51:00Z">
              <w:tcPr>
                <w:tcW w:w="960" w:type="dxa"/>
                <w:tcBorders>
                  <w:top w:val="nil"/>
                  <w:left w:val="nil"/>
                  <w:bottom w:val="nil"/>
                  <w:right w:val="nil"/>
                </w:tcBorders>
                <w:shd w:val="clear" w:color="auto" w:fill="auto"/>
                <w:noWrap/>
                <w:vAlign w:val="bottom"/>
                <w:hideMark/>
              </w:tcPr>
            </w:tcPrChange>
          </w:tcPr>
          <w:p w14:paraId="3E040D77" w14:textId="77777777" w:rsidR="00E0030C" w:rsidRPr="007211A4" w:rsidRDefault="00E0030C">
            <w:pPr>
              <w:spacing w:line="240" w:lineRule="auto"/>
              <w:jc w:val="center"/>
              <w:rPr>
                <w:ins w:id="625" w:author="Yang, Xue" w:date="2023-09-27T10:02:00Z"/>
                <w:rFonts w:eastAsia="Times New Roman" w:cs="Times New Roman"/>
                <w:color w:val="000000"/>
                <w:kern w:val="0"/>
                <w14:ligatures w14:val="none"/>
                <w:rPrChange w:id="626" w:author="Yang, Xue" w:date="2023-09-27T10:07:00Z">
                  <w:rPr>
                    <w:ins w:id="627" w:author="Yang, Xue" w:date="2023-09-27T10:02:00Z"/>
                    <w:rFonts w:ascii="Calibri" w:eastAsia="Times New Roman" w:hAnsi="Calibri" w:cs="Calibri"/>
                    <w:color w:val="000000"/>
                    <w:kern w:val="0"/>
                    <w14:ligatures w14:val="none"/>
                  </w:rPr>
                </w:rPrChange>
              </w:rPr>
              <w:pPrChange w:id="628" w:author="Yang, Xue" w:date="2023-09-27T10:03:00Z">
                <w:pPr>
                  <w:spacing w:line="240" w:lineRule="auto"/>
                  <w:jc w:val="right"/>
                </w:pPr>
              </w:pPrChange>
            </w:pPr>
            <w:ins w:id="629" w:author="Yang, Xue" w:date="2023-09-27T10:02:00Z">
              <w:r w:rsidRPr="007211A4">
                <w:rPr>
                  <w:rFonts w:eastAsia="Times New Roman" w:cs="Times New Roman"/>
                  <w:color w:val="000000"/>
                  <w:kern w:val="0"/>
                  <w14:ligatures w14:val="none"/>
                  <w:rPrChange w:id="630" w:author="Yang, Xue" w:date="2023-09-27T10:07:00Z">
                    <w:rPr>
                      <w:rFonts w:ascii="Calibri" w:eastAsia="Times New Roman" w:hAnsi="Calibri" w:cs="Calibri"/>
                      <w:color w:val="000000"/>
                      <w:kern w:val="0"/>
                      <w14:ligatures w14:val="none"/>
                    </w:rPr>
                  </w:rPrChange>
                </w:rPr>
                <w:t>0.77</w:t>
              </w:r>
            </w:ins>
          </w:p>
        </w:tc>
        <w:tc>
          <w:tcPr>
            <w:tcW w:w="1024" w:type="dxa"/>
            <w:tcBorders>
              <w:top w:val="nil"/>
              <w:left w:val="nil"/>
              <w:bottom w:val="nil"/>
              <w:right w:val="nil"/>
            </w:tcBorders>
            <w:shd w:val="clear" w:color="auto" w:fill="auto"/>
            <w:noWrap/>
            <w:vAlign w:val="bottom"/>
            <w:hideMark/>
            <w:tcPrChange w:id="631" w:author="Kompella, Sai Chandrika" w:date="2023-09-29T06:51:00Z">
              <w:tcPr>
                <w:tcW w:w="960" w:type="dxa"/>
                <w:tcBorders>
                  <w:top w:val="nil"/>
                  <w:left w:val="nil"/>
                  <w:bottom w:val="nil"/>
                  <w:right w:val="nil"/>
                </w:tcBorders>
                <w:shd w:val="clear" w:color="auto" w:fill="auto"/>
                <w:noWrap/>
                <w:vAlign w:val="bottom"/>
                <w:hideMark/>
              </w:tcPr>
            </w:tcPrChange>
          </w:tcPr>
          <w:p w14:paraId="3C855B68" w14:textId="77777777" w:rsidR="00E0030C" w:rsidRPr="007211A4" w:rsidRDefault="00E0030C">
            <w:pPr>
              <w:spacing w:line="240" w:lineRule="auto"/>
              <w:jc w:val="center"/>
              <w:rPr>
                <w:ins w:id="632" w:author="Yang, Xue" w:date="2023-09-27T10:02:00Z"/>
                <w:rFonts w:eastAsia="Times New Roman" w:cs="Times New Roman"/>
                <w:color w:val="000000"/>
                <w:kern w:val="0"/>
                <w14:ligatures w14:val="none"/>
                <w:rPrChange w:id="633" w:author="Yang, Xue" w:date="2023-09-27T10:07:00Z">
                  <w:rPr>
                    <w:ins w:id="634" w:author="Yang, Xue" w:date="2023-09-27T10:02:00Z"/>
                    <w:rFonts w:ascii="Calibri" w:eastAsia="Times New Roman" w:hAnsi="Calibri" w:cs="Calibri"/>
                    <w:color w:val="000000"/>
                    <w:kern w:val="0"/>
                    <w14:ligatures w14:val="none"/>
                  </w:rPr>
                </w:rPrChange>
              </w:rPr>
              <w:pPrChange w:id="635" w:author="Yang, Xue" w:date="2023-09-27T10:03:00Z">
                <w:pPr>
                  <w:spacing w:line="240" w:lineRule="auto"/>
                  <w:jc w:val="right"/>
                </w:pPr>
              </w:pPrChange>
            </w:pPr>
            <w:ins w:id="636" w:author="Yang, Xue" w:date="2023-09-27T10:02:00Z">
              <w:r w:rsidRPr="007211A4">
                <w:rPr>
                  <w:rFonts w:eastAsia="Times New Roman" w:cs="Times New Roman"/>
                  <w:color w:val="000000"/>
                  <w:kern w:val="0"/>
                  <w14:ligatures w14:val="none"/>
                  <w:rPrChange w:id="637" w:author="Yang, Xue" w:date="2023-09-27T10:07:00Z">
                    <w:rPr>
                      <w:rFonts w:ascii="Calibri" w:eastAsia="Times New Roman" w:hAnsi="Calibri" w:cs="Calibri"/>
                      <w:color w:val="000000"/>
                      <w:kern w:val="0"/>
                      <w14:ligatures w14:val="none"/>
                    </w:rPr>
                  </w:rPrChange>
                </w:rPr>
                <w:t>0.56</w:t>
              </w:r>
            </w:ins>
          </w:p>
        </w:tc>
        <w:tc>
          <w:tcPr>
            <w:tcW w:w="1200" w:type="dxa"/>
            <w:tcBorders>
              <w:top w:val="nil"/>
              <w:left w:val="nil"/>
              <w:bottom w:val="nil"/>
              <w:right w:val="nil"/>
            </w:tcBorders>
            <w:shd w:val="clear" w:color="auto" w:fill="auto"/>
            <w:noWrap/>
            <w:vAlign w:val="bottom"/>
            <w:hideMark/>
            <w:tcPrChange w:id="638" w:author="Kompella, Sai Chandrika" w:date="2023-09-29T06:51:00Z">
              <w:tcPr>
                <w:tcW w:w="1504" w:type="dxa"/>
                <w:tcBorders>
                  <w:top w:val="nil"/>
                  <w:left w:val="nil"/>
                  <w:bottom w:val="nil"/>
                  <w:right w:val="nil"/>
                </w:tcBorders>
                <w:shd w:val="clear" w:color="auto" w:fill="auto"/>
                <w:noWrap/>
                <w:vAlign w:val="bottom"/>
                <w:hideMark/>
              </w:tcPr>
            </w:tcPrChange>
          </w:tcPr>
          <w:p w14:paraId="63108211" w14:textId="77777777" w:rsidR="00E0030C" w:rsidRPr="007211A4" w:rsidRDefault="00E0030C">
            <w:pPr>
              <w:spacing w:line="240" w:lineRule="auto"/>
              <w:jc w:val="center"/>
              <w:rPr>
                <w:ins w:id="639" w:author="Yang, Xue" w:date="2023-09-27T10:02:00Z"/>
                <w:rFonts w:eastAsia="Times New Roman" w:cs="Times New Roman"/>
                <w:color w:val="000000"/>
                <w:kern w:val="0"/>
                <w14:ligatures w14:val="none"/>
                <w:rPrChange w:id="640" w:author="Yang, Xue" w:date="2023-09-27T10:07:00Z">
                  <w:rPr>
                    <w:ins w:id="641" w:author="Yang, Xue" w:date="2023-09-27T10:02:00Z"/>
                    <w:rFonts w:ascii="Calibri" w:eastAsia="Times New Roman" w:hAnsi="Calibri" w:cs="Calibri"/>
                    <w:color w:val="000000"/>
                    <w:kern w:val="0"/>
                    <w14:ligatures w14:val="none"/>
                  </w:rPr>
                </w:rPrChange>
              </w:rPr>
              <w:pPrChange w:id="642" w:author="Yang, Xue" w:date="2023-09-27T10:03:00Z">
                <w:pPr>
                  <w:spacing w:line="240" w:lineRule="auto"/>
                  <w:jc w:val="right"/>
                </w:pPr>
              </w:pPrChange>
            </w:pPr>
            <w:ins w:id="643" w:author="Yang, Xue" w:date="2023-09-27T10:02:00Z">
              <w:r w:rsidRPr="007211A4">
                <w:rPr>
                  <w:rFonts w:eastAsia="Times New Roman" w:cs="Times New Roman"/>
                  <w:color w:val="000000"/>
                  <w:kern w:val="0"/>
                  <w14:ligatures w14:val="none"/>
                  <w:rPrChange w:id="644" w:author="Yang, Xue" w:date="2023-09-27T10:07:00Z">
                    <w:rPr>
                      <w:rFonts w:ascii="Calibri" w:eastAsia="Times New Roman" w:hAnsi="Calibri" w:cs="Calibri"/>
                      <w:color w:val="000000"/>
                      <w:kern w:val="0"/>
                      <w14:ligatures w14:val="none"/>
                    </w:rPr>
                  </w:rPrChange>
                </w:rPr>
                <w:t>0.98</w:t>
              </w:r>
            </w:ins>
          </w:p>
        </w:tc>
      </w:tr>
      <w:tr w:rsidR="00E0030C" w:rsidRPr="00E0030C" w14:paraId="63E04377" w14:textId="77777777" w:rsidTr="2B44B431">
        <w:trPr>
          <w:trHeight w:val="288"/>
          <w:jc w:val="center"/>
          <w:ins w:id="645" w:author="Yang, Xue" w:date="2023-09-27T10:02:00Z"/>
          <w:trPrChange w:id="646"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647" w:author="Kompella, Sai Chandrika" w:date="2023-09-29T06:51:00Z">
              <w:tcPr>
                <w:tcW w:w="2274" w:type="dxa"/>
                <w:tcBorders>
                  <w:top w:val="nil"/>
                  <w:left w:val="nil"/>
                  <w:bottom w:val="nil"/>
                  <w:right w:val="nil"/>
                </w:tcBorders>
                <w:shd w:val="clear" w:color="auto" w:fill="auto"/>
                <w:noWrap/>
                <w:vAlign w:val="bottom"/>
                <w:hideMark/>
              </w:tcPr>
            </w:tcPrChange>
          </w:tcPr>
          <w:p w14:paraId="2F8B61AF" w14:textId="77777777" w:rsidR="00E0030C" w:rsidRPr="007211A4" w:rsidRDefault="00E0030C" w:rsidP="00E0030C">
            <w:pPr>
              <w:spacing w:line="240" w:lineRule="auto"/>
              <w:rPr>
                <w:ins w:id="648" w:author="Yang, Xue" w:date="2023-09-27T10:02:00Z"/>
                <w:rFonts w:eastAsia="Times New Roman" w:cs="Times New Roman"/>
                <w:color w:val="000000"/>
                <w:kern w:val="0"/>
                <w14:ligatures w14:val="none"/>
                <w:rPrChange w:id="649" w:author="Yang, Xue" w:date="2023-09-27T10:07:00Z">
                  <w:rPr>
                    <w:ins w:id="650" w:author="Yang, Xue" w:date="2023-09-27T10:02:00Z"/>
                    <w:rFonts w:ascii="Calibri" w:eastAsia="Times New Roman" w:hAnsi="Calibri" w:cs="Calibri"/>
                    <w:color w:val="000000"/>
                    <w:kern w:val="0"/>
                    <w14:ligatures w14:val="none"/>
                  </w:rPr>
                </w:rPrChange>
              </w:rPr>
            </w:pPr>
            <w:proofErr w:type="spellStart"/>
            <w:ins w:id="651" w:author="Yang, Xue" w:date="2023-09-27T10:02:00Z">
              <w:r w:rsidRPr="007211A4">
                <w:rPr>
                  <w:rFonts w:eastAsia="Times New Roman" w:cs="Times New Roman"/>
                  <w:color w:val="000000"/>
                  <w:kern w:val="0"/>
                  <w14:ligatures w14:val="none"/>
                  <w:rPrChange w:id="652" w:author="Yang, Xue" w:date="2023-09-27T10:07:00Z">
                    <w:rPr>
                      <w:rFonts w:ascii="Calibri" w:eastAsia="Times New Roman" w:hAnsi="Calibri" w:cs="Calibri"/>
                      <w:color w:val="000000"/>
                      <w:kern w:val="0"/>
                      <w14:ligatures w14:val="none"/>
                    </w:rPr>
                  </w:rPrChange>
                </w:rPr>
                <w:t>cms_low_income_ind</w:t>
              </w:r>
              <w:proofErr w:type="spellEnd"/>
            </w:ins>
          </w:p>
        </w:tc>
        <w:tc>
          <w:tcPr>
            <w:tcW w:w="1170" w:type="dxa"/>
            <w:tcBorders>
              <w:top w:val="nil"/>
              <w:left w:val="nil"/>
              <w:bottom w:val="nil"/>
              <w:right w:val="nil"/>
            </w:tcBorders>
            <w:shd w:val="clear" w:color="auto" w:fill="auto"/>
            <w:noWrap/>
            <w:vAlign w:val="bottom"/>
            <w:hideMark/>
            <w:tcPrChange w:id="653" w:author="Kompella, Sai Chandrika" w:date="2023-09-29T06:51:00Z">
              <w:tcPr>
                <w:tcW w:w="1333" w:type="dxa"/>
                <w:tcBorders>
                  <w:top w:val="nil"/>
                  <w:left w:val="nil"/>
                  <w:bottom w:val="nil"/>
                  <w:right w:val="nil"/>
                </w:tcBorders>
                <w:shd w:val="clear" w:color="auto" w:fill="auto"/>
                <w:noWrap/>
                <w:vAlign w:val="bottom"/>
                <w:hideMark/>
              </w:tcPr>
            </w:tcPrChange>
          </w:tcPr>
          <w:p w14:paraId="60045A7B" w14:textId="77777777" w:rsidR="00E0030C" w:rsidRPr="007211A4" w:rsidRDefault="00E0030C">
            <w:pPr>
              <w:spacing w:line="240" w:lineRule="auto"/>
              <w:jc w:val="center"/>
              <w:rPr>
                <w:ins w:id="654" w:author="Yang, Xue" w:date="2023-09-27T10:02:00Z"/>
                <w:rFonts w:eastAsia="Times New Roman" w:cs="Times New Roman"/>
                <w:color w:val="000000"/>
                <w:kern w:val="0"/>
                <w14:ligatures w14:val="none"/>
                <w:rPrChange w:id="655" w:author="Yang, Xue" w:date="2023-09-27T10:07:00Z">
                  <w:rPr>
                    <w:ins w:id="656" w:author="Yang, Xue" w:date="2023-09-27T10:02:00Z"/>
                    <w:rFonts w:ascii="Calibri" w:eastAsia="Times New Roman" w:hAnsi="Calibri" w:cs="Calibri"/>
                    <w:color w:val="000000"/>
                    <w:kern w:val="0"/>
                    <w14:ligatures w14:val="none"/>
                  </w:rPr>
                </w:rPrChange>
              </w:rPr>
              <w:pPrChange w:id="657" w:author="Yang, Xue" w:date="2023-09-27T10:03:00Z">
                <w:pPr>
                  <w:spacing w:line="240" w:lineRule="auto"/>
                  <w:jc w:val="right"/>
                </w:pPr>
              </w:pPrChange>
            </w:pPr>
            <w:ins w:id="658" w:author="Yang, Xue" w:date="2023-09-27T10:02:00Z">
              <w:r w:rsidRPr="007211A4">
                <w:rPr>
                  <w:rFonts w:eastAsia="Times New Roman" w:cs="Times New Roman"/>
                  <w:color w:val="000000"/>
                  <w:kern w:val="0"/>
                  <w14:ligatures w14:val="none"/>
                  <w:rPrChange w:id="659" w:author="Yang, Xue" w:date="2023-09-27T10:07:00Z">
                    <w:rPr>
                      <w:rFonts w:ascii="Calibri" w:eastAsia="Times New Roman" w:hAnsi="Calibri" w:cs="Calibri"/>
                      <w:color w:val="000000"/>
                      <w:kern w:val="0"/>
                      <w14:ligatures w14:val="none"/>
                    </w:rPr>
                  </w:rPrChange>
                </w:rPr>
                <w:t>0.72</w:t>
              </w:r>
            </w:ins>
          </w:p>
        </w:tc>
        <w:tc>
          <w:tcPr>
            <w:tcW w:w="1188" w:type="dxa"/>
            <w:tcBorders>
              <w:top w:val="nil"/>
              <w:left w:val="nil"/>
              <w:bottom w:val="nil"/>
              <w:right w:val="nil"/>
            </w:tcBorders>
            <w:shd w:val="clear" w:color="auto" w:fill="auto"/>
            <w:noWrap/>
            <w:vAlign w:val="bottom"/>
            <w:hideMark/>
            <w:tcPrChange w:id="660" w:author="Kompella, Sai Chandrika" w:date="2023-09-29T06:51:00Z">
              <w:tcPr>
                <w:tcW w:w="1351" w:type="dxa"/>
                <w:tcBorders>
                  <w:top w:val="nil"/>
                  <w:left w:val="nil"/>
                  <w:bottom w:val="nil"/>
                  <w:right w:val="nil"/>
                </w:tcBorders>
                <w:shd w:val="clear" w:color="auto" w:fill="auto"/>
                <w:noWrap/>
                <w:vAlign w:val="bottom"/>
                <w:hideMark/>
              </w:tcPr>
            </w:tcPrChange>
          </w:tcPr>
          <w:p w14:paraId="220FF7E7" w14:textId="77777777" w:rsidR="00E0030C" w:rsidRPr="007211A4" w:rsidRDefault="00E0030C">
            <w:pPr>
              <w:spacing w:line="240" w:lineRule="auto"/>
              <w:jc w:val="center"/>
              <w:rPr>
                <w:ins w:id="661" w:author="Yang, Xue" w:date="2023-09-27T10:02:00Z"/>
                <w:rFonts w:eastAsia="Times New Roman" w:cs="Times New Roman"/>
                <w:color w:val="000000"/>
                <w:kern w:val="0"/>
                <w14:ligatures w14:val="none"/>
                <w:rPrChange w:id="662" w:author="Yang, Xue" w:date="2023-09-27T10:07:00Z">
                  <w:rPr>
                    <w:ins w:id="663" w:author="Yang, Xue" w:date="2023-09-27T10:02:00Z"/>
                    <w:rFonts w:ascii="Calibri" w:eastAsia="Times New Roman" w:hAnsi="Calibri" w:cs="Calibri"/>
                    <w:color w:val="000000"/>
                    <w:kern w:val="0"/>
                    <w14:ligatures w14:val="none"/>
                  </w:rPr>
                </w:rPrChange>
              </w:rPr>
              <w:pPrChange w:id="664" w:author="Yang, Xue" w:date="2023-09-27T10:03:00Z">
                <w:pPr>
                  <w:spacing w:line="240" w:lineRule="auto"/>
                  <w:jc w:val="right"/>
                </w:pPr>
              </w:pPrChange>
            </w:pPr>
            <w:ins w:id="665" w:author="Yang, Xue" w:date="2023-09-27T10:02:00Z">
              <w:r w:rsidRPr="007211A4">
                <w:rPr>
                  <w:rFonts w:eastAsia="Times New Roman" w:cs="Times New Roman"/>
                  <w:color w:val="000000"/>
                  <w:kern w:val="0"/>
                  <w14:ligatures w14:val="none"/>
                  <w:rPrChange w:id="666" w:author="Yang, Xue" w:date="2023-09-27T10:07:00Z">
                    <w:rPr>
                      <w:rFonts w:ascii="Calibri" w:eastAsia="Times New Roman" w:hAnsi="Calibri" w:cs="Calibri"/>
                      <w:color w:val="000000"/>
                      <w:kern w:val="0"/>
                      <w14:ligatures w14:val="none"/>
                    </w:rPr>
                  </w:rPrChange>
                </w:rPr>
                <w:t>0.71</w:t>
              </w:r>
            </w:ins>
          </w:p>
        </w:tc>
        <w:tc>
          <w:tcPr>
            <w:tcW w:w="1262" w:type="dxa"/>
            <w:tcBorders>
              <w:top w:val="nil"/>
              <w:left w:val="nil"/>
              <w:bottom w:val="nil"/>
              <w:right w:val="nil"/>
            </w:tcBorders>
            <w:shd w:val="clear" w:color="auto" w:fill="auto"/>
            <w:noWrap/>
            <w:vAlign w:val="bottom"/>
            <w:hideMark/>
            <w:tcPrChange w:id="667" w:author="Kompella, Sai Chandrika" w:date="2023-09-29T06:51:00Z">
              <w:tcPr>
                <w:tcW w:w="1715" w:type="dxa"/>
                <w:tcBorders>
                  <w:top w:val="nil"/>
                  <w:left w:val="nil"/>
                  <w:bottom w:val="nil"/>
                  <w:right w:val="nil"/>
                </w:tcBorders>
                <w:shd w:val="clear" w:color="auto" w:fill="auto"/>
                <w:noWrap/>
                <w:vAlign w:val="bottom"/>
                <w:hideMark/>
              </w:tcPr>
            </w:tcPrChange>
          </w:tcPr>
          <w:p w14:paraId="59A61CE0" w14:textId="77777777" w:rsidR="00E0030C" w:rsidRPr="007211A4" w:rsidRDefault="00E0030C">
            <w:pPr>
              <w:spacing w:line="240" w:lineRule="auto"/>
              <w:jc w:val="center"/>
              <w:rPr>
                <w:ins w:id="668" w:author="Yang, Xue" w:date="2023-09-27T10:02:00Z"/>
                <w:rFonts w:eastAsia="Times New Roman" w:cs="Times New Roman"/>
                <w:color w:val="000000"/>
                <w:kern w:val="0"/>
                <w14:ligatures w14:val="none"/>
                <w:rPrChange w:id="669" w:author="Yang, Xue" w:date="2023-09-27T10:07:00Z">
                  <w:rPr>
                    <w:ins w:id="670" w:author="Yang, Xue" w:date="2023-09-27T10:02:00Z"/>
                    <w:rFonts w:ascii="Calibri" w:eastAsia="Times New Roman" w:hAnsi="Calibri" w:cs="Calibri"/>
                    <w:color w:val="000000"/>
                    <w:kern w:val="0"/>
                    <w14:ligatures w14:val="none"/>
                  </w:rPr>
                </w:rPrChange>
              </w:rPr>
              <w:pPrChange w:id="671" w:author="Yang, Xue" w:date="2023-09-27T10:03:00Z">
                <w:pPr>
                  <w:spacing w:line="240" w:lineRule="auto"/>
                  <w:jc w:val="right"/>
                </w:pPr>
              </w:pPrChange>
            </w:pPr>
            <w:ins w:id="672" w:author="Yang, Xue" w:date="2023-09-27T10:02:00Z">
              <w:r w:rsidRPr="007211A4">
                <w:rPr>
                  <w:rFonts w:eastAsia="Times New Roman" w:cs="Times New Roman"/>
                  <w:color w:val="000000"/>
                  <w:kern w:val="0"/>
                  <w14:ligatures w14:val="none"/>
                  <w:rPrChange w:id="673" w:author="Yang, Xue" w:date="2023-09-27T10:07:00Z">
                    <w:rPr>
                      <w:rFonts w:ascii="Calibri" w:eastAsia="Times New Roman" w:hAnsi="Calibri" w:cs="Calibri"/>
                      <w:color w:val="000000"/>
                      <w:kern w:val="0"/>
                      <w14:ligatures w14:val="none"/>
                    </w:rPr>
                  </w:rPrChange>
                </w:rPr>
                <w:t>0.66</w:t>
              </w:r>
            </w:ins>
          </w:p>
        </w:tc>
        <w:tc>
          <w:tcPr>
            <w:tcW w:w="1244" w:type="dxa"/>
            <w:tcBorders>
              <w:top w:val="nil"/>
              <w:left w:val="nil"/>
              <w:bottom w:val="nil"/>
              <w:right w:val="nil"/>
            </w:tcBorders>
            <w:shd w:val="clear" w:color="auto" w:fill="auto"/>
            <w:noWrap/>
            <w:vAlign w:val="bottom"/>
            <w:hideMark/>
            <w:tcPrChange w:id="674" w:author="Kompella, Sai Chandrika" w:date="2023-09-29T06:51:00Z">
              <w:tcPr>
                <w:tcW w:w="1697" w:type="dxa"/>
                <w:tcBorders>
                  <w:top w:val="nil"/>
                  <w:left w:val="nil"/>
                  <w:bottom w:val="nil"/>
                  <w:right w:val="nil"/>
                </w:tcBorders>
                <w:shd w:val="clear" w:color="auto" w:fill="auto"/>
                <w:noWrap/>
                <w:vAlign w:val="bottom"/>
                <w:hideMark/>
              </w:tcPr>
            </w:tcPrChange>
          </w:tcPr>
          <w:p w14:paraId="54AEB3E9" w14:textId="77777777" w:rsidR="00E0030C" w:rsidRPr="007211A4" w:rsidRDefault="00E0030C">
            <w:pPr>
              <w:spacing w:line="240" w:lineRule="auto"/>
              <w:jc w:val="center"/>
              <w:rPr>
                <w:ins w:id="675" w:author="Yang, Xue" w:date="2023-09-27T10:02:00Z"/>
                <w:rFonts w:eastAsia="Times New Roman" w:cs="Times New Roman"/>
                <w:color w:val="000000"/>
                <w:kern w:val="0"/>
                <w14:ligatures w14:val="none"/>
                <w:rPrChange w:id="676" w:author="Yang, Xue" w:date="2023-09-27T10:07:00Z">
                  <w:rPr>
                    <w:ins w:id="677" w:author="Yang, Xue" w:date="2023-09-27T10:02:00Z"/>
                    <w:rFonts w:ascii="Calibri" w:eastAsia="Times New Roman" w:hAnsi="Calibri" w:cs="Calibri"/>
                    <w:color w:val="000000"/>
                    <w:kern w:val="0"/>
                    <w14:ligatures w14:val="none"/>
                  </w:rPr>
                </w:rPrChange>
              </w:rPr>
              <w:pPrChange w:id="678" w:author="Yang, Xue" w:date="2023-09-27T10:03:00Z">
                <w:pPr>
                  <w:spacing w:line="240" w:lineRule="auto"/>
                  <w:jc w:val="right"/>
                </w:pPr>
              </w:pPrChange>
            </w:pPr>
            <w:ins w:id="679" w:author="Yang, Xue" w:date="2023-09-27T10:02:00Z">
              <w:r w:rsidRPr="007211A4">
                <w:rPr>
                  <w:rFonts w:eastAsia="Times New Roman" w:cs="Times New Roman"/>
                  <w:color w:val="000000"/>
                  <w:kern w:val="0"/>
                  <w14:ligatures w14:val="none"/>
                  <w:rPrChange w:id="680" w:author="Yang, Xue" w:date="2023-09-27T10:07:00Z">
                    <w:rPr>
                      <w:rFonts w:ascii="Calibri" w:eastAsia="Times New Roman" w:hAnsi="Calibri" w:cs="Calibri"/>
                      <w:color w:val="000000"/>
                      <w:kern w:val="0"/>
                      <w14:ligatures w14:val="none"/>
                    </w:rPr>
                  </w:rPrChange>
                </w:rPr>
                <w:t>0.65</w:t>
              </w:r>
            </w:ins>
          </w:p>
        </w:tc>
        <w:tc>
          <w:tcPr>
            <w:tcW w:w="960" w:type="dxa"/>
            <w:tcBorders>
              <w:top w:val="nil"/>
              <w:left w:val="nil"/>
              <w:bottom w:val="nil"/>
              <w:right w:val="nil"/>
            </w:tcBorders>
            <w:shd w:val="clear" w:color="auto" w:fill="auto"/>
            <w:noWrap/>
            <w:vAlign w:val="bottom"/>
            <w:hideMark/>
            <w:tcPrChange w:id="681" w:author="Kompella, Sai Chandrika" w:date="2023-09-29T06:51:00Z">
              <w:tcPr>
                <w:tcW w:w="960" w:type="dxa"/>
                <w:tcBorders>
                  <w:top w:val="nil"/>
                  <w:left w:val="nil"/>
                  <w:bottom w:val="nil"/>
                  <w:right w:val="nil"/>
                </w:tcBorders>
                <w:shd w:val="clear" w:color="auto" w:fill="auto"/>
                <w:noWrap/>
                <w:vAlign w:val="bottom"/>
                <w:hideMark/>
              </w:tcPr>
            </w:tcPrChange>
          </w:tcPr>
          <w:p w14:paraId="4D38D91F" w14:textId="77777777" w:rsidR="00E0030C" w:rsidRPr="007211A4" w:rsidRDefault="00E0030C">
            <w:pPr>
              <w:spacing w:line="240" w:lineRule="auto"/>
              <w:jc w:val="center"/>
              <w:rPr>
                <w:ins w:id="682" w:author="Yang, Xue" w:date="2023-09-27T10:02:00Z"/>
                <w:rFonts w:eastAsia="Times New Roman" w:cs="Times New Roman"/>
                <w:color w:val="000000"/>
                <w:kern w:val="0"/>
                <w14:ligatures w14:val="none"/>
                <w:rPrChange w:id="683" w:author="Yang, Xue" w:date="2023-09-27T10:07:00Z">
                  <w:rPr>
                    <w:ins w:id="684" w:author="Yang, Xue" w:date="2023-09-27T10:02:00Z"/>
                    <w:rFonts w:ascii="Calibri" w:eastAsia="Times New Roman" w:hAnsi="Calibri" w:cs="Calibri"/>
                    <w:color w:val="000000"/>
                    <w:kern w:val="0"/>
                    <w14:ligatures w14:val="none"/>
                  </w:rPr>
                </w:rPrChange>
              </w:rPr>
              <w:pPrChange w:id="685" w:author="Yang, Xue" w:date="2023-09-27T10:03:00Z">
                <w:pPr>
                  <w:spacing w:line="240" w:lineRule="auto"/>
                  <w:jc w:val="right"/>
                </w:pPr>
              </w:pPrChange>
            </w:pPr>
            <w:ins w:id="686" w:author="Yang, Xue" w:date="2023-09-27T10:02:00Z">
              <w:r w:rsidRPr="007211A4">
                <w:rPr>
                  <w:rFonts w:eastAsia="Times New Roman" w:cs="Times New Roman"/>
                  <w:color w:val="000000"/>
                  <w:kern w:val="0"/>
                  <w14:ligatures w14:val="none"/>
                  <w:rPrChange w:id="687" w:author="Yang, Xue" w:date="2023-09-27T10:07:00Z">
                    <w:rPr>
                      <w:rFonts w:ascii="Calibri" w:eastAsia="Times New Roman" w:hAnsi="Calibri" w:cs="Calibri"/>
                      <w:color w:val="000000"/>
                      <w:kern w:val="0"/>
                      <w14:ligatures w14:val="none"/>
                    </w:rPr>
                  </w:rPrChange>
                </w:rPr>
                <w:t>0.70</w:t>
              </w:r>
            </w:ins>
          </w:p>
        </w:tc>
        <w:tc>
          <w:tcPr>
            <w:tcW w:w="1134" w:type="dxa"/>
            <w:tcBorders>
              <w:top w:val="nil"/>
              <w:left w:val="nil"/>
              <w:bottom w:val="nil"/>
              <w:right w:val="nil"/>
            </w:tcBorders>
            <w:shd w:val="clear" w:color="auto" w:fill="auto"/>
            <w:noWrap/>
            <w:vAlign w:val="bottom"/>
            <w:hideMark/>
            <w:tcPrChange w:id="688" w:author="Kompella, Sai Chandrika" w:date="2023-09-29T06:51:00Z">
              <w:tcPr>
                <w:tcW w:w="1134" w:type="dxa"/>
                <w:tcBorders>
                  <w:top w:val="nil"/>
                  <w:left w:val="nil"/>
                  <w:bottom w:val="nil"/>
                  <w:right w:val="nil"/>
                </w:tcBorders>
                <w:shd w:val="clear" w:color="auto" w:fill="auto"/>
                <w:noWrap/>
                <w:vAlign w:val="bottom"/>
                <w:hideMark/>
              </w:tcPr>
            </w:tcPrChange>
          </w:tcPr>
          <w:p w14:paraId="18EE4E2F" w14:textId="77777777" w:rsidR="00E0030C" w:rsidRPr="007211A4" w:rsidRDefault="00E0030C">
            <w:pPr>
              <w:spacing w:line="240" w:lineRule="auto"/>
              <w:jc w:val="center"/>
              <w:rPr>
                <w:ins w:id="689" w:author="Yang, Xue" w:date="2023-09-27T10:02:00Z"/>
                <w:rFonts w:eastAsia="Times New Roman" w:cs="Times New Roman"/>
                <w:color w:val="000000"/>
                <w:kern w:val="0"/>
                <w14:ligatures w14:val="none"/>
                <w:rPrChange w:id="690" w:author="Yang, Xue" w:date="2023-09-27T10:07:00Z">
                  <w:rPr>
                    <w:ins w:id="691" w:author="Yang, Xue" w:date="2023-09-27T10:02:00Z"/>
                    <w:rFonts w:ascii="Calibri" w:eastAsia="Times New Roman" w:hAnsi="Calibri" w:cs="Calibri"/>
                    <w:color w:val="000000"/>
                    <w:kern w:val="0"/>
                    <w14:ligatures w14:val="none"/>
                  </w:rPr>
                </w:rPrChange>
              </w:rPr>
              <w:pPrChange w:id="692" w:author="Yang, Xue" w:date="2023-09-27T10:03:00Z">
                <w:pPr>
                  <w:spacing w:line="240" w:lineRule="auto"/>
                  <w:jc w:val="right"/>
                </w:pPr>
              </w:pPrChange>
            </w:pPr>
            <w:ins w:id="693" w:author="Yang, Xue" w:date="2023-09-27T10:02:00Z">
              <w:r w:rsidRPr="007211A4">
                <w:rPr>
                  <w:rFonts w:eastAsia="Times New Roman" w:cs="Times New Roman"/>
                  <w:color w:val="000000"/>
                  <w:kern w:val="0"/>
                  <w14:ligatures w14:val="none"/>
                  <w:rPrChange w:id="694" w:author="Yang, Xue" w:date="2023-09-27T10:07:00Z">
                    <w:rPr>
                      <w:rFonts w:ascii="Calibri" w:eastAsia="Times New Roman" w:hAnsi="Calibri" w:cs="Calibri"/>
                      <w:color w:val="000000"/>
                      <w:kern w:val="0"/>
                      <w14:ligatures w14:val="none"/>
                    </w:rPr>
                  </w:rPrChange>
                </w:rPr>
                <w:t>0.79</w:t>
              </w:r>
            </w:ins>
          </w:p>
        </w:tc>
        <w:tc>
          <w:tcPr>
            <w:tcW w:w="1260" w:type="dxa"/>
            <w:tcBorders>
              <w:top w:val="nil"/>
              <w:left w:val="nil"/>
              <w:bottom w:val="nil"/>
              <w:right w:val="nil"/>
            </w:tcBorders>
            <w:shd w:val="clear" w:color="auto" w:fill="auto"/>
            <w:noWrap/>
            <w:vAlign w:val="bottom"/>
            <w:hideMark/>
            <w:tcPrChange w:id="695" w:author="Kompella, Sai Chandrika" w:date="2023-09-29T06:51:00Z">
              <w:tcPr>
                <w:tcW w:w="1400" w:type="dxa"/>
                <w:tcBorders>
                  <w:top w:val="nil"/>
                  <w:left w:val="nil"/>
                  <w:bottom w:val="nil"/>
                  <w:right w:val="nil"/>
                </w:tcBorders>
                <w:shd w:val="clear" w:color="auto" w:fill="auto"/>
                <w:noWrap/>
                <w:vAlign w:val="bottom"/>
                <w:hideMark/>
              </w:tcPr>
            </w:tcPrChange>
          </w:tcPr>
          <w:p w14:paraId="093A2556" w14:textId="77777777" w:rsidR="00E0030C" w:rsidRPr="007211A4" w:rsidRDefault="00E0030C">
            <w:pPr>
              <w:spacing w:line="240" w:lineRule="auto"/>
              <w:jc w:val="center"/>
              <w:rPr>
                <w:ins w:id="696" w:author="Yang, Xue" w:date="2023-09-27T10:02:00Z"/>
                <w:rFonts w:eastAsia="Times New Roman" w:cs="Times New Roman"/>
                <w:color w:val="000000"/>
                <w:kern w:val="0"/>
                <w14:ligatures w14:val="none"/>
                <w:rPrChange w:id="697" w:author="Yang, Xue" w:date="2023-09-27T10:07:00Z">
                  <w:rPr>
                    <w:ins w:id="698" w:author="Yang, Xue" w:date="2023-09-27T10:02:00Z"/>
                    <w:rFonts w:ascii="Calibri" w:eastAsia="Times New Roman" w:hAnsi="Calibri" w:cs="Calibri"/>
                    <w:color w:val="000000"/>
                    <w:kern w:val="0"/>
                    <w14:ligatures w14:val="none"/>
                  </w:rPr>
                </w:rPrChange>
              </w:rPr>
              <w:pPrChange w:id="699" w:author="Yang, Xue" w:date="2023-09-27T10:03:00Z">
                <w:pPr>
                  <w:spacing w:line="240" w:lineRule="auto"/>
                  <w:jc w:val="right"/>
                </w:pPr>
              </w:pPrChange>
            </w:pPr>
            <w:ins w:id="700" w:author="Yang, Xue" w:date="2023-09-27T10:02:00Z">
              <w:r w:rsidRPr="007211A4">
                <w:rPr>
                  <w:rFonts w:eastAsia="Times New Roman" w:cs="Times New Roman"/>
                  <w:color w:val="000000"/>
                  <w:kern w:val="0"/>
                  <w14:ligatures w14:val="none"/>
                  <w:rPrChange w:id="701" w:author="Yang, Xue" w:date="2023-09-27T10:07:00Z">
                    <w:rPr>
                      <w:rFonts w:ascii="Calibri" w:eastAsia="Times New Roman" w:hAnsi="Calibri" w:cs="Calibri"/>
                      <w:color w:val="000000"/>
                      <w:kern w:val="0"/>
                      <w14:ligatures w14:val="none"/>
                    </w:rPr>
                  </w:rPrChange>
                </w:rPr>
                <w:t>0.74</w:t>
              </w:r>
            </w:ins>
          </w:p>
        </w:tc>
        <w:tc>
          <w:tcPr>
            <w:tcW w:w="981" w:type="dxa"/>
            <w:tcBorders>
              <w:top w:val="nil"/>
              <w:left w:val="nil"/>
              <w:bottom w:val="nil"/>
              <w:right w:val="nil"/>
            </w:tcBorders>
            <w:shd w:val="clear" w:color="auto" w:fill="auto"/>
            <w:noWrap/>
            <w:vAlign w:val="bottom"/>
            <w:hideMark/>
            <w:tcPrChange w:id="702" w:author="Kompella, Sai Chandrika" w:date="2023-09-29T06:51:00Z">
              <w:tcPr>
                <w:tcW w:w="960" w:type="dxa"/>
                <w:tcBorders>
                  <w:top w:val="nil"/>
                  <w:left w:val="nil"/>
                  <w:bottom w:val="nil"/>
                  <w:right w:val="nil"/>
                </w:tcBorders>
                <w:shd w:val="clear" w:color="auto" w:fill="auto"/>
                <w:noWrap/>
                <w:vAlign w:val="bottom"/>
                <w:hideMark/>
              </w:tcPr>
            </w:tcPrChange>
          </w:tcPr>
          <w:p w14:paraId="16B719EE" w14:textId="77777777" w:rsidR="00E0030C" w:rsidRPr="007211A4" w:rsidRDefault="00E0030C">
            <w:pPr>
              <w:spacing w:line="240" w:lineRule="auto"/>
              <w:jc w:val="center"/>
              <w:rPr>
                <w:ins w:id="703" w:author="Yang, Xue" w:date="2023-09-27T10:02:00Z"/>
                <w:rFonts w:eastAsia="Times New Roman" w:cs="Times New Roman"/>
                <w:color w:val="000000"/>
                <w:kern w:val="0"/>
                <w14:ligatures w14:val="none"/>
                <w:rPrChange w:id="704" w:author="Yang, Xue" w:date="2023-09-27T10:07:00Z">
                  <w:rPr>
                    <w:ins w:id="705" w:author="Yang, Xue" w:date="2023-09-27T10:02:00Z"/>
                    <w:rFonts w:ascii="Calibri" w:eastAsia="Times New Roman" w:hAnsi="Calibri" w:cs="Calibri"/>
                    <w:color w:val="000000"/>
                    <w:kern w:val="0"/>
                    <w14:ligatures w14:val="none"/>
                  </w:rPr>
                </w:rPrChange>
              </w:rPr>
              <w:pPrChange w:id="706" w:author="Yang, Xue" w:date="2023-09-27T10:03:00Z">
                <w:pPr>
                  <w:spacing w:line="240" w:lineRule="auto"/>
                  <w:jc w:val="right"/>
                </w:pPr>
              </w:pPrChange>
            </w:pPr>
            <w:ins w:id="707" w:author="Yang, Xue" w:date="2023-09-27T10:02:00Z">
              <w:r w:rsidRPr="007211A4">
                <w:rPr>
                  <w:rFonts w:eastAsia="Times New Roman" w:cs="Times New Roman"/>
                  <w:color w:val="000000"/>
                  <w:kern w:val="0"/>
                  <w14:ligatures w14:val="none"/>
                  <w:rPrChange w:id="708" w:author="Yang, Xue" w:date="2023-09-27T10:07:00Z">
                    <w:rPr>
                      <w:rFonts w:ascii="Calibri" w:eastAsia="Times New Roman" w:hAnsi="Calibri" w:cs="Calibri"/>
                      <w:color w:val="000000"/>
                      <w:kern w:val="0"/>
                      <w14:ligatures w14:val="none"/>
                    </w:rPr>
                  </w:rPrChange>
                </w:rPr>
                <w:t>0.53</w:t>
              </w:r>
            </w:ins>
          </w:p>
        </w:tc>
        <w:tc>
          <w:tcPr>
            <w:tcW w:w="1024" w:type="dxa"/>
            <w:tcBorders>
              <w:top w:val="nil"/>
              <w:left w:val="nil"/>
              <w:bottom w:val="nil"/>
              <w:right w:val="nil"/>
            </w:tcBorders>
            <w:shd w:val="clear" w:color="auto" w:fill="auto"/>
            <w:noWrap/>
            <w:vAlign w:val="bottom"/>
            <w:hideMark/>
            <w:tcPrChange w:id="709" w:author="Kompella, Sai Chandrika" w:date="2023-09-29T06:51:00Z">
              <w:tcPr>
                <w:tcW w:w="960" w:type="dxa"/>
                <w:tcBorders>
                  <w:top w:val="nil"/>
                  <w:left w:val="nil"/>
                  <w:bottom w:val="nil"/>
                  <w:right w:val="nil"/>
                </w:tcBorders>
                <w:shd w:val="clear" w:color="auto" w:fill="auto"/>
                <w:noWrap/>
                <w:vAlign w:val="bottom"/>
                <w:hideMark/>
              </w:tcPr>
            </w:tcPrChange>
          </w:tcPr>
          <w:p w14:paraId="096A7018" w14:textId="77777777" w:rsidR="00E0030C" w:rsidRPr="007211A4" w:rsidRDefault="00E0030C">
            <w:pPr>
              <w:spacing w:line="240" w:lineRule="auto"/>
              <w:jc w:val="center"/>
              <w:rPr>
                <w:ins w:id="710" w:author="Yang, Xue" w:date="2023-09-27T10:02:00Z"/>
                <w:rFonts w:eastAsia="Times New Roman" w:cs="Times New Roman"/>
                <w:color w:val="000000"/>
                <w:kern w:val="0"/>
                <w14:ligatures w14:val="none"/>
                <w:rPrChange w:id="711" w:author="Yang, Xue" w:date="2023-09-27T10:07:00Z">
                  <w:rPr>
                    <w:ins w:id="712" w:author="Yang, Xue" w:date="2023-09-27T10:02:00Z"/>
                    <w:rFonts w:ascii="Calibri" w:eastAsia="Times New Roman" w:hAnsi="Calibri" w:cs="Calibri"/>
                    <w:color w:val="000000"/>
                    <w:kern w:val="0"/>
                    <w14:ligatures w14:val="none"/>
                  </w:rPr>
                </w:rPrChange>
              </w:rPr>
              <w:pPrChange w:id="713" w:author="Yang, Xue" w:date="2023-09-27T10:03:00Z">
                <w:pPr>
                  <w:spacing w:line="240" w:lineRule="auto"/>
                  <w:jc w:val="right"/>
                </w:pPr>
              </w:pPrChange>
            </w:pPr>
            <w:ins w:id="714" w:author="Yang, Xue" w:date="2023-09-27T10:02:00Z">
              <w:r w:rsidRPr="007211A4">
                <w:rPr>
                  <w:rFonts w:eastAsia="Times New Roman" w:cs="Times New Roman"/>
                  <w:color w:val="000000"/>
                  <w:kern w:val="0"/>
                  <w14:ligatures w14:val="none"/>
                  <w:rPrChange w:id="715" w:author="Yang, Xue" w:date="2023-09-27T10:07:00Z">
                    <w:rPr>
                      <w:rFonts w:ascii="Calibri" w:eastAsia="Times New Roman" w:hAnsi="Calibri" w:cs="Calibri"/>
                      <w:color w:val="000000"/>
                      <w:kern w:val="0"/>
                      <w14:ligatures w14:val="none"/>
                    </w:rPr>
                  </w:rPrChange>
                </w:rPr>
                <w:t>0.20</w:t>
              </w:r>
            </w:ins>
          </w:p>
        </w:tc>
        <w:tc>
          <w:tcPr>
            <w:tcW w:w="1200" w:type="dxa"/>
            <w:tcBorders>
              <w:top w:val="nil"/>
              <w:left w:val="nil"/>
              <w:bottom w:val="nil"/>
              <w:right w:val="nil"/>
            </w:tcBorders>
            <w:shd w:val="clear" w:color="auto" w:fill="auto"/>
            <w:noWrap/>
            <w:vAlign w:val="bottom"/>
            <w:hideMark/>
            <w:tcPrChange w:id="716" w:author="Kompella, Sai Chandrika" w:date="2023-09-29T06:51:00Z">
              <w:tcPr>
                <w:tcW w:w="1504" w:type="dxa"/>
                <w:tcBorders>
                  <w:top w:val="nil"/>
                  <w:left w:val="nil"/>
                  <w:bottom w:val="nil"/>
                  <w:right w:val="nil"/>
                </w:tcBorders>
                <w:shd w:val="clear" w:color="auto" w:fill="auto"/>
                <w:noWrap/>
                <w:vAlign w:val="bottom"/>
                <w:hideMark/>
              </w:tcPr>
            </w:tcPrChange>
          </w:tcPr>
          <w:p w14:paraId="535AF7C6" w14:textId="77777777" w:rsidR="00E0030C" w:rsidRPr="007211A4" w:rsidRDefault="00E0030C">
            <w:pPr>
              <w:spacing w:line="240" w:lineRule="auto"/>
              <w:jc w:val="center"/>
              <w:rPr>
                <w:ins w:id="717" w:author="Yang, Xue" w:date="2023-09-27T10:02:00Z"/>
                <w:rFonts w:eastAsia="Times New Roman" w:cs="Times New Roman"/>
                <w:color w:val="000000"/>
                <w:kern w:val="0"/>
                <w14:ligatures w14:val="none"/>
                <w:rPrChange w:id="718" w:author="Yang, Xue" w:date="2023-09-27T10:07:00Z">
                  <w:rPr>
                    <w:ins w:id="719" w:author="Yang, Xue" w:date="2023-09-27T10:02:00Z"/>
                    <w:rFonts w:ascii="Calibri" w:eastAsia="Times New Roman" w:hAnsi="Calibri" w:cs="Calibri"/>
                    <w:color w:val="000000"/>
                    <w:kern w:val="0"/>
                    <w14:ligatures w14:val="none"/>
                  </w:rPr>
                </w:rPrChange>
              </w:rPr>
              <w:pPrChange w:id="720" w:author="Yang, Xue" w:date="2023-09-27T10:03:00Z">
                <w:pPr>
                  <w:spacing w:line="240" w:lineRule="auto"/>
                  <w:jc w:val="right"/>
                </w:pPr>
              </w:pPrChange>
            </w:pPr>
            <w:ins w:id="721" w:author="Yang, Xue" w:date="2023-09-27T10:02:00Z">
              <w:r w:rsidRPr="007211A4">
                <w:rPr>
                  <w:rFonts w:eastAsia="Times New Roman" w:cs="Times New Roman"/>
                  <w:color w:val="000000"/>
                  <w:kern w:val="0"/>
                  <w14:ligatures w14:val="none"/>
                  <w:rPrChange w:id="722" w:author="Yang, Xue" w:date="2023-09-27T10:07:00Z">
                    <w:rPr>
                      <w:rFonts w:ascii="Calibri" w:eastAsia="Times New Roman" w:hAnsi="Calibri" w:cs="Calibri"/>
                      <w:color w:val="000000"/>
                      <w:kern w:val="0"/>
                      <w14:ligatures w14:val="none"/>
                    </w:rPr>
                  </w:rPrChange>
                </w:rPr>
                <w:t>0.71</w:t>
              </w:r>
            </w:ins>
          </w:p>
        </w:tc>
      </w:tr>
      <w:tr w:rsidR="00E0030C" w:rsidRPr="00E0030C" w14:paraId="541883DD" w14:textId="77777777" w:rsidTr="2B44B431">
        <w:trPr>
          <w:trHeight w:val="288"/>
          <w:jc w:val="center"/>
          <w:ins w:id="723" w:author="Yang, Xue" w:date="2023-09-27T10:02:00Z"/>
          <w:trPrChange w:id="724"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725" w:author="Kompella, Sai Chandrika" w:date="2023-09-29T06:51:00Z">
              <w:tcPr>
                <w:tcW w:w="2274" w:type="dxa"/>
                <w:tcBorders>
                  <w:top w:val="nil"/>
                  <w:left w:val="nil"/>
                  <w:bottom w:val="nil"/>
                  <w:right w:val="nil"/>
                </w:tcBorders>
                <w:shd w:val="clear" w:color="auto" w:fill="auto"/>
                <w:noWrap/>
                <w:vAlign w:val="bottom"/>
                <w:hideMark/>
              </w:tcPr>
            </w:tcPrChange>
          </w:tcPr>
          <w:p w14:paraId="2D891295" w14:textId="77777777" w:rsidR="00E0030C" w:rsidRPr="007211A4" w:rsidRDefault="00E0030C" w:rsidP="00E0030C">
            <w:pPr>
              <w:spacing w:line="240" w:lineRule="auto"/>
              <w:rPr>
                <w:ins w:id="726" w:author="Yang, Xue" w:date="2023-09-27T10:02:00Z"/>
                <w:rFonts w:eastAsia="Times New Roman" w:cs="Times New Roman"/>
                <w:color w:val="000000"/>
                <w:kern w:val="0"/>
                <w14:ligatures w14:val="none"/>
                <w:rPrChange w:id="727" w:author="Yang, Xue" w:date="2023-09-27T10:07:00Z">
                  <w:rPr>
                    <w:ins w:id="728" w:author="Yang, Xue" w:date="2023-09-27T10:02:00Z"/>
                    <w:rFonts w:ascii="Calibri" w:eastAsia="Times New Roman" w:hAnsi="Calibri" w:cs="Calibri"/>
                    <w:color w:val="000000"/>
                    <w:kern w:val="0"/>
                    <w14:ligatures w14:val="none"/>
                  </w:rPr>
                </w:rPrChange>
              </w:rPr>
            </w:pPr>
            <w:proofErr w:type="spellStart"/>
            <w:ins w:id="729" w:author="Yang, Xue" w:date="2023-09-27T10:02:00Z">
              <w:r w:rsidRPr="007211A4">
                <w:rPr>
                  <w:rFonts w:eastAsia="Times New Roman" w:cs="Times New Roman"/>
                  <w:color w:val="000000"/>
                  <w:kern w:val="0"/>
                  <w14:ligatures w14:val="none"/>
                  <w:rPrChange w:id="730" w:author="Yang, Xue" w:date="2023-09-27T10:07:00Z">
                    <w:rPr>
                      <w:rFonts w:ascii="Calibri" w:eastAsia="Times New Roman" w:hAnsi="Calibri" w:cs="Calibri"/>
                      <w:color w:val="000000"/>
                      <w:kern w:val="0"/>
                      <w14:ligatures w14:val="none"/>
                    </w:rPr>
                  </w:rPrChange>
                </w:rPr>
                <w:t>sex_cd</w:t>
              </w:r>
              <w:proofErr w:type="spellEnd"/>
            </w:ins>
          </w:p>
        </w:tc>
        <w:tc>
          <w:tcPr>
            <w:tcW w:w="1170" w:type="dxa"/>
            <w:tcBorders>
              <w:top w:val="nil"/>
              <w:left w:val="nil"/>
              <w:bottom w:val="nil"/>
              <w:right w:val="nil"/>
            </w:tcBorders>
            <w:shd w:val="clear" w:color="auto" w:fill="auto"/>
            <w:noWrap/>
            <w:vAlign w:val="bottom"/>
            <w:hideMark/>
            <w:tcPrChange w:id="731" w:author="Kompella, Sai Chandrika" w:date="2023-09-29T06:51:00Z">
              <w:tcPr>
                <w:tcW w:w="1333" w:type="dxa"/>
                <w:tcBorders>
                  <w:top w:val="nil"/>
                  <w:left w:val="nil"/>
                  <w:bottom w:val="nil"/>
                  <w:right w:val="nil"/>
                </w:tcBorders>
                <w:shd w:val="clear" w:color="auto" w:fill="auto"/>
                <w:noWrap/>
                <w:vAlign w:val="bottom"/>
                <w:hideMark/>
              </w:tcPr>
            </w:tcPrChange>
          </w:tcPr>
          <w:p w14:paraId="1142AEC0" w14:textId="77777777" w:rsidR="00E0030C" w:rsidRPr="007211A4" w:rsidRDefault="00E0030C">
            <w:pPr>
              <w:spacing w:line="240" w:lineRule="auto"/>
              <w:jc w:val="center"/>
              <w:rPr>
                <w:ins w:id="732" w:author="Yang, Xue" w:date="2023-09-27T10:02:00Z"/>
                <w:rFonts w:eastAsia="Times New Roman" w:cs="Times New Roman"/>
                <w:color w:val="000000"/>
                <w:kern w:val="0"/>
                <w14:ligatures w14:val="none"/>
                <w:rPrChange w:id="733" w:author="Yang, Xue" w:date="2023-09-27T10:07:00Z">
                  <w:rPr>
                    <w:ins w:id="734" w:author="Yang, Xue" w:date="2023-09-27T10:02:00Z"/>
                    <w:rFonts w:ascii="Calibri" w:eastAsia="Times New Roman" w:hAnsi="Calibri" w:cs="Calibri"/>
                    <w:color w:val="000000"/>
                    <w:kern w:val="0"/>
                    <w14:ligatures w14:val="none"/>
                  </w:rPr>
                </w:rPrChange>
              </w:rPr>
              <w:pPrChange w:id="735" w:author="Yang, Xue" w:date="2023-09-27T10:03:00Z">
                <w:pPr>
                  <w:spacing w:line="240" w:lineRule="auto"/>
                  <w:jc w:val="right"/>
                </w:pPr>
              </w:pPrChange>
            </w:pPr>
            <w:ins w:id="736" w:author="Yang, Xue" w:date="2023-09-27T10:02:00Z">
              <w:r w:rsidRPr="007211A4">
                <w:rPr>
                  <w:rFonts w:eastAsia="Times New Roman" w:cs="Times New Roman"/>
                  <w:color w:val="000000"/>
                  <w:kern w:val="0"/>
                  <w14:ligatures w14:val="none"/>
                  <w:rPrChange w:id="737" w:author="Yang, Xue" w:date="2023-09-27T10:07:00Z">
                    <w:rPr>
                      <w:rFonts w:ascii="Calibri" w:eastAsia="Times New Roman" w:hAnsi="Calibri" w:cs="Calibri"/>
                      <w:color w:val="000000"/>
                      <w:kern w:val="0"/>
                      <w14:ligatures w14:val="none"/>
                    </w:rPr>
                  </w:rPrChange>
                </w:rPr>
                <w:t>0.68</w:t>
              </w:r>
            </w:ins>
          </w:p>
        </w:tc>
        <w:tc>
          <w:tcPr>
            <w:tcW w:w="1188" w:type="dxa"/>
            <w:tcBorders>
              <w:top w:val="nil"/>
              <w:left w:val="nil"/>
              <w:bottom w:val="nil"/>
              <w:right w:val="nil"/>
            </w:tcBorders>
            <w:shd w:val="clear" w:color="auto" w:fill="auto"/>
            <w:noWrap/>
            <w:vAlign w:val="bottom"/>
            <w:hideMark/>
            <w:tcPrChange w:id="738" w:author="Kompella, Sai Chandrika" w:date="2023-09-29T06:51:00Z">
              <w:tcPr>
                <w:tcW w:w="1351" w:type="dxa"/>
                <w:tcBorders>
                  <w:top w:val="nil"/>
                  <w:left w:val="nil"/>
                  <w:bottom w:val="nil"/>
                  <w:right w:val="nil"/>
                </w:tcBorders>
                <w:shd w:val="clear" w:color="auto" w:fill="auto"/>
                <w:noWrap/>
                <w:vAlign w:val="bottom"/>
                <w:hideMark/>
              </w:tcPr>
            </w:tcPrChange>
          </w:tcPr>
          <w:p w14:paraId="4636BBD0" w14:textId="77777777" w:rsidR="00E0030C" w:rsidRPr="007211A4" w:rsidRDefault="00E0030C">
            <w:pPr>
              <w:spacing w:line="240" w:lineRule="auto"/>
              <w:jc w:val="center"/>
              <w:rPr>
                <w:ins w:id="739" w:author="Yang, Xue" w:date="2023-09-27T10:02:00Z"/>
                <w:rFonts w:eastAsia="Times New Roman" w:cs="Times New Roman"/>
                <w:color w:val="000000"/>
                <w:kern w:val="0"/>
                <w14:ligatures w14:val="none"/>
                <w:rPrChange w:id="740" w:author="Yang, Xue" w:date="2023-09-27T10:07:00Z">
                  <w:rPr>
                    <w:ins w:id="741" w:author="Yang, Xue" w:date="2023-09-27T10:02:00Z"/>
                    <w:rFonts w:ascii="Calibri" w:eastAsia="Times New Roman" w:hAnsi="Calibri" w:cs="Calibri"/>
                    <w:color w:val="000000"/>
                    <w:kern w:val="0"/>
                    <w14:ligatures w14:val="none"/>
                  </w:rPr>
                </w:rPrChange>
              </w:rPr>
              <w:pPrChange w:id="742" w:author="Yang, Xue" w:date="2023-09-27T10:03:00Z">
                <w:pPr>
                  <w:spacing w:line="240" w:lineRule="auto"/>
                  <w:jc w:val="right"/>
                </w:pPr>
              </w:pPrChange>
            </w:pPr>
            <w:ins w:id="743" w:author="Yang, Xue" w:date="2023-09-27T10:02:00Z">
              <w:r w:rsidRPr="007211A4">
                <w:rPr>
                  <w:rFonts w:eastAsia="Times New Roman" w:cs="Times New Roman"/>
                  <w:color w:val="000000"/>
                  <w:kern w:val="0"/>
                  <w14:ligatures w14:val="none"/>
                  <w:rPrChange w:id="744" w:author="Yang, Xue" w:date="2023-09-27T10:07:00Z">
                    <w:rPr>
                      <w:rFonts w:ascii="Calibri" w:eastAsia="Times New Roman" w:hAnsi="Calibri" w:cs="Calibri"/>
                      <w:color w:val="000000"/>
                      <w:kern w:val="0"/>
                      <w14:ligatures w14:val="none"/>
                    </w:rPr>
                  </w:rPrChange>
                </w:rPr>
                <w:t>0.69</w:t>
              </w:r>
            </w:ins>
          </w:p>
        </w:tc>
        <w:tc>
          <w:tcPr>
            <w:tcW w:w="1262" w:type="dxa"/>
            <w:tcBorders>
              <w:top w:val="nil"/>
              <w:left w:val="nil"/>
              <w:bottom w:val="nil"/>
              <w:right w:val="nil"/>
            </w:tcBorders>
            <w:shd w:val="clear" w:color="auto" w:fill="auto"/>
            <w:noWrap/>
            <w:vAlign w:val="bottom"/>
            <w:hideMark/>
            <w:tcPrChange w:id="745" w:author="Kompella, Sai Chandrika" w:date="2023-09-29T06:51:00Z">
              <w:tcPr>
                <w:tcW w:w="1715" w:type="dxa"/>
                <w:tcBorders>
                  <w:top w:val="nil"/>
                  <w:left w:val="nil"/>
                  <w:bottom w:val="nil"/>
                  <w:right w:val="nil"/>
                </w:tcBorders>
                <w:shd w:val="clear" w:color="auto" w:fill="auto"/>
                <w:noWrap/>
                <w:vAlign w:val="bottom"/>
                <w:hideMark/>
              </w:tcPr>
            </w:tcPrChange>
          </w:tcPr>
          <w:p w14:paraId="3CD00004" w14:textId="77777777" w:rsidR="00E0030C" w:rsidRPr="007211A4" w:rsidRDefault="00E0030C">
            <w:pPr>
              <w:spacing w:line="240" w:lineRule="auto"/>
              <w:jc w:val="center"/>
              <w:rPr>
                <w:ins w:id="746" w:author="Yang, Xue" w:date="2023-09-27T10:02:00Z"/>
                <w:rFonts w:eastAsia="Times New Roman" w:cs="Times New Roman"/>
                <w:color w:val="000000"/>
                <w:kern w:val="0"/>
                <w14:ligatures w14:val="none"/>
                <w:rPrChange w:id="747" w:author="Yang, Xue" w:date="2023-09-27T10:07:00Z">
                  <w:rPr>
                    <w:ins w:id="748" w:author="Yang, Xue" w:date="2023-09-27T10:02:00Z"/>
                    <w:rFonts w:ascii="Calibri" w:eastAsia="Times New Roman" w:hAnsi="Calibri" w:cs="Calibri"/>
                    <w:color w:val="000000"/>
                    <w:kern w:val="0"/>
                    <w14:ligatures w14:val="none"/>
                  </w:rPr>
                </w:rPrChange>
              </w:rPr>
              <w:pPrChange w:id="749" w:author="Yang, Xue" w:date="2023-09-27T10:03:00Z">
                <w:pPr>
                  <w:spacing w:line="240" w:lineRule="auto"/>
                  <w:jc w:val="right"/>
                </w:pPr>
              </w:pPrChange>
            </w:pPr>
            <w:ins w:id="750" w:author="Yang, Xue" w:date="2023-09-27T10:02:00Z">
              <w:r w:rsidRPr="007211A4">
                <w:rPr>
                  <w:rFonts w:eastAsia="Times New Roman" w:cs="Times New Roman"/>
                  <w:color w:val="000000"/>
                  <w:kern w:val="0"/>
                  <w14:ligatures w14:val="none"/>
                  <w:rPrChange w:id="751" w:author="Yang, Xue" w:date="2023-09-27T10:07:00Z">
                    <w:rPr>
                      <w:rFonts w:ascii="Calibri" w:eastAsia="Times New Roman" w:hAnsi="Calibri" w:cs="Calibri"/>
                      <w:color w:val="000000"/>
                      <w:kern w:val="0"/>
                      <w14:ligatures w14:val="none"/>
                    </w:rPr>
                  </w:rPrChange>
                </w:rPr>
                <w:t>0.66</w:t>
              </w:r>
            </w:ins>
          </w:p>
        </w:tc>
        <w:tc>
          <w:tcPr>
            <w:tcW w:w="1244" w:type="dxa"/>
            <w:tcBorders>
              <w:top w:val="nil"/>
              <w:left w:val="nil"/>
              <w:bottom w:val="nil"/>
              <w:right w:val="nil"/>
            </w:tcBorders>
            <w:shd w:val="clear" w:color="auto" w:fill="auto"/>
            <w:noWrap/>
            <w:vAlign w:val="bottom"/>
            <w:hideMark/>
            <w:tcPrChange w:id="752" w:author="Kompella, Sai Chandrika" w:date="2023-09-29T06:51:00Z">
              <w:tcPr>
                <w:tcW w:w="1697" w:type="dxa"/>
                <w:tcBorders>
                  <w:top w:val="nil"/>
                  <w:left w:val="nil"/>
                  <w:bottom w:val="nil"/>
                  <w:right w:val="nil"/>
                </w:tcBorders>
                <w:shd w:val="clear" w:color="auto" w:fill="auto"/>
                <w:noWrap/>
                <w:vAlign w:val="bottom"/>
                <w:hideMark/>
              </w:tcPr>
            </w:tcPrChange>
          </w:tcPr>
          <w:p w14:paraId="129D710C" w14:textId="77777777" w:rsidR="00E0030C" w:rsidRPr="007211A4" w:rsidRDefault="00E0030C">
            <w:pPr>
              <w:spacing w:line="240" w:lineRule="auto"/>
              <w:jc w:val="center"/>
              <w:rPr>
                <w:ins w:id="753" w:author="Yang, Xue" w:date="2023-09-27T10:02:00Z"/>
                <w:rFonts w:eastAsia="Times New Roman" w:cs="Times New Roman"/>
                <w:color w:val="000000"/>
                <w:kern w:val="0"/>
                <w14:ligatures w14:val="none"/>
                <w:rPrChange w:id="754" w:author="Yang, Xue" w:date="2023-09-27T10:07:00Z">
                  <w:rPr>
                    <w:ins w:id="755" w:author="Yang, Xue" w:date="2023-09-27T10:02:00Z"/>
                    <w:rFonts w:ascii="Calibri" w:eastAsia="Times New Roman" w:hAnsi="Calibri" w:cs="Calibri"/>
                    <w:color w:val="000000"/>
                    <w:kern w:val="0"/>
                    <w14:ligatures w14:val="none"/>
                  </w:rPr>
                </w:rPrChange>
              </w:rPr>
              <w:pPrChange w:id="756" w:author="Yang, Xue" w:date="2023-09-27T10:03:00Z">
                <w:pPr>
                  <w:spacing w:line="240" w:lineRule="auto"/>
                  <w:jc w:val="right"/>
                </w:pPr>
              </w:pPrChange>
            </w:pPr>
            <w:ins w:id="757" w:author="Yang, Xue" w:date="2023-09-27T10:02:00Z">
              <w:r w:rsidRPr="007211A4">
                <w:rPr>
                  <w:rFonts w:eastAsia="Times New Roman" w:cs="Times New Roman"/>
                  <w:color w:val="000000"/>
                  <w:kern w:val="0"/>
                  <w14:ligatures w14:val="none"/>
                  <w:rPrChange w:id="758" w:author="Yang, Xue" w:date="2023-09-27T10:07:00Z">
                    <w:rPr>
                      <w:rFonts w:ascii="Calibri" w:eastAsia="Times New Roman" w:hAnsi="Calibri" w:cs="Calibri"/>
                      <w:color w:val="000000"/>
                      <w:kern w:val="0"/>
                      <w14:ligatures w14:val="none"/>
                    </w:rPr>
                  </w:rPrChange>
                </w:rPr>
                <w:t>0.66</w:t>
              </w:r>
            </w:ins>
          </w:p>
        </w:tc>
        <w:tc>
          <w:tcPr>
            <w:tcW w:w="960" w:type="dxa"/>
            <w:tcBorders>
              <w:top w:val="nil"/>
              <w:left w:val="nil"/>
              <w:bottom w:val="nil"/>
              <w:right w:val="nil"/>
            </w:tcBorders>
            <w:shd w:val="clear" w:color="auto" w:fill="auto"/>
            <w:noWrap/>
            <w:vAlign w:val="bottom"/>
            <w:hideMark/>
            <w:tcPrChange w:id="759" w:author="Kompella, Sai Chandrika" w:date="2023-09-29T06:51:00Z">
              <w:tcPr>
                <w:tcW w:w="960" w:type="dxa"/>
                <w:tcBorders>
                  <w:top w:val="nil"/>
                  <w:left w:val="nil"/>
                  <w:bottom w:val="nil"/>
                  <w:right w:val="nil"/>
                </w:tcBorders>
                <w:shd w:val="clear" w:color="auto" w:fill="auto"/>
                <w:noWrap/>
                <w:vAlign w:val="bottom"/>
                <w:hideMark/>
              </w:tcPr>
            </w:tcPrChange>
          </w:tcPr>
          <w:p w14:paraId="3D0699CC" w14:textId="77777777" w:rsidR="00E0030C" w:rsidRPr="007211A4" w:rsidRDefault="00E0030C">
            <w:pPr>
              <w:spacing w:line="240" w:lineRule="auto"/>
              <w:jc w:val="center"/>
              <w:rPr>
                <w:ins w:id="760" w:author="Yang, Xue" w:date="2023-09-27T10:02:00Z"/>
                <w:rFonts w:eastAsia="Times New Roman" w:cs="Times New Roman"/>
                <w:color w:val="000000"/>
                <w:kern w:val="0"/>
                <w14:ligatures w14:val="none"/>
                <w:rPrChange w:id="761" w:author="Yang, Xue" w:date="2023-09-27T10:07:00Z">
                  <w:rPr>
                    <w:ins w:id="762" w:author="Yang, Xue" w:date="2023-09-27T10:02:00Z"/>
                    <w:rFonts w:ascii="Calibri" w:eastAsia="Times New Roman" w:hAnsi="Calibri" w:cs="Calibri"/>
                    <w:color w:val="000000"/>
                    <w:kern w:val="0"/>
                    <w14:ligatures w14:val="none"/>
                  </w:rPr>
                </w:rPrChange>
              </w:rPr>
              <w:pPrChange w:id="763" w:author="Yang, Xue" w:date="2023-09-27T10:03:00Z">
                <w:pPr>
                  <w:spacing w:line="240" w:lineRule="auto"/>
                  <w:jc w:val="right"/>
                </w:pPr>
              </w:pPrChange>
            </w:pPr>
            <w:ins w:id="764" w:author="Yang, Xue" w:date="2023-09-27T10:02:00Z">
              <w:r w:rsidRPr="007211A4">
                <w:rPr>
                  <w:rFonts w:eastAsia="Times New Roman" w:cs="Times New Roman"/>
                  <w:color w:val="000000"/>
                  <w:kern w:val="0"/>
                  <w14:ligatures w14:val="none"/>
                  <w:rPrChange w:id="765" w:author="Yang, Xue" w:date="2023-09-27T10:07:00Z">
                    <w:rPr>
                      <w:rFonts w:ascii="Calibri" w:eastAsia="Times New Roman" w:hAnsi="Calibri" w:cs="Calibri"/>
                      <w:color w:val="000000"/>
                      <w:kern w:val="0"/>
                      <w14:ligatures w14:val="none"/>
                    </w:rPr>
                  </w:rPrChange>
                </w:rPr>
                <w:t>0.67</w:t>
              </w:r>
            </w:ins>
          </w:p>
        </w:tc>
        <w:tc>
          <w:tcPr>
            <w:tcW w:w="1134" w:type="dxa"/>
            <w:tcBorders>
              <w:top w:val="nil"/>
              <w:left w:val="nil"/>
              <w:bottom w:val="nil"/>
              <w:right w:val="nil"/>
            </w:tcBorders>
            <w:shd w:val="clear" w:color="auto" w:fill="auto"/>
            <w:noWrap/>
            <w:vAlign w:val="bottom"/>
            <w:hideMark/>
            <w:tcPrChange w:id="766" w:author="Kompella, Sai Chandrika" w:date="2023-09-29T06:51:00Z">
              <w:tcPr>
                <w:tcW w:w="1134" w:type="dxa"/>
                <w:tcBorders>
                  <w:top w:val="nil"/>
                  <w:left w:val="nil"/>
                  <w:bottom w:val="nil"/>
                  <w:right w:val="nil"/>
                </w:tcBorders>
                <w:shd w:val="clear" w:color="auto" w:fill="auto"/>
                <w:noWrap/>
                <w:vAlign w:val="bottom"/>
                <w:hideMark/>
              </w:tcPr>
            </w:tcPrChange>
          </w:tcPr>
          <w:p w14:paraId="4147090A" w14:textId="77777777" w:rsidR="00E0030C" w:rsidRPr="007211A4" w:rsidRDefault="00E0030C">
            <w:pPr>
              <w:spacing w:line="240" w:lineRule="auto"/>
              <w:jc w:val="center"/>
              <w:rPr>
                <w:ins w:id="767" w:author="Yang, Xue" w:date="2023-09-27T10:02:00Z"/>
                <w:rFonts w:eastAsia="Times New Roman" w:cs="Times New Roman"/>
                <w:color w:val="000000"/>
                <w:kern w:val="0"/>
                <w14:ligatures w14:val="none"/>
                <w:rPrChange w:id="768" w:author="Yang, Xue" w:date="2023-09-27T10:07:00Z">
                  <w:rPr>
                    <w:ins w:id="769" w:author="Yang, Xue" w:date="2023-09-27T10:02:00Z"/>
                    <w:rFonts w:ascii="Calibri" w:eastAsia="Times New Roman" w:hAnsi="Calibri" w:cs="Calibri"/>
                    <w:color w:val="000000"/>
                    <w:kern w:val="0"/>
                    <w14:ligatures w14:val="none"/>
                  </w:rPr>
                </w:rPrChange>
              </w:rPr>
              <w:pPrChange w:id="770" w:author="Yang, Xue" w:date="2023-09-27T10:03:00Z">
                <w:pPr>
                  <w:spacing w:line="240" w:lineRule="auto"/>
                  <w:jc w:val="right"/>
                </w:pPr>
              </w:pPrChange>
            </w:pPr>
            <w:ins w:id="771" w:author="Yang, Xue" w:date="2023-09-27T10:02:00Z">
              <w:r w:rsidRPr="007211A4">
                <w:rPr>
                  <w:rFonts w:eastAsia="Times New Roman" w:cs="Times New Roman"/>
                  <w:color w:val="000000"/>
                  <w:kern w:val="0"/>
                  <w14:ligatures w14:val="none"/>
                  <w:rPrChange w:id="772" w:author="Yang, Xue" w:date="2023-09-27T10:07:00Z">
                    <w:rPr>
                      <w:rFonts w:ascii="Calibri" w:eastAsia="Times New Roman" w:hAnsi="Calibri" w:cs="Calibri"/>
                      <w:color w:val="000000"/>
                      <w:kern w:val="0"/>
                      <w14:ligatures w14:val="none"/>
                    </w:rPr>
                  </w:rPrChange>
                </w:rPr>
                <w:t>0.64</w:t>
              </w:r>
            </w:ins>
          </w:p>
        </w:tc>
        <w:tc>
          <w:tcPr>
            <w:tcW w:w="1260" w:type="dxa"/>
            <w:tcBorders>
              <w:top w:val="nil"/>
              <w:left w:val="nil"/>
              <w:bottom w:val="nil"/>
              <w:right w:val="nil"/>
            </w:tcBorders>
            <w:shd w:val="clear" w:color="auto" w:fill="auto"/>
            <w:noWrap/>
            <w:vAlign w:val="bottom"/>
            <w:hideMark/>
            <w:tcPrChange w:id="773" w:author="Kompella, Sai Chandrika" w:date="2023-09-29T06:51:00Z">
              <w:tcPr>
                <w:tcW w:w="1400" w:type="dxa"/>
                <w:tcBorders>
                  <w:top w:val="nil"/>
                  <w:left w:val="nil"/>
                  <w:bottom w:val="nil"/>
                  <w:right w:val="nil"/>
                </w:tcBorders>
                <w:shd w:val="clear" w:color="auto" w:fill="auto"/>
                <w:noWrap/>
                <w:vAlign w:val="bottom"/>
                <w:hideMark/>
              </w:tcPr>
            </w:tcPrChange>
          </w:tcPr>
          <w:p w14:paraId="5D32ADFB" w14:textId="77777777" w:rsidR="00E0030C" w:rsidRPr="007211A4" w:rsidRDefault="00E0030C">
            <w:pPr>
              <w:spacing w:line="240" w:lineRule="auto"/>
              <w:jc w:val="center"/>
              <w:rPr>
                <w:ins w:id="774" w:author="Yang, Xue" w:date="2023-09-27T10:02:00Z"/>
                <w:rFonts w:eastAsia="Times New Roman" w:cs="Times New Roman"/>
                <w:color w:val="000000"/>
                <w:kern w:val="0"/>
                <w14:ligatures w14:val="none"/>
                <w:rPrChange w:id="775" w:author="Yang, Xue" w:date="2023-09-27T10:07:00Z">
                  <w:rPr>
                    <w:ins w:id="776" w:author="Yang, Xue" w:date="2023-09-27T10:02:00Z"/>
                    <w:rFonts w:ascii="Calibri" w:eastAsia="Times New Roman" w:hAnsi="Calibri" w:cs="Calibri"/>
                    <w:color w:val="000000"/>
                    <w:kern w:val="0"/>
                    <w14:ligatures w14:val="none"/>
                  </w:rPr>
                </w:rPrChange>
              </w:rPr>
              <w:pPrChange w:id="777" w:author="Yang, Xue" w:date="2023-09-27T10:03:00Z">
                <w:pPr>
                  <w:spacing w:line="240" w:lineRule="auto"/>
                  <w:jc w:val="right"/>
                </w:pPr>
              </w:pPrChange>
            </w:pPr>
            <w:ins w:id="778" w:author="Yang, Xue" w:date="2023-09-27T10:02:00Z">
              <w:r w:rsidRPr="007211A4">
                <w:rPr>
                  <w:rFonts w:eastAsia="Times New Roman" w:cs="Times New Roman"/>
                  <w:color w:val="000000"/>
                  <w:kern w:val="0"/>
                  <w14:ligatures w14:val="none"/>
                  <w:rPrChange w:id="779" w:author="Yang, Xue" w:date="2023-09-27T10:07:00Z">
                    <w:rPr>
                      <w:rFonts w:ascii="Calibri" w:eastAsia="Times New Roman" w:hAnsi="Calibri" w:cs="Calibri"/>
                      <w:color w:val="000000"/>
                      <w:kern w:val="0"/>
                      <w14:ligatures w14:val="none"/>
                    </w:rPr>
                  </w:rPrChange>
                </w:rPr>
                <w:t>0.77</w:t>
              </w:r>
            </w:ins>
          </w:p>
        </w:tc>
        <w:tc>
          <w:tcPr>
            <w:tcW w:w="981" w:type="dxa"/>
            <w:tcBorders>
              <w:top w:val="nil"/>
              <w:left w:val="nil"/>
              <w:bottom w:val="nil"/>
              <w:right w:val="nil"/>
            </w:tcBorders>
            <w:shd w:val="clear" w:color="auto" w:fill="auto"/>
            <w:noWrap/>
            <w:vAlign w:val="bottom"/>
            <w:hideMark/>
            <w:tcPrChange w:id="780" w:author="Kompella, Sai Chandrika" w:date="2023-09-29T06:51:00Z">
              <w:tcPr>
                <w:tcW w:w="960" w:type="dxa"/>
                <w:tcBorders>
                  <w:top w:val="nil"/>
                  <w:left w:val="nil"/>
                  <w:bottom w:val="nil"/>
                  <w:right w:val="nil"/>
                </w:tcBorders>
                <w:shd w:val="clear" w:color="auto" w:fill="auto"/>
                <w:noWrap/>
                <w:vAlign w:val="bottom"/>
                <w:hideMark/>
              </w:tcPr>
            </w:tcPrChange>
          </w:tcPr>
          <w:p w14:paraId="7C495EDB" w14:textId="77777777" w:rsidR="00E0030C" w:rsidRPr="007211A4" w:rsidRDefault="00E0030C">
            <w:pPr>
              <w:spacing w:line="240" w:lineRule="auto"/>
              <w:jc w:val="center"/>
              <w:rPr>
                <w:ins w:id="781" w:author="Yang, Xue" w:date="2023-09-27T10:02:00Z"/>
                <w:rFonts w:eastAsia="Times New Roman" w:cs="Times New Roman"/>
                <w:color w:val="000000"/>
                <w:kern w:val="0"/>
                <w14:ligatures w14:val="none"/>
                <w:rPrChange w:id="782" w:author="Yang, Xue" w:date="2023-09-27T10:07:00Z">
                  <w:rPr>
                    <w:ins w:id="783" w:author="Yang, Xue" w:date="2023-09-27T10:02:00Z"/>
                    <w:rFonts w:ascii="Calibri" w:eastAsia="Times New Roman" w:hAnsi="Calibri" w:cs="Calibri"/>
                    <w:color w:val="000000"/>
                    <w:kern w:val="0"/>
                    <w14:ligatures w14:val="none"/>
                  </w:rPr>
                </w:rPrChange>
              </w:rPr>
              <w:pPrChange w:id="784" w:author="Yang, Xue" w:date="2023-09-27T10:03:00Z">
                <w:pPr>
                  <w:spacing w:line="240" w:lineRule="auto"/>
                  <w:jc w:val="right"/>
                </w:pPr>
              </w:pPrChange>
            </w:pPr>
            <w:ins w:id="785" w:author="Yang, Xue" w:date="2023-09-27T10:02:00Z">
              <w:r w:rsidRPr="007211A4">
                <w:rPr>
                  <w:rFonts w:eastAsia="Times New Roman" w:cs="Times New Roman"/>
                  <w:color w:val="000000"/>
                  <w:kern w:val="0"/>
                  <w14:ligatures w14:val="none"/>
                  <w:rPrChange w:id="786" w:author="Yang, Xue" w:date="2023-09-27T10:07:00Z">
                    <w:rPr>
                      <w:rFonts w:ascii="Calibri" w:eastAsia="Times New Roman" w:hAnsi="Calibri" w:cs="Calibri"/>
                      <w:color w:val="000000"/>
                      <w:kern w:val="0"/>
                      <w14:ligatures w14:val="none"/>
                    </w:rPr>
                  </w:rPrChange>
                </w:rPr>
                <w:t>0.57</w:t>
              </w:r>
            </w:ins>
          </w:p>
        </w:tc>
        <w:tc>
          <w:tcPr>
            <w:tcW w:w="1024" w:type="dxa"/>
            <w:tcBorders>
              <w:top w:val="nil"/>
              <w:left w:val="nil"/>
              <w:bottom w:val="nil"/>
              <w:right w:val="nil"/>
            </w:tcBorders>
            <w:shd w:val="clear" w:color="auto" w:fill="auto"/>
            <w:noWrap/>
            <w:vAlign w:val="bottom"/>
            <w:hideMark/>
            <w:tcPrChange w:id="787" w:author="Kompella, Sai Chandrika" w:date="2023-09-29T06:51:00Z">
              <w:tcPr>
                <w:tcW w:w="960" w:type="dxa"/>
                <w:tcBorders>
                  <w:top w:val="nil"/>
                  <w:left w:val="nil"/>
                  <w:bottom w:val="nil"/>
                  <w:right w:val="nil"/>
                </w:tcBorders>
                <w:shd w:val="clear" w:color="auto" w:fill="auto"/>
                <w:noWrap/>
                <w:vAlign w:val="bottom"/>
                <w:hideMark/>
              </w:tcPr>
            </w:tcPrChange>
          </w:tcPr>
          <w:p w14:paraId="25C8EE3F" w14:textId="77777777" w:rsidR="00E0030C" w:rsidRPr="007211A4" w:rsidRDefault="00E0030C">
            <w:pPr>
              <w:spacing w:line="240" w:lineRule="auto"/>
              <w:jc w:val="center"/>
              <w:rPr>
                <w:ins w:id="788" w:author="Yang, Xue" w:date="2023-09-27T10:02:00Z"/>
                <w:rFonts w:eastAsia="Times New Roman" w:cs="Times New Roman"/>
                <w:color w:val="000000"/>
                <w:kern w:val="0"/>
                <w14:ligatures w14:val="none"/>
                <w:rPrChange w:id="789" w:author="Yang, Xue" w:date="2023-09-27T10:07:00Z">
                  <w:rPr>
                    <w:ins w:id="790" w:author="Yang, Xue" w:date="2023-09-27T10:02:00Z"/>
                    <w:rFonts w:ascii="Calibri" w:eastAsia="Times New Roman" w:hAnsi="Calibri" w:cs="Calibri"/>
                    <w:color w:val="000000"/>
                    <w:kern w:val="0"/>
                    <w14:ligatures w14:val="none"/>
                  </w:rPr>
                </w:rPrChange>
              </w:rPr>
              <w:pPrChange w:id="791" w:author="Yang, Xue" w:date="2023-09-27T10:03:00Z">
                <w:pPr>
                  <w:spacing w:line="240" w:lineRule="auto"/>
                  <w:jc w:val="right"/>
                </w:pPr>
              </w:pPrChange>
            </w:pPr>
            <w:ins w:id="792" w:author="Yang, Xue" w:date="2023-09-27T10:02:00Z">
              <w:r w:rsidRPr="007211A4">
                <w:rPr>
                  <w:rFonts w:eastAsia="Times New Roman" w:cs="Times New Roman"/>
                  <w:color w:val="000000"/>
                  <w:kern w:val="0"/>
                  <w14:ligatures w14:val="none"/>
                  <w:rPrChange w:id="793" w:author="Yang, Xue" w:date="2023-09-27T10:07:00Z">
                    <w:rPr>
                      <w:rFonts w:ascii="Calibri" w:eastAsia="Times New Roman" w:hAnsi="Calibri" w:cs="Calibri"/>
                      <w:color w:val="000000"/>
                      <w:kern w:val="0"/>
                      <w14:ligatures w14:val="none"/>
                    </w:rPr>
                  </w:rPrChange>
                </w:rPr>
                <w:t>0.67</w:t>
              </w:r>
            </w:ins>
          </w:p>
        </w:tc>
        <w:tc>
          <w:tcPr>
            <w:tcW w:w="1200" w:type="dxa"/>
            <w:tcBorders>
              <w:top w:val="nil"/>
              <w:left w:val="nil"/>
              <w:bottom w:val="nil"/>
              <w:right w:val="nil"/>
            </w:tcBorders>
            <w:shd w:val="clear" w:color="auto" w:fill="auto"/>
            <w:noWrap/>
            <w:vAlign w:val="bottom"/>
            <w:hideMark/>
            <w:tcPrChange w:id="794" w:author="Kompella, Sai Chandrika" w:date="2023-09-29T06:51:00Z">
              <w:tcPr>
                <w:tcW w:w="1504" w:type="dxa"/>
                <w:tcBorders>
                  <w:top w:val="nil"/>
                  <w:left w:val="nil"/>
                  <w:bottom w:val="nil"/>
                  <w:right w:val="nil"/>
                </w:tcBorders>
                <w:shd w:val="clear" w:color="auto" w:fill="auto"/>
                <w:noWrap/>
                <w:vAlign w:val="bottom"/>
                <w:hideMark/>
              </w:tcPr>
            </w:tcPrChange>
          </w:tcPr>
          <w:p w14:paraId="2868B5F0" w14:textId="77777777" w:rsidR="00E0030C" w:rsidRPr="007211A4" w:rsidRDefault="00E0030C">
            <w:pPr>
              <w:spacing w:line="240" w:lineRule="auto"/>
              <w:jc w:val="center"/>
              <w:rPr>
                <w:ins w:id="795" w:author="Yang, Xue" w:date="2023-09-27T10:02:00Z"/>
                <w:rFonts w:eastAsia="Times New Roman" w:cs="Times New Roman"/>
                <w:color w:val="000000"/>
                <w:kern w:val="0"/>
                <w14:ligatures w14:val="none"/>
                <w:rPrChange w:id="796" w:author="Yang, Xue" w:date="2023-09-27T10:07:00Z">
                  <w:rPr>
                    <w:ins w:id="797" w:author="Yang, Xue" w:date="2023-09-27T10:02:00Z"/>
                    <w:rFonts w:ascii="Calibri" w:eastAsia="Times New Roman" w:hAnsi="Calibri" w:cs="Calibri"/>
                    <w:color w:val="000000"/>
                    <w:kern w:val="0"/>
                    <w14:ligatures w14:val="none"/>
                  </w:rPr>
                </w:rPrChange>
              </w:rPr>
              <w:pPrChange w:id="798" w:author="Yang, Xue" w:date="2023-09-27T10:03:00Z">
                <w:pPr>
                  <w:spacing w:line="240" w:lineRule="auto"/>
                  <w:jc w:val="right"/>
                </w:pPr>
              </w:pPrChange>
            </w:pPr>
            <w:ins w:id="799" w:author="Yang, Xue" w:date="2023-09-27T10:02:00Z">
              <w:r w:rsidRPr="007211A4">
                <w:rPr>
                  <w:rFonts w:eastAsia="Times New Roman" w:cs="Times New Roman"/>
                  <w:color w:val="000000"/>
                  <w:kern w:val="0"/>
                  <w14:ligatures w14:val="none"/>
                  <w:rPrChange w:id="800" w:author="Yang, Xue" w:date="2023-09-27T10:07:00Z">
                    <w:rPr>
                      <w:rFonts w:ascii="Calibri" w:eastAsia="Times New Roman" w:hAnsi="Calibri" w:cs="Calibri"/>
                      <w:color w:val="000000"/>
                      <w:kern w:val="0"/>
                      <w14:ligatures w14:val="none"/>
                    </w:rPr>
                  </w:rPrChange>
                </w:rPr>
                <w:t>0.45</w:t>
              </w:r>
            </w:ins>
          </w:p>
        </w:tc>
      </w:tr>
      <w:tr w:rsidR="00E0030C" w:rsidRPr="00E0030C" w14:paraId="6F557118" w14:textId="77777777" w:rsidTr="2B44B431">
        <w:trPr>
          <w:trHeight w:val="288"/>
          <w:jc w:val="center"/>
          <w:ins w:id="801" w:author="Yang, Xue" w:date="2023-09-27T10:02:00Z"/>
          <w:trPrChange w:id="802"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803" w:author="Kompella, Sai Chandrika" w:date="2023-09-29T06:51:00Z">
              <w:tcPr>
                <w:tcW w:w="2274" w:type="dxa"/>
                <w:tcBorders>
                  <w:top w:val="nil"/>
                  <w:left w:val="nil"/>
                  <w:bottom w:val="nil"/>
                  <w:right w:val="nil"/>
                </w:tcBorders>
                <w:shd w:val="clear" w:color="auto" w:fill="auto"/>
                <w:noWrap/>
                <w:vAlign w:val="bottom"/>
                <w:hideMark/>
              </w:tcPr>
            </w:tcPrChange>
          </w:tcPr>
          <w:p w14:paraId="4B87A0A8" w14:textId="77777777" w:rsidR="00E0030C" w:rsidRPr="007211A4" w:rsidRDefault="00E0030C" w:rsidP="00E0030C">
            <w:pPr>
              <w:spacing w:line="240" w:lineRule="auto"/>
              <w:rPr>
                <w:ins w:id="804" w:author="Yang, Xue" w:date="2023-09-27T10:02:00Z"/>
                <w:rFonts w:eastAsia="Times New Roman" w:cs="Times New Roman"/>
                <w:color w:val="000000"/>
                <w:kern w:val="0"/>
                <w14:ligatures w14:val="none"/>
                <w:rPrChange w:id="805" w:author="Yang, Xue" w:date="2023-09-27T10:07:00Z">
                  <w:rPr>
                    <w:ins w:id="806" w:author="Yang, Xue" w:date="2023-09-27T10:02:00Z"/>
                    <w:rFonts w:ascii="Calibri" w:eastAsia="Times New Roman" w:hAnsi="Calibri" w:cs="Calibri"/>
                    <w:color w:val="000000"/>
                    <w:kern w:val="0"/>
                    <w14:ligatures w14:val="none"/>
                  </w:rPr>
                </w:rPrChange>
              </w:rPr>
            </w:pPr>
            <w:proofErr w:type="spellStart"/>
            <w:ins w:id="807" w:author="Yang, Xue" w:date="2023-09-27T10:02:00Z">
              <w:r w:rsidRPr="007211A4">
                <w:rPr>
                  <w:rFonts w:eastAsia="Times New Roman" w:cs="Times New Roman"/>
                  <w:color w:val="000000"/>
                  <w:kern w:val="0"/>
                  <w14:ligatures w14:val="none"/>
                  <w:rPrChange w:id="808" w:author="Yang, Xue" w:date="2023-09-27T10:07:00Z">
                    <w:rPr>
                      <w:rFonts w:ascii="Calibri" w:eastAsia="Times New Roman" w:hAnsi="Calibri" w:cs="Calibri"/>
                      <w:color w:val="000000"/>
                      <w:kern w:val="0"/>
                      <w14:ligatures w14:val="none"/>
                    </w:rPr>
                  </w:rPrChange>
                </w:rPr>
                <w:t>cms_disabled_ind</w:t>
              </w:r>
              <w:proofErr w:type="spellEnd"/>
            </w:ins>
          </w:p>
        </w:tc>
        <w:tc>
          <w:tcPr>
            <w:tcW w:w="1170" w:type="dxa"/>
            <w:tcBorders>
              <w:top w:val="nil"/>
              <w:left w:val="nil"/>
              <w:bottom w:val="nil"/>
              <w:right w:val="nil"/>
            </w:tcBorders>
            <w:shd w:val="clear" w:color="auto" w:fill="auto"/>
            <w:noWrap/>
            <w:vAlign w:val="bottom"/>
            <w:hideMark/>
            <w:tcPrChange w:id="809" w:author="Kompella, Sai Chandrika" w:date="2023-09-29T06:51:00Z">
              <w:tcPr>
                <w:tcW w:w="1333" w:type="dxa"/>
                <w:tcBorders>
                  <w:top w:val="nil"/>
                  <w:left w:val="nil"/>
                  <w:bottom w:val="nil"/>
                  <w:right w:val="nil"/>
                </w:tcBorders>
                <w:shd w:val="clear" w:color="auto" w:fill="auto"/>
                <w:noWrap/>
                <w:vAlign w:val="bottom"/>
                <w:hideMark/>
              </w:tcPr>
            </w:tcPrChange>
          </w:tcPr>
          <w:p w14:paraId="6D2B5769" w14:textId="77777777" w:rsidR="00E0030C" w:rsidRPr="007211A4" w:rsidRDefault="00E0030C">
            <w:pPr>
              <w:spacing w:line="240" w:lineRule="auto"/>
              <w:jc w:val="center"/>
              <w:rPr>
                <w:ins w:id="810" w:author="Yang, Xue" w:date="2023-09-27T10:02:00Z"/>
                <w:rFonts w:eastAsia="Times New Roman" w:cs="Times New Roman"/>
                <w:color w:val="000000"/>
                <w:kern w:val="0"/>
                <w14:ligatures w14:val="none"/>
                <w:rPrChange w:id="811" w:author="Yang, Xue" w:date="2023-09-27T10:07:00Z">
                  <w:rPr>
                    <w:ins w:id="812" w:author="Yang, Xue" w:date="2023-09-27T10:02:00Z"/>
                    <w:rFonts w:ascii="Calibri" w:eastAsia="Times New Roman" w:hAnsi="Calibri" w:cs="Calibri"/>
                    <w:color w:val="000000"/>
                    <w:kern w:val="0"/>
                    <w14:ligatures w14:val="none"/>
                  </w:rPr>
                </w:rPrChange>
              </w:rPr>
              <w:pPrChange w:id="813" w:author="Yang, Xue" w:date="2023-09-27T10:03:00Z">
                <w:pPr>
                  <w:spacing w:line="240" w:lineRule="auto"/>
                  <w:jc w:val="right"/>
                </w:pPr>
              </w:pPrChange>
            </w:pPr>
            <w:ins w:id="814" w:author="Yang, Xue" w:date="2023-09-27T10:02:00Z">
              <w:r w:rsidRPr="007211A4">
                <w:rPr>
                  <w:rFonts w:eastAsia="Times New Roman" w:cs="Times New Roman"/>
                  <w:color w:val="000000"/>
                  <w:kern w:val="0"/>
                  <w14:ligatures w14:val="none"/>
                  <w:rPrChange w:id="815" w:author="Yang, Xue" w:date="2023-09-27T10:07:00Z">
                    <w:rPr>
                      <w:rFonts w:ascii="Calibri" w:eastAsia="Times New Roman" w:hAnsi="Calibri" w:cs="Calibri"/>
                      <w:color w:val="000000"/>
                      <w:kern w:val="0"/>
                      <w14:ligatures w14:val="none"/>
                    </w:rPr>
                  </w:rPrChange>
                </w:rPr>
                <w:t>0.39</w:t>
              </w:r>
            </w:ins>
          </w:p>
        </w:tc>
        <w:tc>
          <w:tcPr>
            <w:tcW w:w="1188" w:type="dxa"/>
            <w:tcBorders>
              <w:top w:val="nil"/>
              <w:left w:val="nil"/>
              <w:bottom w:val="nil"/>
              <w:right w:val="nil"/>
            </w:tcBorders>
            <w:shd w:val="clear" w:color="auto" w:fill="auto"/>
            <w:noWrap/>
            <w:vAlign w:val="bottom"/>
            <w:hideMark/>
            <w:tcPrChange w:id="816" w:author="Kompella, Sai Chandrika" w:date="2023-09-29T06:51:00Z">
              <w:tcPr>
                <w:tcW w:w="1351" w:type="dxa"/>
                <w:tcBorders>
                  <w:top w:val="nil"/>
                  <w:left w:val="nil"/>
                  <w:bottom w:val="nil"/>
                  <w:right w:val="nil"/>
                </w:tcBorders>
                <w:shd w:val="clear" w:color="auto" w:fill="auto"/>
                <w:noWrap/>
                <w:vAlign w:val="bottom"/>
                <w:hideMark/>
              </w:tcPr>
            </w:tcPrChange>
          </w:tcPr>
          <w:p w14:paraId="32C556AC" w14:textId="77777777" w:rsidR="00E0030C" w:rsidRPr="007211A4" w:rsidRDefault="00E0030C">
            <w:pPr>
              <w:spacing w:line="240" w:lineRule="auto"/>
              <w:jc w:val="center"/>
              <w:rPr>
                <w:ins w:id="817" w:author="Yang, Xue" w:date="2023-09-27T10:02:00Z"/>
                <w:rFonts w:eastAsia="Times New Roman" w:cs="Times New Roman"/>
                <w:color w:val="000000"/>
                <w:kern w:val="0"/>
                <w14:ligatures w14:val="none"/>
                <w:rPrChange w:id="818" w:author="Yang, Xue" w:date="2023-09-27T10:07:00Z">
                  <w:rPr>
                    <w:ins w:id="819" w:author="Yang, Xue" w:date="2023-09-27T10:02:00Z"/>
                    <w:rFonts w:ascii="Calibri" w:eastAsia="Times New Roman" w:hAnsi="Calibri" w:cs="Calibri"/>
                    <w:color w:val="000000"/>
                    <w:kern w:val="0"/>
                    <w14:ligatures w14:val="none"/>
                  </w:rPr>
                </w:rPrChange>
              </w:rPr>
              <w:pPrChange w:id="820" w:author="Yang, Xue" w:date="2023-09-27T10:03:00Z">
                <w:pPr>
                  <w:spacing w:line="240" w:lineRule="auto"/>
                  <w:jc w:val="right"/>
                </w:pPr>
              </w:pPrChange>
            </w:pPr>
            <w:ins w:id="821" w:author="Yang, Xue" w:date="2023-09-27T10:02:00Z">
              <w:r w:rsidRPr="007211A4">
                <w:rPr>
                  <w:rFonts w:eastAsia="Times New Roman" w:cs="Times New Roman"/>
                  <w:color w:val="000000"/>
                  <w:kern w:val="0"/>
                  <w14:ligatures w14:val="none"/>
                  <w:rPrChange w:id="822" w:author="Yang, Xue" w:date="2023-09-27T10:07:00Z">
                    <w:rPr>
                      <w:rFonts w:ascii="Calibri" w:eastAsia="Times New Roman" w:hAnsi="Calibri" w:cs="Calibri"/>
                      <w:color w:val="000000"/>
                      <w:kern w:val="0"/>
                      <w14:ligatures w14:val="none"/>
                    </w:rPr>
                  </w:rPrChange>
                </w:rPr>
                <w:t>0.39</w:t>
              </w:r>
            </w:ins>
          </w:p>
        </w:tc>
        <w:tc>
          <w:tcPr>
            <w:tcW w:w="1262" w:type="dxa"/>
            <w:tcBorders>
              <w:top w:val="nil"/>
              <w:left w:val="nil"/>
              <w:bottom w:val="nil"/>
              <w:right w:val="nil"/>
            </w:tcBorders>
            <w:shd w:val="clear" w:color="auto" w:fill="auto"/>
            <w:noWrap/>
            <w:vAlign w:val="bottom"/>
            <w:hideMark/>
            <w:tcPrChange w:id="823" w:author="Kompella, Sai Chandrika" w:date="2023-09-29T06:51:00Z">
              <w:tcPr>
                <w:tcW w:w="1715" w:type="dxa"/>
                <w:tcBorders>
                  <w:top w:val="nil"/>
                  <w:left w:val="nil"/>
                  <w:bottom w:val="nil"/>
                  <w:right w:val="nil"/>
                </w:tcBorders>
                <w:shd w:val="clear" w:color="auto" w:fill="auto"/>
                <w:noWrap/>
                <w:vAlign w:val="bottom"/>
                <w:hideMark/>
              </w:tcPr>
            </w:tcPrChange>
          </w:tcPr>
          <w:p w14:paraId="579AE451" w14:textId="77777777" w:rsidR="00E0030C" w:rsidRPr="007211A4" w:rsidRDefault="00E0030C">
            <w:pPr>
              <w:spacing w:line="240" w:lineRule="auto"/>
              <w:jc w:val="center"/>
              <w:rPr>
                <w:ins w:id="824" w:author="Yang, Xue" w:date="2023-09-27T10:02:00Z"/>
                <w:rFonts w:eastAsia="Times New Roman" w:cs="Times New Roman"/>
                <w:color w:val="000000"/>
                <w:kern w:val="0"/>
                <w14:ligatures w14:val="none"/>
                <w:rPrChange w:id="825" w:author="Yang, Xue" w:date="2023-09-27T10:07:00Z">
                  <w:rPr>
                    <w:ins w:id="826" w:author="Yang, Xue" w:date="2023-09-27T10:02:00Z"/>
                    <w:rFonts w:ascii="Calibri" w:eastAsia="Times New Roman" w:hAnsi="Calibri" w:cs="Calibri"/>
                    <w:color w:val="000000"/>
                    <w:kern w:val="0"/>
                    <w14:ligatures w14:val="none"/>
                  </w:rPr>
                </w:rPrChange>
              </w:rPr>
              <w:pPrChange w:id="827" w:author="Yang, Xue" w:date="2023-09-27T10:03:00Z">
                <w:pPr>
                  <w:spacing w:line="240" w:lineRule="auto"/>
                  <w:jc w:val="right"/>
                </w:pPr>
              </w:pPrChange>
            </w:pPr>
            <w:ins w:id="828" w:author="Yang, Xue" w:date="2023-09-27T10:02:00Z">
              <w:r w:rsidRPr="007211A4">
                <w:rPr>
                  <w:rFonts w:eastAsia="Times New Roman" w:cs="Times New Roman"/>
                  <w:color w:val="000000"/>
                  <w:kern w:val="0"/>
                  <w14:ligatures w14:val="none"/>
                  <w:rPrChange w:id="829" w:author="Yang, Xue" w:date="2023-09-27T10:07:00Z">
                    <w:rPr>
                      <w:rFonts w:ascii="Calibri" w:eastAsia="Times New Roman" w:hAnsi="Calibri" w:cs="Calibri"/>
                      <w:color w:val="000000"/>
                      <w:kern w:val="0"/>
                      <w14:ligatures w14:val="none"/>
                    </w:rPr>
                  </w:rPrChange>
                </w:rPr>
                <w:t>0.35</w:t>
              </w:r>
            </w:ins>
          </w:p>
        </w:tc>
        <w:tc>
          <w:tcPr>
            <w:tcW w:w="1244" w:type="dxa"/>
            <w:tcBorders>
              <w:top w:val="nil"/>
              <w:left w:val="nil"/>
              <w:bottom w:val="nil"/>
              <w:right w:val="nil"/>
            </w:tcBorders>
            <w:shd w:val="clear" w:color="auto" w:fill="auto"/>
            <w:noWrap/>
            <w:vAlign w:val="bottom"/>
            <w:hideMark/>
            <w:tcPrChange w:id="830" w:author="Kompella, Sai Chandrika" w:date="2023-09-29T06:51:00Z">
              <w:tcPr>
                <w:tcW w:w="1697" w:type="dxa"/>
                <w:tcBorders>
                  <w:top w:val="nil"/>
                  <w:left w:val="nil"/>
                  <w:bottom w:val="nil"/>
                  <w:right w:val="nil"/>
                </w:tcBorders>
                <w:shd w:val="clear" w:color="auto" w:fill="auto"/>
                <w:noWrap/>
                <w:vAlign w:val="bottom"/>
                <w:hideMark/>
              </w:tcPr>
            </w:tcPrChange>
          </w:tcPr>
          <w:p w14:paraId="6C35DD7A" w14:textId="77777777" w:rsidR="00E0030C" w:rsidRPr="007211A4" w:rsidRDefault="00E0030C">
            <w:pPr>
              <w:spacing w:line="240" w:lineRule="auto"/>
              <w:jc w:val="center"/>
              <w:rPr>
                <w:ins w:id="831" w:author="Yang, Xue" w:date="2023-09-27T10:02:00Z"/>
                <w:rFonts w:eastAsia="Times New Roman" w:cs="Times New Roman"/>
                <w:color w:val="000000"/>
                <w:kern w:val="0"/>
                <w14:ligatures w14:val="none"/>
                <w:rPrChange w:id="832" w:author="Yang, Xue" w:date="2023-09-27T10:07:00Z">
                  <w:rPr>
                    <w:ins w:id="833" w:author="Yang, Xue" w:date="2023-09-27T10:02:00Z"/>
                    <w:rFonts w:ascii="Calibri" w:eastAsia="Times New Roman" w:hAnsi="Calibri" w:cs="Calibri"/>
                    <w:color w:val="000000"/>
                    <w:kern w:val="0"/>
                    <w14:ligatures w14:val="none"/>
                  </w:rPr>
                </w:rPrChange>
              </w:rPr>
              <w:pPrChange w:id="834" w:author="Yang, Xue" w:date="2023-09-27T10:03:00Z">
                <w:pPr>
                  <w:spacing w:line="240" w:lineRule="auto"/>
                  <w:jc w:val="right"/>
                </w:pPr>
              </w:pPrChange>
            </w:pPr>
            <w:ins w:id="835" w:author="Yang, Xue" w:date="2023-09-27T10:02:00Z">
              <w:r w:rsidRPr="007211A4">
                <w:rPr>
                  <w:rFonts w:eastAsia="Times New Roman" w:cs="Times New Roman"/>
                  <w:color w:val="000000"/>
                  <w:kern w:val="0"/>
                  <w14:ligatures w14:val="none"/>
                  <w:rPrChange w:id="836" w:author="Yang, Xue" w:date="2023-09-27T10:07:00Z">
                    <w:rPr>
                      <w:rFonts w:ascii="Calibri" w:eastAsia="Times New Roman" w:hAnsi="Calibri" w:cs="Calibri"/>
                      <w:color w:val="000000"/>
                      <w:kern w:val="0"/>
                      <w14:ligatures w14:val="none"/>
                    </w:rPr>
                  </w:rPrChange>
                </w:rPr>
                <w:t>0.36</w:t>
              </w:r>
            </w:ins>
          </w:p>
        </w:tc>
        <w:tc>
          <w:tcPr>
            <w:tcW w:w="960" w:type="dxa"/>
            <w:tcBorders>
              <w:top w:val="nil"/>
              <w:left w:val="nil"/>
              <w:bottom w:val="nil"/>
              <w:right w:val="nil"/>
            </w:tcBorders>
            <w:shd w:val="clear" w:color="auto" w:fill="auto"/>
            <w:noWrap/>
            <w:vAlign w:val="bottom"/>
            <w:hideMark/>
            <w:tcPrChange w:id="837" w:author="Kompella, Sai Chandrika" w:date="2023-09-29T06:51:00Z">
              <w:tcPr>
                <w:tcW w:w="960" w:type="dxa"/>
                <w:tcBorders>
                  <w:top w:val="nil"/>
                  <w:left w:val="nil"/>
                  <w:bottom w:val="nil"/>
                  <w:right w:val="nil"/>
                </w:tcBorders>
                <w:shd w:val="clear" w:color="auto" w:fill="auto"/>
                <w:noWrap/>
                <w:vAlign w:val="bottom"/>
                <w:hideMark/>
              </w:tcPr>
            </w:tcPrChange>
          </w:tcPr>
          <w:p w14:paraId="697E7A4B" w14:textId="77777777" w:rsidR="00E0030C" w:rsidRPr="007211A4" w:rsidRDefault="00E0030C">
            <w:pPr>
              <w:spacing w:line="240" w:lineRule="auto"/>
              <w:jc w:val="center"/>
              <w:rPr>
                <w:ins w:id="838" w:author="Yang, Xue" w:date="2023-09-27T10:02:00Z"/>
                <w:rFonts w:eastAsia="Times New Roman" w:cs="Times New Roman"/>
                <w:color w:val="000000"/>
                <w:kern w:val="0"/>
                <w14:ligatures w14:val="none"/>
                <w:rPrChange w:id="839" w:author="Yang, Xue" w:date="2023-09-27T10:07:00Z">
                  <w:rPr>
                    <w:ins w:id="840" w:author="Yang, Xue" w:date="2023-09-27T10:02:00Z"/>
                    <w:rFonts w:ascii="Calibri" w:eastAsia="Times New Roman" w:hAnsi="Calibri" w:cs="Calibri"/>
                    <w:color w:val="000000"/>
                    <w:kern w:val="0"/>
                    <w14:ligatures w14:val="none"/>
                  </w:rPr>
                </w:rPrChange>
              </w:rPr>
              <w:pPrChange w:id="841" w:author="Yang, Xue" w:date="2023-09-27T10:03:00Z">
                <w:pPr>
                  <w:spacing w:line="240" w:lineRule="auto"/>
                  <w:jc w:val="right"/>
                </w:pPr>
              </w:pPrChange>
            </w:pPr>
            <w:ins w:id="842" w:author="Yang, Xue" w:date="2023-09-27T10:02:00Z">
              <w:r w:rsidRPr="007211A4">
                <w:rPr>
                  <w:rFonts w:eastAsia="Times New Roman" w:cs="Times New Roman"/>
                  <w:color w:val="000000"/>
                  <w:kern w:val="0"/>
                  <w14:ligatures w14:val="none"/>
                  <w:rPrChange w:id="843" w:author="Yang, Xue" w:date="2023-09-27T10:07:00Z">
                    <w:rPr>
                      <w:rFonts w:ascii="Calibri" w:eastAsia="Times New Roman" w:hAnsi="Calibri" w:cs="Calibri"/>
                      <w:color w:val="000000"/>
                      <w:kern w:val="0"/>
                      <w14:ligatures w14:val="none"/>
                    </w:rPr>
                  </w:rPrChange>
                </w:rPr>
                <w:t>0.41</w:t>
              </w:r>
            </w:ins>
          </w:p>
        </w:tc>
        <w:tc>
          <w:tcPr>
            <w:tcW w:w="1134" w:type="dxa"/>
            <w:tcBorders>
              <w:top w:val="nil"/>
              <w:left w:val="nil"/>
              <w:bottom w:val="nil"/>
              <w:right w:val="nil"/>
            </w:tcBorders>
            <w:shd w:val="clear" w:color="auto" w:fill="auto"/>
            <w:noWrap/>
            <w:vAlign w:val="bottom"/>
            <w:hideMark/>
            <w:tcPrChange w:id="844" w:author="Kompella, Sai Chandrika" w:date="2023-09-29T06:51:00Z">
              <w:tcPr>
                <w:tcW w:w="1134" w:type="dxa"/>
                <w:tcBorders>
                  <w:top w:val="nil"/>
                  <w:left w:val="nil"/>
                  <w:bottom w:val="nil"/>
                  <w:right w:val="nil"/>
                </w:tcBorders>
                <w:shd w:val="clear" w:color="auto" w:fill="auto"/>
                <w:noWrap/>
                <w:vAlign w:val="bottom"/>
                <w:hideMark/>
              </w:tcPr>
            </w:tcPrChange>
          </w:tcPr>
          <w:p w14:paraId="34267B85" w14:textId="77777777" w:rsidR="00E0030C" w:rsidRPr="007211A4" w:rsidRDefault="00E0030C">
            <w:pPr>
              <w:spacing w:line="240" w:lineRule="auto"/>
              <w:jc w:val="center"/>
              <w:rPr>
                <w:ins w:id="845" w:author="Yang, Xue" w:date="2023-09-27T10:02:00Z"/>
                <w:rFonts w:eastAsia="Times New Roman" w:cs="Times New Roman"/>
                <w:color w:val="000000"/>
                <w:kern w:val="0"/>
                <w14:ligatures w14:val="none"/>
                <w:rPrChange w:id="846" w:author="Yang, Xue" w:date="2023-09-27T10:07:00Z">
                  <w:rPr>
                    <w:ins w:id="847" w:author="Yang, Xue" w:date="2023-09-27T10:02:00Z"/>
                    <w:rFonts w:ascii="Calibri" w:eastAsia="Times New Roman" w:hAnsi="Calibri" w:cs="Calibri"/>
                    <w:color w:val="000000"/>
                    <w:kern w:val="0"/>
                    <w14:ligatures w14:val="none"/>
                  </w:rPr>
                </w:rPrChange>
              </w:rPr>
              <w:pPrChange w:id="848" w:author="Yang, Xue" w:date="2023-09-27T10:03:00Z">
                <w:pPr>
                  <w:spacing w:line="240" w:lineRule="auto"/>
                  <w:jc w:val="right"/>
                </w:pPr>
              </w:pPrChange>
            </w:pPr>
            <w:ins w:id="849" w:author="Yang, Xue" w:date="2023-09-27T10:02:00Z">
              <w:r w:rsidRPr="007211A4">
                <w:rPr>
                  <w:rFonts w:eastAsia="Times New Roman" w:cs="Times New Roman"/>
                  <w:color w:val="000000"/>
                  <w:kern w:val="0"/>
                  <w14:ligatures w14:val="none"/>
                  <w:rPrChange w:id="850" w:author="Yang, Xue" w:date="2023-09-27T10:07:00Z">
                    <w:rPr>
                      <w:rFonts w:ascii="Calibri" w:eastAsia="Times New Roman" w:hAnsi="Calibri" w:cs="Calibri"/>
                      <w:color w:val="000000"/>
                      <w:kern w:val="0"/>
                      <w14:ligatures w14:val="none"/>
                    </w:rPr>
                  </w:rPrChange>
                </w:rPr>
                <w:t>0.47</w:t>
              </w:r>
            </w:ins>
          </w:p>
        </w:tc>
        <w:tc>
          <w:tcPr>
            <w:tcW w:w="1260" w:type="dxa"/>
            <w:tcBorders>
              <w:top w:val="nil"/>
              <w:left w:val="nil"/>
              <w:bottom w:val="nil"/>
              <w:right w:val="nil"/>
            </w:tcBorders>
            <w:shd w:val="clear" w:color="auto" w:fill="auto"/>
            <w:noWrap/>
            <w:vAlign w:val="bottom"/>
            <w:hideMark/>
            <w:tcPrChange w:id="851" w:author="Kompella, Sai Chandrika" w:date="2023-09-29T06:51:00Z">
              <w:tcPr>
                <w:tcW w:w="1400" w:type="dxa"/>
                <w:tcBorders>
                  <w:top w:val="nil"/>
                  <w:left w:val="nil"/>
                  <w:bottom w:val="nil"/>
                  <w:right w:val="nil"/>
                </w:tcBorders>
                <w:shd w:val="clear" w:color="auto" w:fill="auto"/>
                <w:noWrap/>
                <w:vAlign w:val="bottom"/>
                <w:hideMark/>
              </w:tcPr>
            </w:tcPrChange>
          </w:tcPr>
          <w:p w14:paraId="435D62DA" w14:textId="77777777" w:rsidR="00E0030C" w:rsidRPr="007211A4" w:rsidRDefault="00E0030C">
            <w:pPr>
              <w:spacing w:line="240" w:lineRule="auto"/>
              <w:jc w:val="center"/>
              <w:rPr>
                <w:ins w:id="852" w:author="Yang, Xue" w:date="2023-09-27T10:02:00Z"/>
                <w:rFonts w:eastAsia="Times New Roman" w:cs="Times New Roman"/>
                <w:color w:val="000000"/>
                <w:kern w:val="0"/>
                <w14:ligatures w14:val="none"/>
                <w:rPrChange w:id="853" w:author="Yang, Xue" w:date="2023-09-27T10:07:00Z">
                  <w:rPr>
                    <w:ins w:id="854" w:author="Yang, Xue" w:date="2023-09-27T10:02:00Z"/>
                    <w:rFonts w:ascii="Calibri" w:eastAsia="Times New Roman" w:hAnsi="Calibri" w:cs="Calibri"/>
                    <w:color w:val="000000"/>
                    <w:kern w:val="0"/>
                    <w14:ligatures w14:val="none"/>
                  </w:rPr>
                </w:rPrChange>
              </w:rPr>
              <w:pPrChange w:id="855" w:author="Yang, Xue" w:date="2023-09-27T10:03:00Z">
                <w:pPr>
                  <w:spacing w:line="240" w:lineRule="auto"/>
                  <w:jc w:val="right"/>
                </w:pPr>
              </w:pPrChange>
            </w:pPr>
            <w:ins w:id="856" w:author="Yang, Xue" w:date="2023-09-27T10:02:00Z">
              <w:r w:rsidRPr="007211A4">
                <w:rPr>
                  <w:rFonts w:eastAsia="Times New Roman" w:cs="Times New Roman"/>
                  <w:color w:val="000000"/>
                  <w:kern w:val="0"/>
                  <w14:ligatures w14:val="none"/>
                  <w:rPrChange w:id="857" w:author="Yang, Xue" w:date="2023-09-27T10:07:00Z">
                    <w:rPr>
                      <w:rFonts w:ascii="Calibri" w:eastAsia="Times New Roman" w:hAnsi="Calibri" w:cs="Calibri"/>
                      <w:color w:val="000000"/>
                      <w:kern w:val="0"/>
                      <w14:ligatures w14:val="none"/>
                    </w:rPr>
                  </w:rPrChange>
                </w:rPr>
                <w:t>0.50</w:t>
              </w:r>
            </w:ins>
          </w:p>
        </w:tc>
        <w:tc>
          <w:tcPr>
            <w:tcW w:w="981" w:type="dxa"/>
            <w:tcBorders>
              <w:top w:val="nil"/>
              <w:left w:val="nil"/>
              <w:bottom w:val="nil"/>
              <w:right w:val="nil"/>
            </w:tcBorders>
            <w:shd w:val="clear" w:color="auto" w:fill="auto"/>
            <w:noWrap/>
            <w:vAlign w:val="bottom"/>
            <w:hideMark/>
            <w:tcPrChange w:id="858" w:author="Kompella, Sai Chandrika" w:date="2023-09-29T06:51:00Z">
              <w:tcPr>
                <w:tcW w:w="960" w:type="dxa"/>
                <w:tcBorders>
                  <w:top w:val="nil"/>
                  <w:left w:val="nil"/>
                  <w:bottom w:val="nil"/>
                  <w:right w:val="nil"/>
                </w:tcBorders>
                <w:shd w:val="clear" w:color="auto" w:fill="auto"/>
                <w:noWrap/>
                <w:vAlign w:val="bottom"/>
                <w:hideMark/>
              </w:tcPr>
            </w:tcPrChange>
          </w:tcPr>
          <w:p w14:paraId="70A60E3F" w14:textId="77777777" w:rsidR="00E0030C" w:rsidRPr="007211A4" w:rsidRDefault="00E0030C">
            <w:pPr>
              <w:spacing w:line="240" w:lineRule="auto"/>
              <w:jc w:val="center"/>
              <w:rPr>
                <w:ins w:id="859" w:author="Yang, Xue" w:date="2023-09-27T10:02:00Z"/>
                <w:rFonts w:eastAsia="Times New Roman" w:cs="Times New Roman"/>
                <w:color w:val="000000"/>
                <w:kern w:val="0"/>
                <w14:ligatures w14:val="none"/>
                <w:rPrChange w:id="860" w:author="Yang, Xue" w:date="2023-09-27T10:07:00Z">
                  <w:rPr>
                    <w:ins w:id="861" w:author="Yang, Xue" w:date="2023-09-27T10:02:00Z"/>
                    <w:rFonts w:ascii="Calibri" w:eastAsia="Times New Roman" w:hAnsi="Calibri" w:cs="Calibri"/>
                    <w:color w:val="000000"/>
                    <w:kern w:val="0"/>
                    <w14:ligatures w14:val="none"/>
                  </w:rPr>
                </w:rPrChange>
              </w:rPr>
              <w:pPrChange w:id="862" w:author="Yang, Xue" w:date="2023-09-27T10:03:00Z">
                <w:pPr>
                  <w:spacing w:line="240" w:lineRule="auto"/>
                  <w:jc w:val="right"/>
                </w:pPr>
              </w:pPrChange>
            </w:pPr>
            <w:ins w:id="863" w:author="Yang, Xue" w:date="2023-09-27T10:02:00Z">
              <w:r w:rsidRPr="007211A4">
                <w:rPr>
                  <w:rFonts w:eastAsia="Times New Roman" w:cs="Times New Roman"/>
                  <w:color w:val="000000"/>
                  <w:kern w:val="0"/>
                  <w14:ligatures w14:val="none"/>
                  <w:rPrChange w:id="864" w:author="Yang, Xue" w:date="2023-09-27T10:07:00Z">
                    <w:rPr>
                      <w:rFonts w:ascii="Calibri" w:eastAsia="Times New Roman" w:hAnsi="Calibri" w:cs="Calibri"/>
                      <w:color w:val="000000"/>
                      <w:kern w:val="0"/>
                      <w14:ligatures w14:val="none"/>
                    </w:rPr>
                  </w:rPrChange>
                </w:rPr>
                <w:t>0.44</w:t>
              </w:r>
            </w:ins>
          </w:p>
        </w:tc>
        <w:tc>
          <w:tcPr>
            <w:tcW w:w="1024" w:type="dxa"/>
            <w:tcBorders>
              <w:top w:val="nil"/>
              <w:left w:val="nil"/>
              <w:bottom w:val="nil"/>
              <w:right w:val="nil"/>
            </w:tcBorders>
            <w:shd w:val="clear" w:color="auto" w:fill="auto"/>
            <w:noWrap/>
            <w:vAlign w:val="bottom"/>
            <w:hideMark/>
            <w:tcPrChange w:id="865" w:author="Kompella, Sai Chandrika" w:date="2023-09-29T06:51:00Z">
              <w:tcPr>
                <w:tcW w:w="960" w:type="dxa"/>
                <w:tcBorders>
                  <w:top w:val="nil"/>
                  <w:left w:val="nil"/>
                  <w:bottom w:val="nil"/>
                  <w:right w:val="nil"/>
                </w:tcBorders>
                <w:shd w:val="clear" w:color="auto" w:fill="auto"/>
                <w:noWrap/>
                <w:vAlign w:val="bottom"/>
                <w:hideMark/>
              </w:tcPr>
            </w:tcPrChange>
          </w:tcPr>
          <w:p w14:paraId="2D7D8AE9" w14:textId="77777777" w:rsidR="00E0030C" w:rsidRPr="007211A4" w:rsidRDefault="00E0030C">
            <w:pPr>
              <w:spacing w:line="240" w:lineRule="auto"/>
              <w:jc w:val="center"/>
              <w:rPr>
                <w:ins w:id="866" w:author="Yang, Xue" w:date="2023-09-27T10:02:00Z"/>
                <w:rFonts w:eastAsia="Times New Roman" w:cs="Times New Roman"/>
                <w:color w:val="000000"/>
                <w:kern w:val="0"/>
                <w14:ligatures w14:val="none"/>
                <w:rPrChange w:id="867" w:author="Yang, Xue" w:date="2023-09-27T10:07:00Z">
                  <w:rPr>
                    <w:ins w:id="868" w:author="Yang, Xue" w:date="2023-09-27T10:02:00Z"/>
                    <w:rFonts w:ascii="Calibri" w:eastAsia="Times New Roman" w:hAnsi="Calibri" w:cs="Calibri"/>
                    <w:color w:val="000000"/>
                    <w:kern w:val="0"/>
                    <w14:ligatures w14:val="none"/>
                  </w:rPr>
                </w:rPrChange>
              </w:rPr>
              <w:pPrChange w:id="869" w:author="Yang, Xue" w:date="2023-09-27T10:03:00Z">
                <w:pPr>
                  <w:spacing w:line="240" w:lineRule="auto"/>
                  <w:jc w:val="right"/>
                </w:pPr>
              </w:pPrChange>
            </w:pPr>
            <w:ins w:id="870" w:author="Yang, Xue" w:date="2023-09-27T10:02:00Z">
              <w:r w:rsidRPr="007211A4">
                <w:rPr>
                  <w:rFonts w:eastAsia="Times New Roman" w:cs="Times New Roman"/>
                  <w:color w:val="000000"/>
                  <w:kern w:val="0"/>
                  <w14:ligatures w14:val="none"/>
                  <w:rPrChange w:id="871" w:author="Yang, Xue" w:date="2023-09-27T10:07:00Z">
                    <w:rPr>
                      <w:rFonts w:ascii="Calibri" w:eastAsia="Times New Roman" w:hAnsi="Calibri" w:cs="Calibri"/>
                      <w:color w:val="000000"/>
                      <w:kern w:val="0"/>
                      <w14:ligatures w14:val="none"/>
                    </w:rPr>
                  </w:rPrChange>
                </w:rPr>
                <w:t>0.16</w:t>
              </w:r>
            </w:ins>
          </w:p>
        </w:tc>
        <w:tc>
          <w:tcPr>
            <w:tcW w:w="1200" w:type="dxa"/>
            <w:tcBorders>
              <w:top w:val="nil"/>
              <w:left w:val="nil"/>
              <w:bottom w:val="nil"/>
              <w:right w:val="nil"/>
            </w:tcBorders>
            <w:shd w:val="clear" w:color="auto" w:fill="auto"/>
            <w:noWrap/>
            <w:vAlign w:val="bottom"/>
            <w:hideMark/>
            <w:tcPrChange w:id="872" w:author="Kompella, Sai Chandrika" w:date="2023-09-29T06:51:00Z">
              <w:tcPr>
                <w:tcW w:w="1504" w:type="dxa"/>
                <w:tcBorders>
                  <w:top w:val="nil"/>
                  <w:left w:val="nil"/>
                  <w:bottom w:val="nil"/>
                  <w:right w:val="nil"/>
                </w:tcBorders>
                <w:shd w:val="clear" w:color="auto" w:fill="auto"/>
                <w:noWrap/>
                <w:vAlign w:val="bottom"/>
                <w:hideMark/>
              </w:tcPr>
            </w:tcPrChange>
          </w:tcPr>
          <w:p w14:paraId="4446E895" w14:textId="77777777" w:rsidR="00E0030C" w:rsidRPr="007211A4" w:rsidRDefault="00E0030C">
            <w:pPr>
              <w:spacing w:line="240" w:lineRule="auto"/>
              <w:jc w:val="center"/>
              <w:rPr>
                <w:ins w:id="873" w:author="Yang, Xue" w:date="2023-09-27T10:02:00Z"/>
                <w:rFonts w:eastAsia="Times New Roman" w:cs="Times New Roman"/>
                <w:color w:val="000000"/>
                <w:kern w:val="0"/>
                <w14:ligatures w14:val="none"/>
                <w:rPrChange w:id="874" w:author="Yang, Xue" w:date="2023-09-27T10:07:00Z">
                  <w:rPr>
                    <w:ins w:id="875" w:author="Yang, Xue" w:date="2023-09-27T10:02:00Z"/>
                    <w:rFonts w:ascii="Calibri" w:eastAsia="Times New Roman" w:hAnsi="Calibri" w:cs="Calibri"/>
                    <w:color w:val="000000"/>
                    <w:kern w:val="0"/>
                    <w14:ligatures w14:val="none"/>
                  </w:rPr>
                </w:rPrChange>
              </w:rPr>
              <w:pPrChange w:id="876" w:author="Yang, Xue" w:date="2023-09-27T10:03:00Z">
                <w:pPr>
                  <w:spacing w:line="240" w:lineRule="auto"/>
                  <w:jc w:val="right"/>
                </w:pPr>
              </w:pPrChange>
            </w:pPr>
            <w:ins w:id="877" w:author="Yang, Xue" w:date="2023-09-27T10:02:00Z">
              <w:r w:rsidRPr="007211A4">
                <w:rPr>
                  <w:rFonts w:eastAsia="Times New Roman" w:cs="Times New Roman"/>
                  <w:color w:val="000000"/>
                  <w:kern w:val="0"/>
                  <w14:ligatures w14:val="none"/>
                  <w:rPrChange w:id="878" w:author="Yang, Xue" w:date="2023-09-27T10:07:00Z">
                    <w:rPr>
                      <w:rFonts w:ascii="Calibri" w:eastAsia="Times New Roman" w:hAnsi="Calibri" w:cs="Calibri"/>
                      <w:color w:val="000000"/>
                      <w:kern w:val="0"/>
                      <w14:ligatures w14:val="none"/>
                    </w:rPr>
                  </w:rPrChange>
                </w:rPr>
                <w:t>0.66</w:t>
              </w:r>
            </w:ins>
          </w:p>
        </w:tc>
      </w:tr>
      <w:tr w:rsidR="00E0030C" w:rsidRPr="00E0030C" w14:paraId="41DF628F" w14:textId="77777777" w:rsidTr="2B44B431">
        <w:trPr>
          <w:trHeight w:val="288"/>
          <w:jc w:val="center"/>
          <w:ins w:id="879" w:author="Yang, Xue" w:date="2023-09-27T10:02:00Z"/>
          <w:trPrChange w:id="880"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881" w:author="Kompella, Sai Chandrika" w:date="2023-09-29T06:51:00Z">
              <w:tcPr>
                <w:tcW w:w="2274" w:type="dxa"/>
                <w:tcBorders>
                  <w:top w:val="nil"/>
                  <w:left w:val="nil"/>
                  <w:bottom w:val="nil"/>
                  <w:right w:val="nil"/>
                </w:tcBorders>
                <w:shd w:val="clear" w:color="auto" w:fill="auto"/>
                <w:noWrap/>
                <w:vAlign w:val="bottom"/>
                <w:hideMark/>
              </w:tcPr>
            </w:tcPrChange>
          </w:tcPr>
          <w:p w14:paraId="3BE0A52C" w14:textId="77777777" w:rsidR="00E0030C" w:rsidRPr="007211A4" w:rsidRDefault="00E0030C" w:rsidP="00E0030C">
            <w:pPr>
              <w:spacing w:line="240" w:lineRule="auto"/>
              <w:rPr>
                <w:ins w:id="882" w:author="Yang, Xue" w:date="2023-09-27T10:02:00Z"/>
                <w:rFonts w:eastAsia="Times New Roman" w:cs="Times New Roman"/>
                <w:color w:val="000000"/>
                <w:kern w:val="0"/>
                <w14:ligatures w14:val="none"/>
                <w:rPrChange w:id="883" w:author="Yang, Xue" w:date="2023-09-27T10:07:00Z">
                  <w:rPr>
                    <w:ins w:id="884" w:author="Yang, Xue" w:date="2023-09-27T10:02:00Z"/>
                    <w:rFonts w:ascii="Calibri" w:eastAsia="Times New Roman" w:hAnsi="Calibri" w:cs="Calibri"/>
                    <w:color w:val="000000"/>
                    <w:kern w:val="0"/>
                    <w14:ligatures w14:val="none"/>
                  </w:rPr>
                </w:rPrChange>
              </w:rPr>
            </w:pPr>
            <w:proofErr w:type="spellStart"/>
            <w:ins w:id="885" w:author="Yang, Xue" w:date="2023-09-27T10:02:00Z">
              <w:r w:rsidRPr="007211A4">
                <w:rPr>
                  <w:rFonts w:eastAsia="Times New Roman" w:cs="Times New Roman"/>
                  <w:color w:val="000000"/>
                  <w:kern w:val="0"/>
                  <w14:ligatures w14:val="none"/>
                  <w:rPrChange w:id="886" w:author="Yang, Xue" w:date="2023-09-27T10:07:00Z">
                    <w:rPr>
                      <w:rFonts w:ascii="Calibri" w:eastAsia="Times New Roman" w:hAnsi="Calibri" w:cs="Calibri"/>
                      <w:color w:val="000000"/>
                      <w:kern w:val="0"/>
                      <w14:ligatures w14:val="none"/>
                    </w:rPr>
                  </w:rPrChange>
                </w:rPr>
                <w:t>ade_diagnosis</w:t>
              </w:r>
              <w:proofErr w:type="spellEnd"/>
            </w:ins>
          </w:p>
        </w:tc>
        <w:tc>
          <w:tcPr>
            <w:tcW w:w="1170" w:type="dxa"/>
            <w:tcBorders>
              <w:top w:val="nil"/>
              <w:left w:val="nil"/>
              <w:bottom w:val="nil"/>
              <w:right w:val="nil"/>
            </w:tcBorders>
            <w:shd w:val="clear" w:color="auto" w:fill="auto"/>
            <w:noWrap/>
            <w:vAlign w:val="bottom"/>
            <w:hideMark/>
            <w:tcPrChange w:id="887" w:author="Kompella, Sai Chandrika" w:date="2023-09-29T06:51:00Z">
              <w:tcPr>
                <w:tcW w:w="1333" w:type="dxa"/>
                <w:tcBorders>
                  <w:top w:val="nil"/>
                  <w:left w:val="nil"/>
                  <w:bottom w:val="nil"/>
                  <w:right w:val="nil"/>
                </w:tcBorders>
                <w:shd w:val="clear" w:color="auto" w:fill="auto"/>
                <w:noWrap/>
                <w:vAlign w:val="bottom"/>
                <w:hideMark/>
              </w:tcPr>
            </w:tcPrChange>
          </w:tcPr>
          <w:p w14:paraId="4C0CCC22" w14:textId="77777777" w:rsidR="00E0030C" w:rsidRPr="007211A4" w:rsidRDefault="00E0030C">
            <w:pPr>
              <w:spacing w:line="240" w:lineRule="auto"/>
              <w:jc w:val="center"/>
              <w:rPr>
                <w:ins w:id="888" w:author="Yang, Xue" w:date="2023-09-27T10:02:00Z"/>
                <w:rFonts w:eastAsia="Times New Roman" w:cs="Times New Roman"/>
                <w:color w:val="000000"/>
                <w:kern w:val="0"/>
                <w14:ligatures w14:val="none"/>
                <w:rPrChange w:id="889" w:author="Yang, Xue" w:date="2023-09-27T10:07:00Z">
                  <w:rPr>
                    <w:ins w:id="890" w:author="Yang, Xue" w:date="2023-09-27T10:02:00Z"/>
                    <w:rFonts w:ascii="Calibri" w:eastAsia="Times New Roman" w:hAnsi="Calibri" w:cs="Calibri"/>
                    <w:color w:val="000000"/>
                    <w:kern w:val="0"/>
                    <w14:ligatures w14:val="none"/>
                  </w:rPr>
                </w:rPrChange>
              </w:rPr>
              <w:pPrChange w:id="891" w:author="Yang, Xue" w:date="2023-09-27T10:03:00Z">
                <w:pPr>
                  <w:spacing w:line="240" w:lineRule="auto"/>
                  <w:jc w:val="right"/>
                </w:pPr>
              </w:pPrChange>
            </w:pPr>
            <w:ins w:id="892" w:author="Yang, Xue" w:date="2023-09-27T10:02:00Z">
              <w:r w:rsidRPr="007211A4">
                <w:rPr>
                  <w:rFonts w:eastAsia="Times New Roman" w:cs="Times New Roman"/>
                  <w:color w:val="000000"/>
                  <w:kern w:val="0"/>
                  <w14:ligatures w14:val="none"/>
                  <w:rPrChange w:id="893" w:author="Yang, Xue" w:date="2023-09-27T10:07:00Z">
                    <w:rPr>
                      <w:rFonts w:ascii="Calibri" w:eastAsia="Times New Roman" w:hAnsi="Calibri" w:cs="Calibri"/>
                      <w:color w:val="000000"/>
                      <w:kern w:val="0"/>
                      <w14:ligatures w14:val="none"/>
                    </w:rPr>
                  </w:rPrChange>
                </w:rPr>
                <w:t>0.09</w:t>
              </w:r>
            </w:ins>
          </w:p>
        </w:tc>
        <w:tc>
          <w:tcPr>
            <w:tcW w:w="1188" w:type="dxa"/>
            <w:tcBorders>
              <w:top w:val="nil"/>
              <w:left w:val="nil"/>
              <w:bottom w:val="nil"/>
              <w:right w:val="nil"/>
            </w:tcBorders>
            <w:shd w:val="clear" w:color="auto" w:fill="auto"/>
            <w:noWrap/>
            <w:vAlign w:val="bottom"/>
            <w:hideMark/>
            <w:tcPrChange w:id="894" w:author="Kompella, Sai Chandrika" w:date="2023-09-29T06:51:00Z">
              <w:tcPr>
                <w:tcW w:w="1351" w:type="dxa"/>
                <w:tcBorders>
                  <w:top w:val="nil"/>
                  <w:left w:val="nil"/>
                  <w:bottom w:val="nil"/>
                  <w:right w:val="nil"/>
                </w:tcBorders>
                <w:shd w:val="clear" w:color="auto" w:fill="auto"/>
                <w:noWrap/>
                <w:vAlign w:val="bottom"/>
                <w:hideMark/>
              </w:tcPr>
            </w:tcPrChange>
          </w:tcPr>
          <w:p w14:paraId="22002113" w14:textId="77777777" w:rsidR="00E0030C" w:rsidRPr="007211A4" w:rsidRDefault="00E0030C">
            <w:pPr>
              <w:spacing w:line="240" w:lineRule="auto"/>
              <w:jc w:val="center"/>
              <w:rPr>
                <w:ins w:id="895" w:author="Yang, Xue" w:date="2023-09-27T10:02:00Z"/>
                <w:rFonts w:eastAsia="Times New Roman" w:cs="Times New Roman"/>
                <w:color w:val="000000"/>
                <w:kern w:val="0"/>
                <w14:ligatures w14:val="none"/>
                <w:rPrChange w:id="896" w:author="Yang, Xue" w:date="2023-09-27T10:07:00Z">
                  <w:rPr>
                    <w:ins w:id="897" w:author="Yang, Xue" w:date="2023-09-27T10:02:00Z"/>
                    <w:rFonts w:ascii="Calibri" w:eastAsia="Times New Roman" w:hAnsi="Calibri" w:cs="Calibri"/>
                    <w:color w:val="000000"/>
                    <w:kern w:val="0"/>
                    <w14:ligatures w14:val="none"/>
                  </w:rPr>
                </w:rPrChange>
              </w:rPr>
              <w:pPrChange w:id="898" w:author="Yang, Xue" w:date="2023-09-27T10:03:00Z">
                <w:pPr>
                  <w:spacing w:line="240" w:lineRule="auto"/>
                  <w:jc w:val="right"/>
                </w:pPr>
              </w:pPrChange>
            </w:pPr>
            <w:ins w:id="899" w:author="Yang, Xue" w:date="2023-09-27T10:02:00Z">
              <w:r w:rsidRPr="007211A4">
                <w:rPr>
                  <w:rFonts w:eastAsia="Times New Roman" w:cs="Times New Roman"/>
                  <w:color w:val="000000"/>
                  <w:kern w:val="0"/>
                  <w14:ligatures w14:val="none"/>
                  <w:rPrChange w:id="900" w:author="Yang, Xue" w:date="2023-09-27T10:07:00Z">
                    <w:rPr>
                      <w:rFonts w:ascii="Calibri" w:eastAsia="Times New Roman" w:hAnsi="Calibri" w:cs="Calibri"/>
                      <w:color w:val="000000"/>
                      <w:kern w:val="0"/>
                      <w14:ligatures w14:val="none"/>
                    </w:rPr>
                  </w:rPrChange>
                </w:rPr>
                <w:t>0.09</w:t>
              </w:r>
            </w:ins>
          </w:p>
        </w:tc>
        <w:tc>
          <w:tcPr>
            <w:tcW w:w="1262" w:type="dxa"/>
            <w:tcBorders>
              <w:top w:val="nil"/>
              <w:left w:val="nil"/>
              <w:bottom w:val="nil"/>
              <w:right w:val="nil"/>
            </w:tcBorders>
            <w:shd w:val="clear" w:color="auto" w:fill="auto"/>
            <w:noWrap/>
            <w:vAlign w:val="bottom"/>
            <w:hideMark/>
            <w:tcPrChange w:id="901" w:author="Kompella, Sai Chandrika" w:date="2023-09-29T06:51:00Z">
              <w:tcPr>
                <w:tcW w:w="1715" w:type="dxa"/>
                <w:tcBorders>
                  <w:top w:val="nil"/>
                  <w:left w:val="nil"/>
                  <w:bottom w:val="nil"/>
                  <w:right w:val="nil"/>
                </w:tcBorders>
                <w:shd w:val="clear" w:color="auto" w:fill="auto"/>
                <w:noWrap/>
                <w:vAlign w:val="bottom"/>
                <w:hideMark/>
              </w:tcPr>
            </w:tcPrChange>
          </w:tcPr>
          <w:p w14:paraId="7A019EE1" w14:textId="77777777" w:rsidR="00E0030C" w:rsidRPr="007211A4" w:rsidRDefault="00E0030C">
            <w:pPr>
              <w:spacing w:line="240" w:lineRule="auto"/>
              <w:jc w:val="center"/>
              <w:rPr>
                <w:ins w:id="902" w:author="Yang, Xue" w:date="2023-09-27T10:02:00Z"/>
                <w:rFonts w:eastAsia="Times New Roman" w:cs="Times New Roman"/>
                <w:color w:val="000000"/>
                <w:kern w:val="0"/>
                <w14:ligatures w14:val="none"/>
                <w:rPrChange w:id="903" w:author="Yang, Xue" w:date="2023-09-27T10:07:00Z">
                  <w:rPr>
                    <w:ins w:id="904" w:author="Yang, Xue" w:date="2023-09-27T10:02:00Z"/>
                    <w:rFonts w:ascii="Calibri" w:eastAsia="Times New Roman" w:hAnsi="Calibri" w:cs="Calibri"/>
                    <w:color w:val="000000"/>
                    <w:kern w:val="0"/>
                    <w14:ligatures w14:val="none"/>
                  </w:rPr>
                </w:rPrChange>
              </w:rPr>
              <w:pPrChange w:id="905" w:author="Yang, Xue" w:date="2023-09-27T10:03:00Z">
                <w:pPr>
                  <w:spacing w:line="240" w:lineRule="auto"/>
                  <w:jc w:val="right"/>
                </w:pPr>
              </w:pPrChange>
            </w:pPr>
            <w:ins w:id="906" w:author="Yang, Xue" w:date="2023-09-27T10:02:00Z">
              <w:r w:rsidRPr="007211A4">
                <w:rPr>
                  <w:rFonts w:eastAsia="Times New Roman" w:cs="Times New Roman"/>
                  <w:color w:val="000000"/>
                  <w:kern w:val="0"/>
                  <w14:ligatures w14:val="none"/>
                  <w:rPrChange w:id="907" w:author="Yang, Xue" w:date="2023-09-27T10:07:00Z">
                    <w:rPr>
                      <w:rFonts w:ascii="Calibri" w:eastAsia="Times New Roman" w:hAnsi="Calibri" w:cs="Calibri"/>
                      <w:color w:val="000000"/>
                      <w:kern w:val="0"/>
                      <w14:ligatures w14:val="none"/>
                    </w:rPr>
                  </w:rPrChange>
                </w:rPr>
                <w:t>0.10</w:t>
              </w:r>
            </w:ins>
          </w:p>
        </w:tc>
        <w:tc>
          <w:tcPr>
            <w:tcW w:w="1244" w:type="dxa"/>
            <w:tcBorders>
              <w:top w:val="nil"/>
              <w:left w:val="nil"/>
              <w:bottom w:val="nil"/>
              <w:right w:val="nil"/>
            </w:tcBorders>
            <w:shd w:val="clear" w:color="auto" w:fill="auto"/>
            <w:noWrap/>
            <w:vAlign w:val="bottom"/>
            <w:hideMark/>
            <w:tcPrChange w:id="908" w:author="Kompella, Sai Chandrika" w:date="2023-09-29T06:51:00Z">
              <w:tcPr>
                <w:tcW w:w="1697" w:type="dxa"/>
                <w:tcBorders>
                  <w:top w:val="nil"/>
                  <w:left w:val="nil"/>
                  <w:bottom w:val="nil"/>
                  <w:right w:val="nil"/>
                </w:tcBorders>
                <w:shd w:val="clear" w:color="auto" w:fill="auto"/>
                <w:noWrap/>
                <w:vAlign w:val="bottom"/>
                <w:hideMark/>
              </w:tcPr>
            </w:tcPrChange>
          </w:tcPr>
          <w:p w14:paraId="2B391ACC" w14:textId="77777777" w:rsidR="00E0030C" w:rsidRPr="007211A4" w:rsidRDefault="00E0030C">
            <w:pPr>
              <w:spacing w:line="240" w:lineRule="auto"/>
              <w:jc w:val="center"/>
              <w:rPr>
                <w:ins w:id="909" w:author="Yang, Xue" w:date="2023-09-27T10:02:00Z"/>
                <w:rFonts w:eastAsia="Times New Roman" w:cs="Times New Roman"/>
                <w:color w:val="000000"/>
                <w:kern w:val="0"/>
                <w14:ligatures w14:val="none"/>
                <w:rPrChange w:id="910" w:author="Yang, Xue" w:date="2023-09-27T10:07:00Z">
                  <w:rPr>
                    <w:ins w:id="911" w:author="Yang, Xue" w:date="2023-09-27T10:02:00Z"/>
                    <w:rFonts w:ascii="Calibri" w:eastAsia="Times New Roman" w:hAnsi="Calibri" w:cs="Calibri"/>
                    <w:color w:val="000000"/>
                    <w:kern w:val="0"/>
                    <w14:ligatures w14:val="none"/>
                  </w:rPr>
                </w:rPrChange>
              </w:rPr>
              <w:pPrChange w:id="912" w:author="Yang, Xue" w:date="2023-09-27T10:03:00Z">
                <w:pPr>
                  <w:spacing w:line="240" w:lineRule="auto"/>
                  <w:jc w:val="right"/>
                </w:pPr>
              </w:pPrChange>
            </w:pPr>
            <w:ins w:id="913" w:author="Yang, Xue" w:date="2023-09-27T10:02:00Z">
              <w:r w:rsidRPr="007211A4">
                <w:rPr>
                  <w:rFonts w:eastAsia="Times New Roman" w:cs="Times New Roman"/>
                  <w:color w:val="000000"/>
                  <w:kern w:val="0"/>
                  <w14:ligatures w14:val="none"/>
                  <w:rPrChange w:id="914" w:author="Yang, Xue" w:date="2023-09-27T10:07:00Z">
                    <w:rPr>
                      <w:rFonts w:ascii="Calibri" w:eastAsia="Times New Roman" w:hAnsi="Calibri" w:cs="Calibri"/>
                      <w:color w:val="000000"/>
                      <w:kern w:val="0"/>
                      <w14:ligatures w14:val="none"/>
                    </w:rPr>
                  </w:rPrChange>
                </w:rPr>
                <w:t>0.10</w:t>
              </w:r>
            </w:ins>
          </w:p>
        </w:tc>
        <w:tc>
          <w:tcPr>
            <w:tcW w:w="960" w:type="dxa"/>
            <w:tcBorders>
              <w:top w:val="nil"/>
              <w:left w:val="nil"/>
              <w:bottom w:val="nil"/>
              <w:right w:val="nil"/>
            </w:tcBorders>
            <w:shd w:val="clear" w:color="auto" w:fill="auto"/>
            <w:noWrap/>
            <w:vAlign w:val="bottom"/>
            <w:hideMark/>
            <w:tcPrChange w:id="915" w:author="Kompella, Sai Chandrika" w:date="2023-09-29T06:51:00Z">
              <w:tcPr>
                <w:tcW w:w="960" w:type="dxa"/>
                <w:tcBorders>
                  <w:top w:val="nil"/>
                  <w:left w:val="nil"/>
                  <w:bottom w:val="nil"/>
                  <w:right w:val="nil"/>
                </w:tcBorders>
                <w:shd w:val="clear" w:color="auto" w:fill="auto"/>
                <w:noWrap/>
                <w:vAlign w:val="bottom"/>
                <w:hideMark/>
              </w:tcPr>
            </w:tcPrChange>
          </w:tcPr>
          <w:p w14:paraId="48C5BDBB" w14:textId="77777777" w:rsidR="00E0030C" w:rsidRPr="007211A4" w:rsidRDefault="00E0030C">
            <w:pPr>
              <w:spacing w:line="240" w:lineRule="auto"/>
              <w:jc w:val="center"/>
              <w:rPr>
                <w:ins w:id="916" w:author="Yang, Xue" w:date="2023-09-27T10:02:00Z"/>
                <w:rFonts w:eastAsia="Times New Roman" w:cs="Times New Roman"/>
                <w:color w:val="000000"/>
                <w:kern w:val="0"/>
                <w14:ligatures w14:val="none"/>
                <w:rPrChange w:id="917" w:author="Yang, Xue" w:date="2023-09-27T10:07:00Z">
                  <w:rPr>
                    <w:ins w:id="918" w:author="Yang, Xue" w:date="2023-09-27T10:02:00Z"/>
                    <w:rFonts w:ascii="Calibri" w:eastAsia="Times New Roman" w:hAnsi="Calibri" w:cs="Calibri"/>
                    <w:color w:val="000000"/>
                    <w:kern w:val="0"/>
                    <w14:ligatures w14:val="none"/>
                  </w:rPr>
                </w:rPrChange>
              </w:rPr>
              <w:pPrChange w:id="919" w:author="Yang, Xue" w:date="2023-09-27T10:03:00Z">
                <w:pPr>
                  <w:spacing w:line="240" w:lineRule="auto"/>
                  <w:jc w:val="right"/>
                </w:pPr>
              </w:pPrChange>
            </w:pPr>
            <w:ins w:id="920" w:author="Yang, Xue" w:date="2023-09-27T10:02:00Z">
              <w:r w:rsidRPr="007211A4">
                <w:rPr>
                  <w:rFonts w:eastAsia="Times New Roman" w:cs="Times New Roman"/>
                  <w:color w:val="000000"/>
                  <w:kern w:val="0"/>
                  <w14:ligatures w14:val="none"/>
                  <w:rPrChange w:id="921" w:author="Yang, Xue" w:date="2023-09-27T10:07:00Z">
                    <w:rPr>
                      <w:rFonts w:ascii="Calibri" w:eastAsia="Times New Roman" w:hAnsi="Calibri" w:cs="Calibri"/>
                      <w:color w:val="000000"/>
                      <w:kern w:val="0"/>
                      <w14:ligatures w14:val="none"/>
                    </w:rPr>
                  </w:rPrChange>
                </w:rPr>
                <w:t>0.16</w:t>
              </w:r>
            </w:ins>
          </w:p>
        </w:tc>
        <w:tc>
          <w:tcPr>
            <w:tcW w:w="1134" w:type="dxa"/>
            <w:tcBorders>
              <w:top w:val="nil"/>
              <w:left w:val="nil"/>
              <w:bottom w:val="nil"/>
              <w:right w:val="nil"/>
            </w:tcBorders>
            <w:shd w:val="clear" w:color="auto" w:fill="auto"/>
            <w:noWrap/>
            <w:vAlign w:val="bottom"/>
            <w:hideMark/>
            <w:tcPrChange w:id="922" w:author="Kompella, Sai Chandrika" w:date="2023-09-29T06:51:00Z">
              <w:tcPr>
                <w:tcW w:w="1134" w:type="dxa"/>
                <w:tcBorders>
                  <w:top w:val="nil"/>
                  <w:left w:val="nil"/>
                  <w:bottom w:val="nil"/>
                  <w:right w:val="nil"/>
                </w:tcBorders>
                <w:shd w:val="clear" w:color="auto" w:fill="auto"/>
                <w:noWrap/>
                <w:vAlign w:val="bottom"/>
                <w:hideMark/>
              </w:tcPr>
            </w:tcPrChange>
          </w:tcPr>
          <w:p w14:paraId="650C7C8F" w14:textId="77777777" w:rsidR="00E0030C" w:rsidRPr="007211A4" w:rsidRDefault="00E0030C">
            <w:pPr>
              <w:spacing w:line="240" w:lineRule="auto"/>
              <w:jc w:val="center"/>
              <w:rPr>
                <w:ins w:id="923" w:author="Yang, Xue" w:date="2023-09-27T10:02:00Z"/>
                <w:rFonts w:eastAsia="Times New Roman" w:cs="Times New Roman"/>
                <w:color w:val="000000"/>
                <w:kern w:val="0"/>
                <w14:ligatures w14:val="none"/>
                <w:rPrChange w:id="924" w:author="Yang, Xue" w:date="2023-09-27T10:07:00Z">
                  <w:rPr>
                    <w:ins w:id="925" w:author="Yang, Xue" w:date="2023-09-27T10:02:00Z"/>
                    <w:rFonts w:ascii="Calibri" w:eastAsia="Times New Roman" w:hAnsi="Calibri" w:cs="Calibri"/>
                    <w:color w:val="000000"/>
                    <w:kern w:val="0"/>
                    <w14:ligatures w14:val="none"/>
                  </w:rPr>
                </w:rPrChange>
              </w:rPr>
              <w:pPrChange w:id="926" w:author="Yang, Xue" w:date="2023-09-27T10:03:00Z">
                <w:pPr>
                  <w:spacing w:line="240" w:lineRule="auto"/>
                  <w:jc w:val="right"/>
                </w:pPr>
              </w:pPrChange>
            </w:pPr>
            <w:ins w:id="927" w:author="Yang, Xue" w:date="2023-09-27T10:02:00Z">
              <w:r w:rsidRPr="007211A4">
                <w:rPr>
                  <w:rFonts w:eastAsia="Times New Roman" w:cs="Times New Roman"/>
                  <w:color w:val="000000"/>
                  <w:kern w:val="0"/>
                  <w14:ligatures w14:val="none"/>
                  <w:rPrChange w:id="928" w:author="Yang, Xue" w:date="2023-09-27T10:07:00Z">
                    <w:rPr>
                      <w:rFonts w:ascii="Calibri" w:eastAsia="Times New Roman" w:hAnsi="Calibri" w:cs="Calibri"/>
                      <w:color w:val="000000"/>
                      <w:kern w:val="0"/>
                      <w14:ligatures w14:val="none"/>
                    </w:rPr>
                  </w:rPrChange>
                </w:rPr>
                <w:t>0.15</w:t>
              </w:r>
            </w:ins>
          </w:p>
        </w:tc>
        <w:tc>
          <w:tcPr>
            <w:tcW w:w="1260" w:type="dxa"/>
            <w:tcBorders>
              <w:top w:val="nil"/>
              <w:left w:val="nil"/>
              <w:bottom w:val="nil"/>
              <w:right w:val="nil"/>
            </w:tcBorders>
            <w:shd w:val="clear" w:color="auto" w:fill="auto"/>
            <w:noWrap/>
            <w:vAlign w:val="bottom"/>
            <w:hideMark/>
            <w:tcPrChange w:id="929" w:author="Kompella, Sai Chandrika" w:date="2023-09-29T06:51:00Z">
              <w:tcPr>
                <w:tcW w:w="1400" w:type="dxa"/>
                <w:tcBorders>
                  <w:top w:val="nil"/>
                  <w:left w:val="nil"/>
                  <w:bottom w:val="nil"/>
                  <w:right w:val="nil"/>
                </w:tcBorders>
                <w:shd w:val="clear" w:color="auto" w:fill="auto"/>
                <w:noWrap/>
                <w:vAlign w:val="bottom"/>
                <w:hideMark/>
              </w:tcPr>
            </w:tcPrChange>
          </w:tcPr>
          <w:p w14:paraId="2B135AAF" w14:textId="77777777" w:rsidR="00E0030C" w:rsidRPr="007211A4" w:rsidRDefault="00E0030C">
            <w:pPr>
              <w:spacing w:line="240" w:lineRule="auto"/>
              <w:jc w:val="center"/>
              <w:rPr>
                <w:ins w:id="930" w:author="Yang, Xue" w:date="2023-09-27T10:02:00Z"/>
                <w:rFonts w:eastAsia="Times New Roman" w:cs="Times New Roman"/>
                <w:color w:val="000000"/>
                <w:kern w:val="0"/>
                <w14:ligatures w14:val="none"/>
                <w:rPrChange w:id="931" w:author="Yang, Xue" w:date="2023-09-27T10:07:00Z">
                  <w:rPr>
                    <w:ins w:id="932" w:author="Yang, Xue" w:date="2023-09-27T10:02:00Z"/>
                    <w:rFonts w:ascii="Calibri" w:eastAsia="Times New Roman" w:hAnsi="Calibri" w:cs="Calibri"/>
                    <w:color w:val="000000"/>
                    <w:kern w:val="0"/>
                    <w14:ligatures w14:val="none"/>
                  </w:rPr>
                </w:rPrChange>
              </w:rPr>
              <w:pPrChange w:id="933" w:author="Yang, Xue" w:date="2023-09-27T10:03:00Z">
                <w:pPr>
                  <w:spacing w:line="240" w:lineRule="auto"/>
                  <w:jc w:val="right"/>
                </w:pPr>
              </w:pPrChange>
            </w:pPr>
            <w:ins w:id="934" w:author="Yang, Xue" w:date="2023-09-27T10:02:00Z">
              <w:r w:rsidRPr="007211A4">
                <w:rPr>
                  <w:rFonts w:eastAsia="Times New Roman" w:cs="Times New Roman"/>
                  <w:color w:val="000000"/>
                  <w:kern w:val="0"/>
                  <w14:ligatures w14:val="none"/>
                  <w:rPrChange w:id="935" w:author="Yang, Xue" w:date="2023-09-27T10:07:00Z">
                    <w:rPr>
                      <w:rFonts w:ascii="Calibri" w:eastAsia="Times New Roman" w:hAnsi="Calibri" w:cs="Calibri"/>
                      <w:color w:val="000000"/>
                      <w:kern w:val="0"/>
                      <w14:ligatures w14:val="none"/>
                    </w:rPr>
                  </w:rPrChange>
                </w:rPr>
                <w:t>0.13</w:t>
              </w:r>
            </w:ins>
          </w:p>
        </w:tc>
        <w:tc>
          <w:tcPr>
            <w:tcW w:w="981" w:type="dxa"/>
            <w:tcBorders>
              <w:top w:val="nil"/>
              <w:left w:val="nil"/>
              <w:bottom w:val="nil"/>
              <w:right w:val="nil"/>
            </w:tcBorders>
            <w:shd w:val="clear" w:color="auto" w:fill="auto"/>
            <w:noWrap/>
            <w:vAlign w:val="bottom"/>
            <w:hideMark/>
            <w:tcPrChange w:id="936" w:author="Kompella, Sai Chandrika" w:date="2023-09-29T06:51:00Z">
              <w:tcPr>
                <w:tcW w:w="960" w:type="dxa"/>
                <w:tcBorders>
                  <w:top w:val="nil"/>
                  <w:left w:val="nil"/>
                  <w:bottom w:val="nil"/>
                  <w:right w:val="nil"/>
                </w:tcBorders>
                <w:shd w:val="clear" w:color="auto" w:fill="auto"/>
                <w:noWrap/>
                <w:vAlign w:val="bottom"/>
                <w:hideMark/>
              </w:tcPr>
            </w:tcPrChange>
          </w:tcPr>
          <w:p w14:paraId="208AB229" w14:textId="77777777" w:rsidR="00E0030C" w:rsidRPr="007211A4" w:rsidRDefault="00E0030C">
            <w:pPr>
              <w:spacing w:line="240" w:lineRule="auto"/>
              <w:jc w:val="center"/>
              <w:rPr>
                <w:ins w:id="937" w:author="Yang, Xue" w:date="2023-09-27T10:02:00Z"/>
                <w:rFonts w:eastAsia="Times New Roman" w:cs="Times New Roman"/>
                <w:color w:val="000000"/>
                <w:kern w:val="0"/>
                <w14:ligatures w14:val="none"/>
                <w:rPrChange w:id="938" w:author="Yang, Xue" w:date="2023-09-27T10:07:00Z">
                  <w:rPr>
                    <w:ins w:id="939" w:author="Yang, Xue" w:date="2023-09-27T10:02:00Z"/>
                    <w:rFonts w:ascii="Calibri" w:eastAsia="Times New Roman" w:hAnsi="Calibri" w:cs="Calibri"/>
                    <w:color w:val="000000"/>
                    <w:kern w:val="0"/>
                    <w14:ligatures w14:val="none"/>
                  </w:rPr>
                </w:rPrChange>
              </w:rPr>
              <w:pPrChange w:id="940" w:author="Yang, Xue" w:date="2023-09-27T10:03:00Z">
                <w:pPr>
                  <w:spacing w:line="240" w:lineRule="auto"/>
                  <w:jc w:val="right"/>
                </w:pPr>
              </w:pPrChange>
            </w:pPr>
            <w:ins w:id="941" w:author="Yang, Xue" w:date="2023-09-27T10:02:00Z">
              <w:r w:rsidRPr="007211A4">
                <w:rPr>
                  <w:rFonts w:eastAsia="Times New Roman" w:cs="Times New Roman"/>
                  <w:color w:val="000000"/>
                  <w:kern w:val="0"/>
                  <w14:ligatures w14:val="none"/>
                  <w:rPrChange w:id="942" w:author="Yang, Xue" w:date="2023-09-27T10:07:00Z">
                    <w:rPr>
                      <w:rFonts w:ascii="Calibri" w:eastAsia="Times New Roman" w:hAnsi="Calibri" w:cs="Calibri"/>
                      <w:color w:val="000000"/>
                      <w:kern w:val="0"/>
                      <w14:ligatures w14:val="none"/>
                    </w:rPr>
                  </w:rPrChange>
                </w:rPr>
                <w:t>0.08</w:t>
              </w:r>
            </w:ins>
          </w:p>
        </w:tc>
        <w:tc>
          <w:tcPr>
            <w:tcW w:w="1024" w:type="dxa"/>
            <w:tcBorders>
              <w:top w:val="nil"/>
              <w:left w:val="nil"/>
              <w:bottom w:val="nil"/>
              <w:right w:val="nil"/>
            </w:tcBorders>
            <w:shd w:val="clear" w:color="auto" w:fill="auto"/>
            <w:noWrap/>
            <w:vAlign w:val="bottom"/>
            <w:hideMark/>
            <w:tcPrChange w:id="943" w:author="Kompella, Sai Chandrika" w:date="2023-09-29T06:51:00Z">
              <w:tcPr>
                <w:tcW w:w="960" w:type="dxa"/>
                <w:tcBorders>
                  <w:top w:val="nil"/>
                  <w:left w:val="nil"/>
                  <w:bottom w:val="nil"/>
                  <w:right w:val="nil"/>
                </w:tcBorders>
                <w:shd w:val="clear" w:color="auto" w:fill="auto"/>
                <w:noWrap/>
                <w:vAlign w:val="bottom"/>
                <w:hideMark/>
              </w:tcPr>
            </w:tcPrChange>
          </w:tcPr>
          <w:p w14:paraId="03E1866C" w14:textId="77777777" w:rsidR="00E0030C" w:rsidRPr="007211A4" w:rsidRDefault="00E0030C">
            <w:pPr>
              <w:spacing w:line="240" w:lineRule="auto"/>
              <w:jc w:val="center"/>
              <w:rPr>
                <w:ins w:id="944" w:author="Yang, Xue" w:date="2023-09-27T10:02:00Z"/>
                <w:rFonts w:eastAsia="Times New Roman" w:cs="Times New Roman"/>
                <w:color w:val="000000"/>
                <w:kern w:val="0"/>
                <w14:ligatures w14:val="none"/>
                <w:rPrChange w:id="945" w:author="Yang, Xue" w:date="2023-09-27T10:07:00Z">
                  <w:rPr>
                    <w:ins w:id="946" w:author="Yang, Xue" w:date="2023-09-27T10:02:00Z"/>
                    <w:rFonts w:ascii="Calibri" w:eastAsia="Times New Roman" w:hAnsi="Calibri" w:cs="Calibri"/>
                    <w:color w:val="000000"/>
                    <w:kern w:val="0"/>
                    <w14:ligatures w14:val="none"/>
                  </w:rPr>
                </w:rPrChange>
              </w:rPr>
              <w:pPrChange w:id="947" w:author="Yang, Xue" w:date="2023-09-27T10:03:00Z">
                <w:pPr>
                  <w:spacing w:line="240" w:lineRule="auto"/>
                  <w:jc w:val="right"/>
                </w:pPr>
              </w:pPrChange>
            </w:pPr>
            <w:ins w:id="948" w:author="Yang, Xue" w:date="2023-09-27T10:02:00Z">
              <w:r w:rsidRPr="007211A4">
                <w:rPr>
                  <w:rFonts w:eastAsia="Times New Roman" w:cs="Times New Roman"/>
                  <w:color w:val="000000"/>
                  <w:kern w:val="0"/>
                  <w14:ligatures w14:val="none"/>
                  <w:rPrChange w:id="949" w:author="Yang, Xue" w:date="2023-09-27T10:07:00Z">
                    <w:rPr>
                      <w:rFonts w:ascii="Calibri" w:eastAsia="Times New Roman" w:hAnsi="Calibri" w:cs="Calibri"/>
                      <w:color w:val="000000"/>
                      <w:kern w:val="0"/>
                      <w14:ligatures w14:val="none"/>
                    </w:rPr>
                  </w:rPrChange>
                </w:rPr>
                <w:t>0.08</w:t>
              </w:r>
            </w:ins>
          </w:p>
        </w:tc>
        <w:tc>
          <w:tcPr>
            <w:tcW w:w="1200" w:type="dxa"/>
            <w:tcBorders>
              <w:top w:val="nil"/>
              <w:left w:val="nil"/>
              <w:bottom w:val="nil"/>
              <w:right w:val="nil"/>
            </w:tcBorders>
            <w:shd w:val="clear" w:color="auto" w:fill="auto"/>
            <w:noWrap/>
            <w:vAlign w:val="bottom"/>
            <w:hideMark/>
            <w:tcPrChange w:id="950" w:author="Kompella, Sai Chandrika" w:date="2023-09-29T06:51:00Z">
              <w:tcPr>
                <w:tcW w:w="1504" w:type="dxa"/>
                <w:tcBorders>
                  <w:top w:val="nil"/>
                  <w:left w:val="nil"/>
                  <w:bottom w:val="nil"/>
                  <w:right w:val="nil"/>
                </w:tcBorders>
                <w:shd w:val="clear" w:color="auto" w:fill="auto"/>
                <w:noWrap/>
                <w:vAlign w:val="bottom"/>
                <w:hideMark/>
              </w:tcPr>
            </w:tcPrChange>
          </w:tcPr>
          <w:p w14:paraId="7DEE8132" w14:textId="77777777" w:rsidR="00E0030C" w:rsidRPr="007211A4" w:rsidRDefault="00E0030C">
            <w:pPr>
              <w:spacing w:line="240" w:lineRule="auto"/>
              <w:jc w:val="center"/>
              <w:rPr>
                <w:ins w:id="951" w:author="Yang, Xue" w:date="2023-09-27T10:02:00Z"/>
                <w:rFonts w:eastAsia="Times New Roman" w:cs="Times New Roman"/>
                <w:color w:val="000000"/>
                <w:kern w:val="0"/>
                <w14:ligatures w14:val="none"/>
                <w:rPrChange w:id="952" w:author="Yang, Xue" w:date="2023-09-27T10:07:00Z">
                  <w:rPr>
                    <w:ins w:id="953" w:author="Yang, Xue" w:date="2023-09-27T10:02:00Z"/>
                    <w:rFonts w:ascii="Calibri" w:eastAsia="Times New Roman" w:hAnsi="Calibri" w:cs="Calibri"/>
                    <w:color w:val="000000"/>
                    <w:kern w:val="0"/>
                    <w14:ligatures w14:val="none"/>
                  </w:rPr>
                </w:rPrChange>
              </w:rPr>
              <w:pPrChange w:id="954" w:author="Yang, Xue" w:date="2023-09-27T10:03:00Z">
                <w:pPr>
                  <w:spacing w:line="240" w:lineRule="auto"/>
                  <w:jc w:val="right"/>
                </w:pPr>
              </w:pPrChange>
            </w:pPr>
            <w:ins w:id="955" w:author="Yang, Xue" w:date="2023-09-27T10:02:00Z">
              <w:r w:rsidRPr="007211A4">
                <w:rPr>
                  <w:rFonts w:eastAsia="Times New Roman" w:cs="Times New Roman"/>
                  <w:color w:val="000000"/>
                  <w:kern w:val="0"/>
                  <w14:ligatures w14:val="none"/>
                  <w:rPrChange w:id="956" w:author="Yang, Xue" w:date="2023-09-27T10:07:00Z">
                    <w:rPr>
                      <w:rFonts w:ascii="Calibri" w:eastAsia="Times New Roman" w:hAnsi="Calibri" w:cs="Calibri"/>
                      <w:color w:val="000000"/>
                      <w:kern w:val="0"/>
                      <w14:ligatures w14:val="none"/>
                    </w:rPr>
                  </w:rPrChange>
                </w:rPr>
                <w:t>0.15</w:t>
              </w:r>
            </w:ins>
          </w:p>
        </w:tc>
      </w:tr>
      <w:tr w:rsidR="00E0030C" w:rsidRPr="00E0030C" w14:paraId="39A86BCB" w14:textId="77777777" w:rsidTr="2B44B431">
        <w:trPr>
          <w:trHeight w:val="288"/>
          <w:jc w:val="center"/>
          <w:ins w:id="957" w:author="Yang, Xue" w:date="2023-09-27T10:02:00Z"/>
          <w:trPrChange w:id="958"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959" w:author="Kompella, Sai Chandrika" w:date="2023-09-29T06:51:00Z">
              <w:tcPr>
                <w:tcW w:w="2274" w:type="dxa"/>
                <w:tcBorders>
                  <w:top w:val="nil"/>
                  <w:left w:val="nil"/>
                  <w:bottom w:val="nil"/>
                  <w:right w:val="nil"/>
                </w:tcBorders>
                <w:shd w:val="clear" w:color="auto" w:fill="auto"/>
                <w:noWrap/>
                <w:vAlign w:val="bottom"/>
                <w:hideMark/>
              </w:tcPr>
            </w:tcPrChange>
          </w:tcPr>
          <w:p w14:paraId="31D4EA7B" w14:textId="77777777" w:rsidR="00E0030C" w:rsidRPr="007211A4" w:rsidRDefault="00E0030C" w:rsidP="00E0030C">
            <w:pPr>
              <w:spacing w:line="240" w:lineRule="auto"/>
              <w:rPr>
                <w:ins w:id="960" w:author="Yang, Xue" w:date="2023-09-27T10:02:00Z"/>
                <w:rFonts w:eastAsia="Times New Roman" w:cs="Times New Roman"/>
                <w:color w:val="000000"/>
                <w:kern w:val="0"/>
                <w14:ligatures w14:val="none"/>
                <w:rPrChange w:id="961" w:author="Yang, Xue" w:date="2023-09-27T10:07:00Z">
                  <w:rPr>
                    <w:ins w:id="962" w:author="Yang, Xue" w:date="2023-09-27T10:02:00Z"/>
                    <w:rFonts w:ascii="Calibri" w:eastAsia="Times New Roman" w:hAnsi="Calibri" w:cs="Calibri"/>
                    <w:color w:val="000000"/>
                    <w:kern w:val="0"/>
                    <w14:ligatures w14:val="none"/>
                  </w:rPr>
                </w:rPrChange>
              </w:rPr>
            </w:pPr>
            <w:proofErr w:type="spellStart"/>
            <w:ins w:id="963" w:author="Yang, Xue" w:date="2023-09-27T10:02:00Z">
              <w:r w:rsidRPr="007211A4">
                <w:rPr>
                  <w:rFonts w:eastAsia="Times New Roman" w:cs="Times New Roman"/>
                  <w:color w:val="000000"/>
                  <w:kern w:val="0"/>
                  <w14:ligatures w14:val="none"/>
                  <w:rPrChange w:id="964" w:author="Yang, Xue" w:date="2023-09-27T10:07:00Z">
                    <w:rPr>
                      <w:rFonts w:ascii="Calibri" w:eastAsia="Times New Roman" w:hAnsi="Calibri" w:cs="Calibri"/>
                      <w:color w:val="000000"/>
                      <w:kern w:val="0"/>
                      <w14:ligatures w14:val="none"/>
                    </w:rPr>
                  </w:rPrChange>
                </w:rPr>
                <w:t>nausea_treat_ind</w:t>
              </w:r>
              <w:proofErr w:type="spellEnd"/>
            </w:ins>
          </w:p>
        </w:tc>
        <w:tc>
          <w:tcPr>
            <w:tcW w:w="1170" w:type="dxa"/>
            <w:tcBorders>
              <w:top w:val="nil"/>
              <w:left w:val="nil"/>
              <w:bottom w:val="nil"/>
              <w:right w:val="nil"/>
            </w:tcBorders>
            <w:shd w:val="clear" w:color="auto" w:fill="auto"/>
            <w:noWrap/>
            <w:vAlign w:val="bottom"/>
            <w:hideMark/>
            <w:tcPrChange w:id="965" w:author="Kompella, Sai Chandrika" w:date="2023-09-29T06:51:00Z">
              <w:tcPr>
                <w:tcW w:w="1333" w:type="dxa"/>
                <w:tcBorders>
                  <w:top w:val="nil"/>
                  <w:left w:val="nil"/>
                  <w:bottom w:val="nil"/>
                  <w:right w:val="nil"/>
                </w:tcBorders>
                <w:shd w:val="clear" w:color="auto" w:fill="auto"/>
                <w:noWrap/>
                <w:vAlign w:val="bottom"/>
                <w:hideMark/>
              </w:tcPr>
            </w:tcPrChange>
          </w:tcPr>
          <w:p w14:paraId="0049F1CC" w14:textId="77777777" w:rsidR="00E0030C" w:rsidRPr="007211A4" w:rsidRDefault="00E0030C">
            <w:pPr>
              <w:spacing w:line="240" w:lineRule="auto"/>
              <w:jc w:val="center"/>
              <w:rPr>
                <w:ins w:id="966" w:author="Yang, Xue" w:date="2023-09-27T10:02:00Z"/>
                <w:rFonts w:eastAsia="Times New Roman" w:cs="Times New Roman"/>
                <w:color w:val="000000"/>
                <w:kern w:val="0"/>
                <w14:ligatures w14:val="none"/>
                <w:rPrChange w:id="967" w:author="Yang, Xue" w:date="2023-09-27T10:07:00Z">
                  <w:rPr>
                    <w:ins w:id="968" w:author="Yang, Xue" w:date="2023-09-27T10:02:00Z"/>
                    <w:rFonts w:ascii="Calibri" w:eastAsia="Times New Roman" w:hAnsi="Calibri" w:cs="Calibri"/>
                    <w:color w:val="000000"/>
                    <w:kern w:val="0"/>
                    <w14:ligatures w14:val="none"/>
                  </w:rPr>
                </w:rPrChange>
              </w:rPr>
              <w:pPrChange w:id="969" w:author="Yang, Xue" w:date="2023-09-27T10:03:00Z">
                <w:pPr>
                  <w:spacing w:line="240" w:lineRule="auto"/>
                  <w:jc w:val="right"/>
                </w:pPr>
              </w:pPrChange>
            </w:pPr>
            <w:ins w:id="970" w:author="Yang, Xue" w:date="2023-09-27T10:02:00Z">
              <w:r w:rsidRPr="007211A4">
                <w:rPr>
                  <w:rFonts w:eastAsia="Times New Roman" w:cs="Times New Roman"/>
                  <w:color w:val="000000"/>
                  <w:kern w:val="0"/>
                  <w14:ligatures w14:val="none"/>
                  <w:rPrChange w:id="971" w:author="Yang, Xue" w:date="2023-09-27T10:07:00Z">
                    <w:rPr>
                      <w:rFonts w:ascii="Calibri" w:eastAsia="Times New Roman" w:hAnsi="Calibri" w:cs="Calibri"/>
                      <w:color w:val="000000"/>
                      <w:kern w:val="0"/>
                      <w14:ligatures w14:val="none"/>
                    </w:rPr>
                  </w:rPrChange>
                </w:rPr>
                <w:t>0.05</w:t>
              </w:r>
            </w:ins>
          </w:p>
        </w:tc>
        <w:tc>
          <w:tcPr>
            <w:tcW w:w="1188" w:type="dxa"/>
            <w:tcBorders>
              <w:top w:val="nil"/>
              <w:left w:val="nil"/>
              <w:bottom w:val="nil"/>
              <w:right w:val="nil"/>
            </w:tcBorders>
            <w:shd w:val="clear" w:color="auto" w:fill="auto"/>
            <w:noWrap/>
            <w:vAlign w:val="bottom"/>
            <w:hideMark/>
            <w:tcPrChange w:id="972" w:author="Kompella, Sai Chandrika" w:date="2023-09-29T06:51:00Z">
              <w:tcPr>
                <w:tcW w:w="1351" w:type="dxa"/>
                <w:tcBorders>
                  <w:top w:val="nil"/>
                  <w:left w:val="nil"/>
                  <w:bottom w:val="nil"/>
                  <w:right w:val="nil"/>
                </w:tcBorders>
                <w:shd w:val="clear" w:color="auto" w:fill="auto"/>
                <w:noWrap/>
                <w:vAlign w:val="bottom"/>
                <w:hideMark/>
              </w:tcPr>
            </w:tcPrChange>
          </w:tcPr>
          <w:p w14:paraId="2FCDCC11" w14:textId="77777777" w:rsidR="00E0030C" w:rsidRPr="007211A4" w:rsidRDefault="00E0030C">
            <w:pPr>
              <w:spacing w:line="240" w:lineRule="auto"/>
              <w:jc w:val="center"/>
              <w:rPr>
                <w:ins w:id="973" w:author="Yang, Xue" w:date="2023-09-27T10:02:00Z"/>
                <w:rFonts w:eastAsia="Times New Roman" w:cs="Times New Roman"/>
                <w:color w:val="000000"/>
                <w:kern w:val="0"/>
                <w14:ligatures w14:val="none"/>
                <w:rPrChange w:id="974" w:author="Yang, Xue" w:date="2023-09-27T10:07:00Z">
                  <w:rPr>
                    <w:ins w:id="975" w:author="Yang, Xue" w:date="2023-09-27T10:02:00Z"/>
                    <w:rFonts w:ascii="Calibri" w:eastAsia="Times New Roman" w:hAnsi="Calibri" w:cs="Calibri"/>
                    <w:color w:val="000000"/>
                    <w:kern w:val="0"/>
                    <w14:ligatures w14:val="none"/>
                  </w:rPr>
                </w:rPrChange>
              </w:rPr>
              <w:pPrChange w:id="976" w:author="Yang, Xue" w:date="2023-09-27T10:03:00Z">
                <w:pPr>
                  <w:spacing w:line="240" w:lineRule="auto"/>
                  <w:jc w:val="right"/>
                </w:pPr>
              </w:pPrChange>
            </w:pPr>
            <w:ins w:id="977" w:author="Yang, Xue" w:date="2023-09-27T10:02:00Z">
              <w:r w:rsidRPr="007211A4">
                <w:rPr>
                  <w:rFonts w:eastAsia="Times New Roman" w:cs="Times New Roman"/>
                  <w:color w:val="000000"/>
                  <w:kern w:val="0"/>
                  <w14:ligatures w14:val="none"/>
                  <w:rPrChange w:id="978" w:author="Yang, Xue" w:date="2023-09-27T10:07:00Z">
                    <w:rPr>
                      <w:rFonts w:ascii="Calibri" w:eastAsia="Times New Roman" w:hAnsi="Calibri" w:cs="Calibri"/>
                      <w:color w:val="000000"/>
                      <w:kern w:val="0"/>
                      <w14:ligatures w14:val="none"/>
                    </w:rPr>
                  </w:rPrChange>
                </w:rPr>
                <w:t>0.05</w:t>
              </w:r>
            </w:ins>
          </w:p>
        </w:tc>
        <w:tc>
          <w:tcPr>
            <w:tcW w:w="1262" w:type="dxa"/>
            <w:tcBorders>
              <w:top w:val="nil"/>
              <w:left w:val="nil"/>
              <w:bottom w:val="nil"/>
              <w:right w:val="nil"/>
            </w:tcBorders>
            <w:shd w:val="clear" w:color="auto" w:fill="auto"/>
            <w:noWrap/>
            <w:vAlign w:val="bottom"/>
            <w:hideMark/>
            <w:tcPrChange w:id="979" w:author="Kompella, Sai Chandrika" w:date="2023-09-29T06:51:00Z">
              <w:tcPr>
                <w:tcW w:w="1715" w:type="dxa"/>
                <w:tcBorders>
                  <w:top w:val="nil"/>
                  <w:left w:val="nil"/>
                  <w:bottom w:val="nil"/>
                  <w:right w:val="nil"/>
                </w:tcBorders>
                <w:shd w:val="clear" w:color="auto" w:fill="auto"/>
                <w:noWrap/>
                <w:vAlign w:val="bottom"/>
                <w:hideMark/>
              </w:tcPr>
            </w:tcPrChange>
          </w:tcPr>
          <w:p w14:paraId="051A816C" w14:textId="77777777" w:rsidR="00E0030C" w:rsidRPr="007211A4" w:rsidRDefault="00E0030C">
            <w:pPr>
              <w:spacing w:line="240" w:lineRule="auto"/>
              <w:jc w:val="center"/>
              <w:rPr>
                <w:ins w:id="980" w:author="Yang, Xue" w:date="2023-09-27T10:02:00Z"/>
                <w:rFonts w:eastAsia="Times New Roman" w:cs="Times New Roman"/>
                <w:color w:val="000000"/>
                <w:kern w:val="0"/>
                <w14:ligatures w14:val="none"/>
                <w:rPrChange w:id="981" w:author="Yang, Xue" w:date="2023-09-27T10:07:00Z">
                  <w:rPr>
                    <w:ins w:id="982" w:author="Yang, Xue" w:date="2023-09-27T10:02:00Z"/>
                    <w:rFonts w:ascii="Calibri" w:eastAsia="Times New Roman" w:hAnsi="Calibri" w:cs="Calibri"/>
                    <w:color w:val="000000"/>
                    <w:kern w:val="0"/>
                    <w14:ligatures w14:val="none"/>
                  </w:rPr>
                </w:rPrChange>
              </w:rPr>
              <w:pPrChange w:id="983" w:author="Yang, Xue" w:date="2023-09-27T10:03:00Z">
                <w:pPr>
                  <w:spacing w:line="240" w:lineRule="auto"/>
                  <w:jc w:val="right"/>
                </w:pPr>
              </w:pPrChange>
            </w:pPr>
            <w:ins w:id="984" w:author="Yang, Xue" w:date="2023-09-27T10:02:00Z">
              <w:r w:rsidRPr="007211A4">
                <w:rPr>
                  <w:rFonts w:eastAsia="Times New Roman" w:cs="Times New Roman"/>
                  <w:color w:val="000000"/>
                  <w:kern w:val="0"/>
                  <w14:ligatures w14:val="none"/>
                  <w:rPrChange w:id="985" w:author="Yang, Xue" w:date="2023-09-27T10:07:00Z">
                    <w:rPr>
                      <w:rFonts w:ascii="Calibri" w:eastAsia="Times New Roman" w:hAnsi="Calibri" w:cs="Calibri"/>
                      <w:color w:val="000000"/>
                      <w:kern w:val="0"/>
                      <w14:ligatures w14:val="none"/>
                    </w:rPr>
                  </w:rPrChange>
                </w:rPr>
                <w:t>0.05</w:t>
              </w:r>
            </w:ins>
          </w:p>
        </w:tc>
        <w:tc>
          <w:tcPr>
            <w:tcW w:w="1244" w:type="dxa"/>
            <w:tcBorders>
              <w:top w:val="nil"/>
              <w:left w:val="nil"/>
              <w:bottom w:val="nil"/>
              <w:right w:val="nil"/>
            </w:tcBorders>
            <w:shd w:val="clear" w:color="auto" w:fill="auto"/>
            <w:noWrap/>
            <w:vAlign w:val="bottom"/>
            <w:hideMark/>
            <w:tcPrChange w:id="986" w:author="Kompella, Sai Chandrika" w:date="2023-09-29T06:51:00Z">
              <w:tcPr>
                <w:tcW w:w="1697" w:type="dxa"/>
                <w:tcBorders>
                  <w:top w:val="nil"/>
                  <w:left w:val="nil"/>
                  <w:bottom w:val="nil"/>
                  <w:right w:val="nil"/>
                </w:tcBorders>
                <w:shd w:val="clear" w:color="auto" w:fill="auto"/>
                <w:noWrap/>
                <w:vAlign w:val="bottom"/>
                <w:hideMark/>
              </w:tcPr>
            </w:tcPrChange>
          </w:tcPr>
          <w:p w14:paraId="64E3B48B" w14:textId="77777777" w:rsidR="00E0030C" w:rsidRPr="007211A4" w:rsidRDefault="00E0030C">
            <w:pPr>
              <w:spacing w:line="240" w:lineRule="auto"/>
              <w:jc w:val="center"/>
              <w:rPr>
                <w:ins w:id="987" w:author="Yang, Xue" w:date="2023-09-27T10:02:00Z"/>
                <w:rFonts w:eastAsia="Times New Roman" w:cs="Times New Roman"/>
                <w:color w:val="000000"/>
                <w:kern w:val="0"/>
                <w14:ligatures w14:val="none"/>
                <w:rPrChange w:id="988" w:author="Yang, Xue" w:date="2023-09-27T10:07:00Z">
                  <w:rPr>
                    <w:ins w:id="989" w:author="Yang, Xue" w:date="2023-09-27T10:02:00Z"/>
                    <w:rFonts w:ascii="Calibri" w:eastAsia="Times New Roman" w:hAnsi="Calibri" w:cs="Calibri"/>
                    <w:color w:val="000000"/>
                    <w:kern w:val="0"/>
                    <w14:ligatures w14:val="none"/>
                  </w:rPr>
                </w:rPrChange>
              </w:rPr>
              <w:pPrChange w:id="990" w:author="Yang, Xue" w:date="2023-09-27T10:03:00Z">
                <w:pPr>
                  <w:spacing w:line="240" w:lineRule="auto"/>
                  <w:jc w:val="right"/>
                </w:pPr>
              </w:pPrChange>
            </w:pPr>
            <w:ins w:id="991" w:author="Yang, Xue" w:date="2023-09-27T10:02:00Z">
              <w:r w:rsidRPr="007211A4">
                <w:rPr>
                  <w:rFonts w:eastAsia="Times New Roman" w:cs="Times New Roman"/>
                  <w:color w:val="000000"/>
                  <w:kern w:val="0"/>
                  <w14:ligatures w14:val="none"/>
                  <w:rPrChange w:id="992" w:author="Yang, Xue" w:date="2023-09-27T10:07:00Z">
                    <w:rPr>
                      <w:rFonts w:ascii="Calibri" w:eastAsia="Times New Roman" w:hAnsi="Calibri" w:cs="Calibri"/>
                      <w:color w:val="000000"/>
                      <w:kern w:val="0"/>
                      <w14:ligatures w14:val="none"/>
                    </w:rPr>
                  </w:rPrChange>
                </w:rPr>
                <w:t>0.05</w:t>
              </w:r>
            </w:ins>
          </w:p>
        </w:tc>
        <w:tc>
          <w:tcPr>
            <w:tcW w:w="960" w:type="dxa"/>
            <w:tcBorders>
              <w:top w:val="nil"/>
              <w:left w:val="nil"/>
              <w:bottom w:val="nil"/>
              <w:right w:val="nil"/>
            </w:tcBorders>
            <w:shd w:val="clear" w:color="auto" w:fill="auto"/>
            <w:noWrap/>
            <w:vAlign w:val="bottom"/>
            <w:hideMark/>
            <w:tcPrChange w:id="993" w:author="Kompella, Sai Chandrika" w:date="2023-09-29T06:51:00Z">
              <w:tcPr>
                <w:tcW w:w="960" w:type="dxa"/>
                <w:tcBorders>
                  <w:top w:val="nil"/>
                  <w:left w:val="nil"/>
                  <w:bottom w:val="nil"/>
                  <w:right w:val="nil"/>
                </w:tcBorders>
                <w:shd w:val="clear" w:color="auto" w:fill="auto"/>
                <w:noWrap/>
                <w:vAlign w:val="bottom"/>
                <w:hideMark/>
              </w:tcPr>
            </w:tcPrChange>
          </w:tcPr>
          <w:p w14:paraId="0E922E10" w14:textId="77777777" w:rsidR="00E0030C" w:rsidRPr="007211A4" w:rsidRDefault="00E0030C">
            <w:pPr>
              <w:spacing w:line="240" w:lineRule="auto"/>
              <w:jc w:val="center"/>
              <w:rPr>
                <w:ins w:id="994" w:author="Yang, Xue" w:date="2023-09-27T10:02:00Z"/>
                <w:rFonts w:eastAsia="Times New Roman" w:cs="Times New Roman"/>
                <w:color w:val="000000"/>
                <w:kern w:val="0"/>
                <w14:ligatures w14:val="none"/>
                <w:rPrChange w:id="995" w:author="Yang, Xue" w:date="2023-09-27T10:07:00Z">
                  <w:rPr>
                    <w:ins w:id="996" w:author="Yang, Xue" w:date="2023-09-27T10:02:00Z"/>
                    <w:rFonts w:ascii="Calibri" w:eastAsia="Times New Roman" w:hAnsi="Calibri" w:cs="Calibri"/>
                    <w:color w:val="000000"/>
                    <w:kern w:val="0"/>
                    <w14:ligatures w14:val="none"/>
                  </w:rPr>
                </w:rPrChange>
              </w:rPr>
              <w:pPrChange w:id="997" w:author="Yang, Xue" w:date="2023-09-27T10:03:00Z">
                <w:pPr>
                  <w:spacing w:line="240" w:lineRule="auto"/>
                  <w:jc w:val="right"/>
                </w:pPr>
              </w:pPrChange>
            </w:pPr>
            <w:ins w:id="998" w:author="Yang, Xue" w:date="2023-09-27T10:02:00Z">
              <w:r w:rsidRPr="007211A4">
                <w:rPr>
                  <w:rFonts w:eastAsia="Times New Roman" w:cs="Times New Roman"/>
                  <w:color w:val="000000"/>
                  <w:kern w:val="0"/>
                  <w14:ligatures w14:val="none"/>
                  <w:rPrChange w:id="999" w:author="Yang, Xue" w:date="2023-09-27T10:07:00Z">
                    <w:rPr>
                      <w:rFonts w:ascii="Calibri" w:eastAsia="Times New Roman" w:hAnsi="Calibri" w:cs="Calibri"/>
                      <w:color w:val="000000"/>
                      <w:kern w:val="0"/>
                      <w14:ligatures w14:val="none"/>
                    </w:rPr>
                  </w:rPrChange>
                </w:rPr>
                <w:t>0.04</w:t>
              </w:r>
            </w:ins>
          </w:p>
        </w:tc>
        <w:tc>
          <w:tcPr>
            <w:tcW w:w="1134" w:type="dxa"/>
            <w:tcBorders>
              <w:top w:val="nil"/>
              <w:left w:val="nil"/>
              <w:bottom w:val="nil"/>
              <w:right w:val="nil"/>
            </w:tcBorders>
            <w:shd w:val="clear" w:color="auto" w:fill="auto"/>
            <w:noWrap/>
            <w:vAlign w:val="bottom"/>
            <w:hideMark/>
            <w:tcPrChange w:id="1000" w:author="Kompella, Sai Chandrika" w:date="2023-09-29T06:51:00Z">
              <w:tcPr>
                <w:tcW w:w="1134" w:type="dxa"/>
                <w:tcBorders>
                  <w:top w:val="nil"/>
                  <w:left w:val="nil"/>
                  <w:bottom w:val="nil"/>
                  <w:right w:val="nil"/>
                </w:tcBorders>
                <w:shd w:val="clear" w:color="auto" w:fill="auto"/>
                <w:noWrap/>
                <w:vAlign w:val="bottom"/>
                <w:hideMark/>
              </w:tcPr>
            </w:tcPrChange>
          </w:tcPr>
          <w:p w14:paraId="18FDCF11" w14:textId="77777777" w:rsidR="00E0030C" w:rsidRPr="007211A4" w:rsidRDefault="00E0030C">
            <w:pPr>
              <w:spacing w:line="240" w:lineRule="auto"/>
              <w:jc w:val="center"/>
              <w:rPr>
                <w:ins w:id="1001" w:author="Yang, Xue" w:date="2023-09-27T10:02:00Z"/>
                <w:rFonts w:eastAsia="Times New Roman" w:cs="Times New Roman"/>
                <w:color w:val="000000"/>
                <w:kern w:val="0"/>
                <w14:ligatures w14:val="none"/>
                <w:rPrChange w:id="1002" w:author="Yang, Xue" w:date="2023-09-27T10:07:00Z">
                  <w:rPr>
                    <w:ins w:id="1003" w:author="Yang, Xue" w:date="2023-09-27T10:02:00Z"/>
                    <w:rFonts w:ascii="Calibri" w:eastAsia="Times New Roman" w:hAnsi="Calibri" w:cs="Calibri"/>
                    <w:color w:val="000000"/>
                    <w:kern w:val="0"/>
                    <w14:ligatures w14:val="none"/>
                  </w:rPr>
                </w:rPrChange>
              </w:rPr>
              <w:pPrChange w:id="1004" w:author="Yang, Xue" w:date="2023-09-27T10:03:00Z">
                <w:pPr>
                  <w:spacing w:line="240" w:lineRule="auto"/>
                  <w:jc w:val="right"/>
                </w:pPr>
              </w:pPrChange>
            </w:pPr>
            <w:ins w:id="1005" w:author="Yang, Xue" w:date="2023-09-27T10:02:00Z">
              <w:r w:rsidRPr="007211A4">
                <w:rPr>
                  <w:rFonts w:eastAsia="Times New Roman" w:cs="Times New Roman"/>
                  <w:color w:val="000000"/>
                  <w:kern w:val="0"/>
                  <w14:ligatures w14:val="none"/>
                  <w:rPrChange w:id="1006" w:author="Yang, Xue" w:date="2023-09-27T10:07:00Z">
                    <w:rPr>
                      <w:rFonts w:ascii="Calibri" w:eastAsia="Times New Roman" w:hAnsi="Calibri" w:cs="Calibri"/>
                      <w:color w:val="000000"/>
                      <w:kern w:val="0"/>
                      <w14:ligatures w14:val="none"/>
                    </w:rPr>
                  </w:rPrChange>
                </w:rPr>
                <w:t>0.04</w:t>
              </w:r>
            </w:ins>
          </w:p>
        </w:tc>
        <w:tc>
          <w:tcPr>
            <w:tcW w:w="1260" w:type="dxa"/>
            <w:tcBorders>
              <w:top w:val="nil"/>
              <w:left w:val="nil"/>
              <w:bottom w:val="nil"/>
              <w:right w:val="nil"/>
            </w:tcBorders>
            <w:shd w:val="clear" w:color="auto" w:fill="auto"/>
            <w:noWrap/>
            <w:vAlign w:val="bottom"/>
            <w:hideMark/>
            <w:tcPrChange w:id="1007" w:author="Kompella, Sai Chandrika" w:date="2023-09-29T06:51:00Z">
              <w:tcPr>
                <w:tcW w:w="1400" w:type="dxa"/>
                <w:tcBorders>
                  <w:top w:val="nil"/>
                  <w:left w:val="nil"/>
                  <w:bottom w:val="nil"/>
                  <w:right w:val="nil"/>
                </w:tcBorders>
                <w:shd w:val="clear" w:color="auto" w:fill="auto"/>
                <w:noWrap/>
                <w:vAlign w:val="bottom"/>
                <w:hideMark/>
              </w:tcPr>
            </w:tcPrChange>
          </w:tcPr>
          <w:p w14:paraId="5BFD7BF1" w14:textId="77777777" w:rsidR="00E0030C" w:rsidRPr="007211A4" w:rsidRDefault="00E0030C">
            <w:pPr>
              <w:spacing w:line="240" w:lineRule="auto"/>
              <w:jc w:val="center"/>
              <w:rPr>
                <w:ins w:id="1008" w:author="Yang, Xue" w:date="2023-09-27T10:02:00Z"/>
                <w:rFonts w:eastAsia="Times New Roman" w:cs="Times New Roman"/>
                <w:color w:val="000000"/>
                <w:kern w:val="0"/>
                <w14:ligatures w14:val="none"/>
                <w:rPrChange w:id="1009" w:author="Yang, Xue" w:date="2023-09-27T10:07:00Z">
                  <w:rPr>
                    <w:ins w:id="1010" w:author="Yang, Xue" w:date="2023-09-27T10:02:00Z"/>
                    <w:rFonts w:ascii="Calibri" w:eastAsia="Times New Roman" w:hAnsi="Calibri" w:cs="Calibri"/>
                    <w:color w:val="000000"/>
                    <w:kern w:val="0"/>
                    <w14:ligatures w14:val="none"/>
                  </w:rPr>
                </w:rPrChange>
              </w:rPr>
              <w:pPrChange w:id="1011" w:author="Yang, Xue" w:date="2023-09-27T10:03:00Z">
                <w:pPr>
                  <w:spacing w:line="240" w:lineRule="auto"/>
                  <w:jc w:val="right"/>
                </w:pPr>
              </w:pPrChange>
            </w:pPr>
            <w:ins w:id="1012" w:author="Yang, Xue" w:date="2023-09-27T10:02:00Z">
              <w:r w:rsidRPr="007211A4">
                <w:rPr>
                  <w:rFonts w:eastAsia="Times New Roman" w:cs="Times New Roman"/>
                  <w:color w:val="000000"/>
                  <w:kern w:val="0"/>
                  <w14:ligatures w14:val="none"/>
                  <w:rPrChange w:id="1013" w:author="Yang, Xue" w:date="2023-09-27T10:07:00Z">
                    <w:rPr>
                      <w:rFonts w:ascii="Calibri" w:eastAsia="Times New Roman" w:hAnsi="Calibri" w:cs="Calibri"/>
                      <w:color w:val="000000"/>
                      <w:kern w:val="0"/>
                      <w14:ligatures w14:val="none"/>
                    </w:rPr>
                  </w:rPrChange>
                </w:rPr>
                <w:t>0.04</w:t>
              </w:r>
            </w:ins>
          </w:p>
        </w:tc>
        <w:tc>
          <w:tcPr>
            <w:tcW w:w="981" w:type="dxa"/>
            <w:tcBorders>
              <w:top w:val="nil"/>
              <w:left w:val="nil"/>
              <w:bottom w:val="nil"/>
              <w:right w:val="nil"/>
            </w:tcBorders>
            <w:shd w:val="clear" w:color="auto" w:fill="auto"/>
            <w:noWrap/>
            <w:vAlign w:val="bottom"/>
            <w:hideMark/>
            <w:tcPrChange w:id="1014" w:author="Kompella, Sai Chandrika" w:date="2023-09-29T06:51:00Z">
              <w:tcPr>
                <w:tcW w:w="960" w:type="dxa"/>
                <w:tcBorders>
                  <w:top w:val="nil"/>
                  <w:left w:val="nil"/>
                  <w:bottom w:val="nil"/>
                  <w:right w:val="nil"/>
                </w:tcBorders>
                <w:shd w:val="clear" w:color="auto" w:fill="auto"/>
                <w:noWrap/>
                <w:vAlign w:val="bottom"/>
                <w:hideMark/>
              </w:tcPr>
            </w:tcPrChange>
          </w:tcPr>
          <w:p w14:paraId="2688B24E" w14:textId="77777777" w:rsidR="00E0030C" w:rsidRPr="007211A4" w:rsidRDefault="00E0030C">
            <w:pPr>
              <w:spacing w:line="240" w:lineRule="auto"/>
              <w:jc w:val="center"/>
              <w:rPr>
                <w:ins w:id="1015" w:author="Yang, Xue" w:date="2023-09-27T10:02:00Z"/>
                <w:rFonts w:eastAsia="Times New Roman" w:cs="Times New Roman"/>
                <w:color w:val="000000"/>
                <w:kern w:val="0"/>
                <w14:ligatures w14:val="none"/>
                <w:rPrChange w:id="1016" w:author="Yang, Xue" w:date="2023-09-27T10:07:00Z">
                  <w:rPr>
                    <w:ins w:id="1017" w:author="Yang, Xue" w:date="2023-09-27T10:02:00Z"/>
                    <w:rFonts w:ascii="Calibri" w:eastAsia="Times New Roman" w:hAnsi="Calibri" w:cs="Calibri"/>
                    <w:color w:val="000000"/>
                    <w:kern w:val="0"/>
                    <w14:ligatures w14:val="none"/>
                  </w:rPr>
                </w:rPrChange>
              </w:rPr>
              <w:pPrChange w:id="1018" w:author="Yang, Xue" w:date="2023-09-27T10:03:00Z">
                <w:pPr>
                  <w:spacing w:line="240" w:lineRule="auto"/>
                  <w:jc w:val="right"/>
                </w:pPr>
              </w:pPrChange>
            </w:pPr>
            <w:ins w:id="1019" w:author="Yang, Xue" w:date="2023-09-27T10:02:00Z">
              <w:r w:rsidRPr="007211A4">
                <w:rPr>
                  <w:rFonts w:eastAsia="Times New Roman" w:cs="Times New Roman"/>
                  <w:color w:val="000000"/>
                  <w:kern w:val="0"/>
                  <w14:ligatures w14:val="none"/>
                  <w:rPrChange w:id="1020" w:author="Yang, Xue" w:date="2023-09-27T10:07:00Z">
                    <w:rPr>
                      <w:rFonts w:ascii="Calibri" w:eastAsia="Times New Roman" w:hAnsi="Calibri" w:cs="Calibri"/>
                      <w:color w:val="000000"/>
                      <w:kern w:val="0"/>
                      <w14:ligatures w14:val="none"/>
                    </w:rPr>
                  </w:rPrChange>
                </w:rPr>
                <w:t>0.05</w:t>
              </w:r>
            </w:ins>
          </w:p>
        </w:tc>
        <w:tc>
          <w:tcPr>
            <w:tcW w:w="1024" w:type="dxa"/>
            <w:tcBorders>
              <w:top w:val="nil"/>
              <w:left w:val="nil"/>
              <w:bottom w:val="nil"/>
              <w:right w:val="nil"/>
            </w:tcBorders>
            <w:shd w:val="clear" w:color="auto" w:fill="auto"/>
            <w:noWrap/>
            <w:vAlign w:val="bottom"/>
            <w:hideMark/>
            <w:tcPrChange w:id="1021" w:author="Kompella, Sai Chandrika" w:date="2023-09-29T06:51:00Z">
              <w:tcPr>
                <w:tcW w:w="960" w:type="dxa"/>
                <w:tcBorders>
                  <w:top w:val="nil"/>
                  <w:left w:val="nil"/>
                  <w:bottom w:val="nil"/>
                  <w:right w:val="nil"/>
                </w:tcBorders>
                <w:shd w:val="clear" w:color="auto" w:fill="auto"/>
                <w:noWrap/>
                <w:vAlign w:val="bottom"/>
                <w:hideMark/>
              </w:tcPr>
            </w:tcPrChange>
          </w:tcPr>
          <w:p w14:paraId="652D276F" w14:textId="77777777" w:rsidR="00E0030C" w:rsidRPr="007211A4" w:rsidRDefault="00E0030C">
            <w:pPr>
              <w:spacing w:line="240" w:lineRule="auto"/>
              <w:jc w:val="center"/>
              <w:rPr>
                <w:ins w:id="1022" w:author="Yang, Xue" w:date="2023-09-27T10:02:00Z"/>
                <w:rFonts w:eastAsia="Times New Roman" w:cs="Times New Roman"/>
                <w:color w:val="000000"/>
                <w:kern w:val="0"/>
                <w14:ligatures w14:val="none"/>
                <w:rPrChange w:id="1023" w:author="Yang, Xue" w:date="2023-09-27T10:07:00Z">
                  <w:rPr>
                    <w:ins w:id="1024" w:author="Yang, Xue" w:date="2023-09-27T10:02:00Z"/>
                    <w:rFonts w:ascii="Calibri" w:eastAsia="Times New Roman" w:hAnsi="Calibri" w:cs="Calibri"/>
                    <w:color w:val="000000"/>
                    <w:kern w:val="0"/>
                    <w14:ligatures w14:val="none"/>
                  </w:rPr>
                </w:rPrChange>
              </w:rPr>
              <w:pPrChange w:id="1025" w:author="Yang, Xue" w:date="2023-09-27T10:03:00Z">
                <w:pPr>
                  <w:spacing w:line="240" w:lineRule="auto"/>
                  <w:jc w:val="right"/>
                </w:pPr>
              </w:pPrChange>
            </w:pPr>
            <w:ins w:id="1026" w:author="Yang, Xue" w:date="2023-09-27T10:02:00Z">
              <w:r w:rsidRPr="007211A4">
                <w:rPr>
                  <w:rFonts w:eastAsia="Times New Roman" w:cs="Times New Roman"/>
                  <w:color w:val="000000"/>
                  <w:kern w:val="0"/>
                  <w14:ligatures w14:val="none"/>
                  <w:rPrChange w:id="1027" w:author="Yang, Xue" w:date="2023-09-27T10:07:00Z">
                    <w:rPr>
                      <w:rFonts w:ascii="Calibri" w:eastAsia="Times New Roman" w:hAnsi="Calibri" w:cs="Calibri"/>
                      <w:color w:val="000000"/>
                      <w:kern w:val="0"/>
                      <w14:ligatures w14:val="none"/>
                    </w:rPr>
                  </w:rPrChange>
                </w:rPr>
                <w:t>0.04</w:t>
              </w:r>
            </w:ins>
          </w:p>
        </w:tc>
        <w:tc>
          <w:tcPr>
            <w:tcW w:w="1200" w:type="dxa"/>
            <w:tcBorders>
              <w:top w:val="nil"/>
              <w:left w:val="nil"/>
              <w:bottom w:val="nil"/>
              <w:right w:val="nil"/>
            </w:tcBorders>
            <w:shd w:val="clear" w:color="auto" w:fill="auto"/>
            <w:noWrap/>
            <w:vAlign w:val="bottom"/>
            <w:hideMark/>
            <w:tcPrChange w:id="1028" w:author="Kompella, Sai Chandrika" w:date="2023-09-29T06:51:00Z">
              <w:tcPr>
                <w:tcW w:w="1504" w:type="dxa"/>
                <w:tcBorders>
                  <w:top w:val="nil"/>
                  <w:left w:val="nil"/>
                  <w:bottom w:val="nil"/>
                  <w:right w:val="nil"/>
                </w:tcBorders>
                <w:shd w:val="clear" w:color="auto" w:fill="auto"/>
                <w:noWrap/>
                <w:vAlign w:val="bottom"/>
                <w:hideMark/>
              </w:tcPr>
            </w:tcPrChange>
          </w:tcPr>
          <w:p w14:paraId="104ECA02" w14:textId="77777777" w:rsidR="00E0030C" w:rsidRPr="007211A4" w:rsidRDefault="00E0030C">
            <w:pPr>
              <w:spacing w:line="240" w:lineRule="auto"/>
              <w:jc w:val="center"/>
              <w:rPr>
                <w:ins w:id="1029" w:author="Yang, Xue" w:date="2023-09-27T10:02:00Z"/>
                <w:rFonts w:eastAsia="Times New Roman" w:cs="Times New Roman"/>
                <w:color w:val="000000"/>
                <w:kern w:val="0"/>
                <w14:ligatures w14:val="none"/>
                <w:rPrChange w:id="1030" w:author="Yang, Xue" w:date="2023-09-27T10:07:00Z">
                  <w:rPr>
                    <w:ins w:id="1031" w:author="Yang, Xue" w:date="2023-09-27T10:02:00Z"/>
                    <w:rFonts w:ascii="Calibri" w:eastAsia="Times New Roman" w:hAnsi="Calibri" w:cs="Calibri"/>
                    <w:color w:val="000000"/>
                    <w:kern w:val="0"/>
                    <w14:ligatures w14:val="none"/>
                  </w:rPr>
                </w:rPrChange>
              </w:rPr>
              <w:pPrChange w:id="1032" w:author="Yang, Xue" w:date="2023-09-27T10:03:00Z">
                <w:pPr>
                  <w:spacing w:line="240" w:lineRule="auto"/>
                  <w:jc w:val="right"/>
                </w:pPr>
              </w:pPrChange>
            </w:pPr>
            <w:ins w:id="1033" w:author="Yang, Xue" w:date="2023-09-27T10:02:00Z">
              <w:r w:rsidRPr="007211A4">
                <w:rPr>
                  <w:rFonts w:eastAsia="Times New Roman" w:cs="Times New Roman"/>
                  <w:color w:val="000000"/>
                  <w:kern w:val="0"/>
                  <w14:ligatures w14:val="none"/>
                  <w:rPrChange w:id="1034" w:author="Yang, Xue" w:date="2023-09-27T10:07:00Z">
                    <w:rPr>
                      <w:rFonts w:ascii="Calibri" w:eastAsia="Times New Roman" w:hAnsi="Calibri" w:cs="Calibri"/>
                      <w:color w:val="000000"/>
                      <w:kern w:val="0"/>
                      <w14:ligatures w14:val="none"/>
                    </w:rPr>
                  </w:rPrChange>
                </w:rPr>
                <w:t>0.05</w:t>
              </w:r>
            </w:ins>
          </w:p>
        </w:tc>
      </w:tr>
      <w:tr w:rsidR="00E0030C" w:rsidRPr="00E0030C" w14:paraId="09A5D6E8" w14:textId="77777777" w:rsidTr="2B44B431">
        <w:trPr>
          <w:trHeight w:val="288"/>
          <w:jc w:val="center"/>
          <w:ins w:id="1035" w:author="Yang, Xue" w:date="2023-09-27T10:02:00Z"/>
          <w:trPrChange w:id="1036"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037" w:author="Kompella, Sai Chandrika" w:date="2023-09-29T06:51:00Z">
              <w:tcPr>
                <w:tcW w:w="2274" w:type="dxa"/>
                <w:tcBorders>
                  <w:top w:val="nil"/>
                  <w:left w:val="nil"/>
                  <w:bottom w:val="nil"/>
                  <w:right w:val="nil"/>
                </w:tcBorders>
                <w:shd w:val="clear" w:color="auto" w:fill="auto"/>
                <w:noWrap/>
                <w:vAlign w:val="bottom"/>
                <w:hideMark/>
              </w:tcPr>
            </w:tcPrChange>
          </w:tcPr>
          <w:p w14:paraId="0D3C2603" w14:textId="77777777" w:rsidR="00E0030C" w:rsidRPr="007211A4" w:rsidRDefault="00E0030C" w:rsidP="00E0030C">
            <w:pPr>
              <w:spacing w:line="240" w:lineRule="auto"/>
              <w:rPr>
                <w:ins w:id="1038" w:author="Yang, Xue" w:date="2023-09-27T10:02:00Z"/>
                <w:rFonts w:eastAsia="Times New Roman" w:cs="Times New Roman"/>
                <w:color w:val="000000"/>
                <w:kern w:val="0"/>
                <w14:ligatures w14:val="none"/>
                <w:rPrChange w:id="1039" w:author="Yang, Xue" w:date="2023-09-27T10:07:00Z">
                  <w:rPr>
                    <w:ins w:id="1040" w:author="Yang, Xue" w:date="2023-09-27T10:02:00Z"/>
                    <w:rFonts w:ascii="Calibri" w:eastAsia="Times New Roman" w:hAnsi="Calibri" w:cs="Calibri"/>
                    <w:color w:val="000000"/>
                    <w:kern w:val="0"/>
                    <w14:ligatures w14:val="none"/>
                  </w:rPr>
                </w:rPrChange>
              </w:rPr>
            </w:pPr>
            <w:proofErr w:type="spellStart"/>
            <w:ins w:id="1041" w:author="Yang, Xue" w:date="2023-09-27T10:02:00Z">
              <w:r w:rsidRPr="007211A4">
                <w:rPr>
                  <w:rFonts w:eastAsia="Times New Roman" w:cs="Times New Roman"/>
                  <w:color w:val="000000"/>
                  <w:kern w:val="0"/>
                  <w14:ligatures w14:val="none"/>
                  <w:rPrChange w:id="1042" w:author="Yang, Xue" w:date="2023-09-27T10:07:00Z">
                    <w:rPr>
                      <w:rFonts w:ascii="Calibri" w:eastAsia="Times New Roman" w:hAnsi="Calibri" w:cs="Calibri"/>
                      <w:color w:val="000000"/>
                      <w:kern w:val="0"/>
                      <w14:ligatures w14:val="none"/>
                    </w:rPr>
                  </w:rPrChange>
                </w:rPr>
                <w:t>fatigue_diagnosis</w:t>
              </w:r>
              <w:proofErr w:type="spellEnd"/>
            </w:ins>
          </w:p>
        </w:tc>
        <w:tc>
          <w:tcPr>
            <w:tcW w:w="1170" w:type="dxa"/>
            <w:tcBorders>
              <w:top w:val="nil"/>
              <w:left w:val="nil"/>
              <w:bottom w:val="nil"/>
              <w:right w:val="nil"/>
            </w:tcBorders>
            <w:shd w:val="clear" w:color="auto" w:fill="auto"/>
            <w:noWrap/>
            <w:vAlign w:val="bottom"/>
            <w:hideMark/>
            <w:tcPrChange w:id="1043" w:author="Kompella, Sai Chandrika" w:date="2023-09-29T06:51:00Z">
              <w:tcPr>
                <w:tcW w:w="1333" w:type="dxa"/>
                <w:tcBorders>
                  <w:top w:val="nil"/>
                  <w:left w:val="nil"/>
                  <w:bottom w:val="nil"/>
                  <w:right w:val="nil"/>
                </w:tcBorders>
                <w:shd w:val="clear" w:color="auto" w:fill="auto"/>
                <w:noWrap/>
                <w:vAlign w:val="bottom"/>
                <w:hideMark/>
              </w:tcPr>
            </w:tcPrChange>
          </w:tcPr>
          <w:p w14:paraId="0A33E093" w14:textId="77777777" w:rsidR="00E0030C" w:rsidRPr="007211A4" w:rsidRDefault="00E0030C">
            <w:pPr>
              <w:spacing w:line="240" w:lineRule="auto"/>
              <w:jc w:val="center"/>
              <w:rPr>
                <w:ins w:id="1044" w:author="Yang, Xue" w:date="2023-09-27T10:02:00Z"/>
                <w:rFonts w:eastAsia="Times New Roman" w:cs="Times New Roman"/>
                <w:color w:val="000000"/>
                <w:kern w:val="0"/>
                <w14:ligatures w14:val="none"/>
                <w:rPrChange w:id="1045" w:author="Yang, Xue" w:date="2023-09-27T10:07:00Z">
                  <w:rPr>
                    <w:ins w:id="1046" w:author="Yang, Xue" w:date="2023-09-27T10:02:00Z"/>
                    <w:rFonts w:ascii="Calibri" w:eastAsia="Times New Roman" w:hAnsi="Calibri" w:cs="Calibri"/>
                    <w:color w:val="000000"/>
                    <w:kern w:val="0"/>
                    <w14:ligatures w14:val="none"/>
                  </w:rPr>
                </w:rPrChange>
              </w:rPr>
              <w:pPrChange w:id="1047" w:author="Yang, Xue" w:date="2023-09-27T10:03:00Z">
                <w:pPr>
                  <w:spacing w:line="240" w:lineRule="auto"/>
                  <w:jc w:val="right"/>
                </w:pPr>
              </w:pPrChange>
            </w:pPr>
            <w:ins w:id="1048" w:author="Yang, Xue" w:date="2023-09-27T10:02:00Z">
              <w:r w:rsidRPr="007211A4">
                <w:rPr>
                  <w:rFonts w:eastAsia="Times New Roman" w:cs="Times New Roman"/>
                  <w:color w:val="000000"/>
                  <w:kern w:val="0"/>
                  <w14:ligatures w14:val="none"/>
                  <w:rPrChange w:id="1049" w:author="Yang, Xue" w:date="2023-09-27T10:07:00Z">
                    <w:rPr>
                      <w:rFonts w:ascii="Calibri" w:eastAsia="Times New Roman" w:hAnsi="Calibri" w:cs="Calibri"/>
                      <w:color w:val="000000"/>
                      <w:kern w:val="0"/>
                      <w14:ligatures w14:val="none"/>
                    </w:rPr>
                  </w:rPrChange>
                </w:rPr>
                <w:t>0.03</w:t>
              </w:r>
            </w:ins>
          </w:p>
        </w:tc>
        <w:tc>
          <w:tcPr>
            <w:tcW w:w="1188" w:type="dxa"/>
            <w:tcBorders>
              <w:top w:val="nil"/>
              <w:left w:val="nil"/>
              <w:bottom w:val="nil"/>
              <w:right w:val="nil"/>
            </w:tcBorders>
            <w:shd w:val="clear" w:color="auto" w:fill="auto"/>
            <w:noWrap/>
            <w:vAlign w:val="bottom"/>
            <w:hideMark/>
            <w:tcPrChange w:id="1050" w:author="Kompella, Sai Chandrika" w:date="2023-09-29T06:51:00Z">
              <w:tcPr>
                <w:tcW w:w="1351" w:type="dxa"/>
                <w:tcBorders>
                  <w:top w:val="nil"/>
                  <w:left w:val="nil"/>
                  <w:bottom w:val="nil"/>
                  <w:right w:val="nil"/>
                </w:tcBorders>
                <w:shd w:val="clear" w:color="auto" w:fill="auto"/>
                <w:noWrap/>
                <w:vAlign w:val="bottom"/>
                <w:hideMark/>
              </w:tcPr>
            </w:tcPrChange>
          </w:tcPr>
          <w:p w14:paraId="033B1663" w14:textId="77777777" w:rsidR="00E0030C" w:rsidRPr="007211A4" w:rsidRDefault="00E0030C">
            <w:pPr>
              <w:spacing w:line="240" w:lineRule="auto"/>
              <w:jc w:val="center"/>
              <w:rPr>
                <w:ins w:id="1051" w:author="Yang, Xue" w:date="2023-09-27T10:02:00Z"/>
                <w:rFonts w:eastAsia="Times New Roman" w:cs="Times New Roman"/>
                <w:color w:val="000000"/>
                <w:kern w:val="0"/>
                <w14:ligatures w14:val="none"/>
                <w:rPrChange w:id="1052" w:author="Yang, Xue" w:date="2023-09-27T10:07:00Z">
                  <w:rPr>
                    <w:ins w:id="1053" w:author="Yang, Xue" w:date="2023-09-27T10:02:00Z"/>
                    <w:rFonts w:ascii="Calibri" w:eastAsia="Times New Roman" w:hAnsi="Calibri" w:cs="Calibri"/>
                    <w:color w:val="000000"/>
                    <w:kern w:val="0"/>
                    <w14:ligatures w14:val="none"/>
                  </w:rPr>
                </w:rPrChange>
              </w:rPr>
              <w:pPrChange w:id="1054" w:author="Yang, Xue" w:date="2023-09-27T10:03:00Z">
                <w:pPr>
                  <w:spacing w:line="240" w:lineRule="auto"/>
                  <w:jc w:val="right"/>
                </w:pPr>
              </w:pPrChange>
            </w:pPr>
            <w:ins w:id="1055" w:author="Yang, Xue" w:date="2023-09-27T10:02:00Z">
              <w:r w:rsidRPr="007211A4">
                <w:rPr>
                  <w:rFonts w:eastAsia="Times New Roman" w:cs="Times New Roman"/>
                  <w:color w:val="000000"/>
                  <w:kern w:val="0"/>
                  <w14:ligatures w14:val="none"/>
                  <w:rPrChange w:id="1056" w:author="Yang, Xue" w:date="2023-09-27T10:07:00Z">
                    <w:rPr>
                      <w:rFonts w:ascii="Calibri" w:eastAsia="Times New Roman" w:hAnsi="Calibri" w:cs="Calibri"/>
                      <w:color w:val="000000"/>
                      <w:kern w:val="0"/>
                      <w14:ligatures w14:val="none"/>
                    </w:rPr>
                  </w:rPrChange>
                </w:rPr>
                <w:t>0.03</w:t>
              </w:r>
            </w:ins>
          </w:p>
        </w:tc>
        <w:tc>
          <w:tcPr>
            <w:tcW w:w="1262" w:type="dxa"/>
            <w:tcBorders>
              <w:top w:val="nil"/>
              <w:left w:val="nil"/>
              <w:bottom w:val="nil"/>
              <w:right w:val="nil"/>
            </w:tcBorders>
            <w:shd w:val="clear" w:color="auto" w:fill="auto"/>
            <w:noWrap/>
            <w:vAlign w:val="bottom"/>
            <w:hideMark/>
            <w:tcPrChange w:id="1057" w:author="Kompella, Sai Chandrika" w:date="2023-09-29T06:51:00Z">
              <w:tcPr>
                <w:tcW w:w="1715" w:type="dxa"/>
                <w:tcBorders>
                  <w:top w:val="nil"/>
                  <w:left w:val="nil"/>
                  <w:bottom w:val="nil"/>
                  <w:right w:val="nil"/>
                </w:tcBorders>
                <w:shd w:val="clear" w:color="auto" w:fill="auto"/>
                <w:noWrap/>
                <w:vAlign w:val="bottom"/>
                <w:hideMark/>
              </w:tcPr>
            </w:tcPrChange>
          </w:tcPr>
          <w:p w14:paraId="0CD6832C" w14:textId="77777777" w:rsidR="00E0030C" w:rsidRPr="007211A4" w:rsidRDefault="00E0030C">
            <w:pPr>
              <w:spacing w:line="240" w:lineRule="auto"/>
              <w:jc w:val="center"/>
              <w:rPr>
                <w:ins w:id="1058" w:author="Yang, Xue" w:date="2023-09-27T10:02:00Z"/>
                <w:rFonts w:eastAsia="Times New Roman" w:cs="Times New Roman"/>
                <w:color w:val="000000"/>
                <w:kern w:val="0"/>
                <w14:ligatures w14:val="none"/>
                <w:rPrChange w:id="1059" w:author="Yang, Xue" w:date="2023-09-27T10:07:00Z">
                  <w:rPr>
                    <w:ins w:id="1060" w:author="Yang, Xue" w:date="2023-09-27T10:02:00Z"/>
                    <w:rFonts w:ascii="Calibri" w:eastAsia="Times New Roman" w:hAnsi="Calibri" w:cs="Calibri"/>
                    <w:color w:val="000000"/>
                    <w:kern w:val="0"/>
                    <w14:ligatures w14:val="none"/>
                  </w:rPr>
                </w:rPrChange>
              </w:rPr>
              <w:pPrChange w:id="1061" w:author="Yang, Xue" w:date="2023-09-27T10:03:00Z">
                <w:pPr>
                  <w:spacing w:line="240" w:lineRule="auto"/>
                  <w:jc w:val="right"/>
                </w:pPr>
              </w:pPrChange>
            </w:pPr>
            <w:ins w:id="1062" w:author="Yang, Xue" w:date="2023-09-27T10:02:00Z">
              <w:r w:rsidRPr="007211A4">
                <w:rPr>
                  <w:rFonts w:eastAsia="Times New Roman" w:cs="Times New Roman"/>
                  <w:color w:val="000000"/>
                  <w:kern w:val="0"/>
                  <w14:ligatures w14:val="none"/>
                  <w:rPrChange w:id="1063" w:author="Yang, Xue" w:date="2023-09-27T10:07:00Z">
                    <w:rPr>
                      <w:rFonts w:ascii="Calibri" w:eastAsia="Times New Roman" w:hAnsi="Calibri" w:cs="Calibri"/>
                      <w:color w:val="000000"/>
                      <w:kern w:val="0"/>
                      <w14:ligatures w14:val="none"/>
                    </w:rPr>
                  </w:rPrChange>
                </w:rPr>
                <w:t>0.02</w:t>
              </w:r>
            </w:ins>
          </w:p>
        </w:tc>
        <w:tc>
          <w:tcPr>
            <w:tcW w:w="1244" w:type="dxa"/>
            <w:tcBorders>
              <w:top w:val="nil"/>
              <w:left w:val="nil"/>
              <w:bottom w:val="nil"/>
              <w:right w:val="nil"/>
            </w:tcBorders>
            <w:shd w:val="clear" w:color="auto" w:fill="auto"/>
            <w:noWrap/>
            <w:vAlign w:val="bottom"/>
            <w:hideMark/>
            <w:tcPrChange w:id="1064" w:author="Kompella, Sai Chandrika" w:date="2023-09-29T06:51:00Z">
              <w:tcPr>
                <w:tcW w:w="1697" w:type="dxa"/>
                <w:tcBorders>
                  <w:top w:val="nil"/>
                  <w:left w:val="nil"/>
                  <w:bottom w:val="nil"/>
                  <w:right w:val="nil"/>
                </w:tcBorders>
                <w:shd w:val="clear" w:color="auto" w:fill="auto"/>
                <w:noWrap/>
                <w:vAlign w:val="bottom"/>
                <w:hideMark/>
              </w:tcPr>
            </w:tcPrChange>
          </w:tcPr>
          <w:p w14:paraId="1C72F319" w14:textId="77777777" w:rsidR="00E0030C" w:rsidRPr="007211A4" w:rsidRDefault="00E0030C">
            <w:pPr>
              <w:spacing w:line="240" w:lineRule="auto"/>
              <w:jc w:val="center"/>
              <w:rPr>
                <w:ins w:id="1065" w:author="Yang, Xue" w:date="2023-09-27T10:02:00Z"/>
                <w:rFonts w:eastAsia="Times New Roman" w:cs="Times New Roman"/>
                <w:color w:val="000000"/>
                <w:kern w:val="0"/>
                <w14:ligatures w14:val="none"/>
                <w:rPrChange w:id="1066" w:author="Yang, Xue" w:date="2023-09-27T10:07:00Z">
                  <w:rPr>
                    <w:ins w:id="1067" w:author="Yang, Xue" w:date="2023-09-27T10:02:00Z"/>
                    <w:rFonts w:ascii="Calibri" w:eastAsia="Times New Roman" w:hAnsi="Calibri" w:cs="Calibri"/>
                    <w:color w:val="000000"/>
                    <w:kern w:val="0"/>
                    <w14:ligatures w14:val="none"/>
                  </w:rPr>
                </w:rPrChange>
              </w:rPr>
              <w:pPrChange w:id="1068" w:author="Yang, Xue" w:date="2023-09-27T10:03:00Z">
                <w:pPr>
                  <w:spacing w:line="240" w:lineRule="auto"/>
                  <w:jc w:val="right"/>
                </w:pPr>
              </w:pPrChange>
            </w:pPr>
            <w:ins w:id="1069" w:author="Yang, Xue" w:date="2023-09-27T10:02:00Z">
              <w:r w:rsidRPr="007211A4">
                <w:rPr>
                  <w:rFonts w:eastAsia="Times New Roman" w:cs="Times New Roman"/>
                  <w:color w:val="000000"/>
                  <w:kern w:val="0"/>
                  <w14:ligatures w14:val="none"/>
                  <w:rPrChange w:id="1070" w:author="Yang, Xue" w:date="2023-09-27T10:07:00Z">
                    <w:rPr>
                      <w:rFonts w:ascii="Calibri" w:eastAsia="Times New Roman" w:hAnsi="Calibri" w:cs="Calibri"/>
                      <w:color w:val="000000"/>
                      <w:kern w:val="0"/>
                      <w14:ligatures w14:val="none"/>
                    </w:rPr>
                  </w:rPrChange>
                </w:rPr>
                <w:t>0.02</w:t>
              </w:r>
            </w:ins>
          </w:p>
        </w:tc>
        <w:tc>
          <w:tcPr>
            <w:tcW w:w="960" w:type="dxa"/>
            <w:tcBorders>
              <w:top w:val="nil"/>
              <w:left w:val="nil"/>
              <w:bottom w:val="nil"/>
              <w:right w:val="nil"/>
            </w:tcBorders>
            <w:shd w:val="clear" w:color="auto" w:fill="auto"/>
            <w:noWrap/>
            <w:vAlign w:val="bottom"/>
            <w:hideMark/>
            <w:tcPrChange w:id="1071" w:author="Kompella, Sai Chandrika" w:date="2023-09-29T06:51:00Z">
              <w:tcPr>
                <w:tcW w:w="960" w:type="dxa"/>
                <w:tcBorders>
                  <w:top w:val="nil"/>
                  <w:left w:val="nil"/>
                  <w:bottom w:val="nil"/>
                  <w:right w:val="nil"/>
                </w:tcBorders>
                <w:shd w:val="clear" w:color="auto" w:fill="auto"/>
                <w:noWrap/>
                <w:vAlign w:val="bottom"/>
                <w:hideMark/>
              </w:tcPr>
            </w:tcPrChange>
          </w:tcPr>
          <w:p w14:paraId="00E4D4D4" w14:textId="77777777" w:rsidR="00E0030C" w:rsidRPr="007211A4" w:rsidRDefault="00E0030C">
            <w:pPr>
              <w:spacing w:line="240" w:lineRule="auto"/>
              <w:jc w:val="center"/>
              <w:rPr>
                <w:ins w:id="1072" w:author="Yang, Xue" w:date="2023-09-27T10:02:00Z"/>
                <w:rFonts w:eastAsia="Times New Roman" w:cs="Times New Roman"/>
                <w:color w:val="000000"/>
                <w:kern w:val="0"/>
                <w14:ligatures w14:val="none"/>
                <w:rPrChange w:id="1073" w:author="Yang, Xue" w:date="2023-09-27T10:07:00Z">
                  <w:rPr>
                    <w:ins w:id="1074" w:author="Yang, Xue" w:date="2023-09-27T10:02:00Z"/>
                    <w:rFonts w:ascii="Calibri" w:eastAsia="Times New Roman" w:hAnsi="Calibri" w:cs="Calibri"/>
                    <w:color w:val="000000"/>
                    <w:kern w:val="0"/>
                    <w14:ligatures w14:val="none"/>
                  </w:rPr>
                </w:rPrChange>
              </w:rPr>
              <w:pPrChange w:id="1075" w:author="Yang, Xue" w:date="2023-09-27T10:03:00Z">
                <w:pPr>
                  <w:spacing w:line="240" w:lineRule="auto"/>
                  <w:jc w:val="right"/>
                </w:pPr>
              </w:pPrChange>
            </w:pPr>
            <w:ins w:id="1076" w:author="Yang, Xue" w:date="2023-09-27T10:02:00Z">
              <w:r w:rsidRPr="007211A4">
                <w:rPr>
                  <w:rFonts w:eastAsia="Times New Roman" w:cs="Times New Roman"/>
                  <w:color w:val="000000"/>
                  <w:kern w:val="0"/>
                  <w14:ligatures w14:val="none"/>
                  <w:rPrChange w:id="1077" w:author="Yang, Xue" w:date="2023-09-27T10:07:00Z">
                    <w:rPr>
                      <w:rFonts w:ascii="Calibri" w:eastAsia="Times New Roman" w:hAnsi="Calibri" w:cs="Calibri"/>
                      <w:color w:val="000000"/>
                      <w:kern w:val="0"/>
                      <w14:ligatures w14:val="none"/>
                    </w:rPr>
                  </w:rPrChange>
                </w:rPr>
                <w:t>0.01</w:t>
              </w:r>
            </w:ins>
          </w:p>
        </w:tc>
        <w:tc>
          <w:tcPr>
            <w:tcW w:w="1134" w:type="dxa"/>
            <w:tcBorders>
              <w:top w:val="nil"/>
              <w:left w:val="nil"/>
              <w:bottom w:val="nil"/>
              <w:right w:val="nil"/>
            </w:tcBorders>
            <w:shd w:val="clear" w:color="auto" w:fill="auto"/>
            <w:noWrap/>
            <w:vAlign w:val="bottom"/>
            <w:hideMark/>
            <w:tcPrChange w:id="1078" w:author="Kompella, Sai Chandrika" w:date="2023-09-29T06:51:00Z">
              <w:tcPr>
                <w:tcW w:w="1134" w:type="dxa"/>
                <w:tcBorders>
                  <w:top w:val="nil"/>
                  <w:left w:val="nil"/>
                  <w:bottom w:val="nil"/>
                  <w:right w:val="nil"/>
                </w:tcBorders>
                <w:shd w:val="clear" w:color="auto" w:fill="auto"/>
                <w:noWrap/>
                <w:vAlign w:val="bottom"/>
                <w:hideMark/>
              </w:tcPr>
            </w:tcPrChange>
          </w:tcPr>
          <w:p w14:paraId="65C56992" w14:textId="77777777" w:rsidR="00E0030C" w:rsidRPr="007211A4" w:rsidRDefault="00E0030C">
            <w:pPr>
              <w:spacing w:line="240" w:lineRule="auto"/>
              <w:jc w:val="center"/>
              <w:rPr>
                <w:ins w:id="1079" w:author="Yang, Xue" w:date="2023-09-27T10:02:00Z"/>
                <w:rFonts w:eastAsia="Times New Roman" w:cs="Times New Roman"/>
                <w:color w:val="000000"/>
                <w:kern w:val="0"/>
                <w14:ligatures w14:val="none"/>
                <w:rPrChange w:id="1080" w:author="Yang, Xue" w:date="2023-09-27T10:07:00Z">
                  <w:rPr>
                    <w:ins w:id="1081" w:author="Yang, Xue" w:date="2023-09-27T10:02:00Z"/>
                    <w:rFonts w:ascii="Calibri" w:eastAsia="Times New Roman" w:hAnsi="Calibri" w:cs="Calibri"/>
                    <w:color w:val="000000"/>
                    <w:kern w:val="0"/>
                    <w14:ligatures w14:val="none"/>
                  </w:rPr>
                </w:rPrChange>
              </w:rPr>
              <w:pPrChange w:id="1082" w:author="Yang, Xue" w:date="2023-09-27T10:03:00Z">
                <w:pPr>
                  <w:spacing w:line="240" w:lineRule="auto"/>
                  <w:jc w:val="right"/>
                </w:pPr>
              </w:pPrChange>
            </w:pPr>
            <w:ins w:id="1083" w:author="Yang, Xue" w:date="2023-09-27T10:02:00Z">
              <w:r w:rsidRPr="007211A4">
                <w:rPr>
                  <w:rFonts w:eastAsia="Times New Roman" w:cs="Times New Roman"/>
                  <w:color w:val="000000"/>
                  <w:kern w:val="0"/>
                  <w14:ligatures w14:val="none"/>
                  <w:rPrChange w:id="1084" w:author="Yang, Xue" w:date="2023-09-27T10:07:00Z">
                    <w:rPr>
                      <w:rFonts w:ascii="Calibri" w:eastAsia="Times New Roman" w:hAnsi="Calibri" w:cs="Calibri"/>
                      <w:color w:val="000000"/>
                      <w:kern w:val="0"/>
                      <w14:ligatures w14:val="none"/>
                    </w:rPr>
                  </w:rPrChange>
                </w:rPr>
                <w:t>0.02</w:t>
              </w:r>
            </w:ins>
          </w:p>
        </w:tc>
        <w:tc>
          <w:tcPr>
            <w:tcW w:w="1260" w:type="dxa"/>
            <w:tcBorders>
              <w:top w:val="nil"/>
              <w:left w:val="nil"/>
              <w:bottom w:val="nil"/>
              <w:right w:val="nil"/>
            </w:tcBorders>
            <w:shd w:val="clear" w:color="auto" w:fill="auto"/>
            <w:noWrap/>
            <w:vAlign w:val="bottom"/>
            <w:hideMark/>
            <w:tcPrChange w:id="1085" w:author="Kompella, Sai Chandrika" w:date="2023-09-29T06:51:00Z">
              <w:tcPr>
                <w:tcW w:w="1400" w:type="dxa"/>
                <w:tcBorders>
                  <w:top w:val="nil"/>
                  <w:left w:val="nil"/>
                  <w:bottom w:val="nil"/>
                  <w:right w:val="nil"/>
                </w:tcBorders>
                <w:shd w:val="clear" w:color="auto" w:fill="auto"/>
                <w:noWrap/>
                <w:vAlign w:val="bottom"/>
                <w:hideMark/>
              </w:tcPr>
            </w:tcPrChange>
          </w:tcPr>
          <w:p w14:paraId="616FF019" w14:textId="77777777" w:rsidR="00E0030C" w:rsidRPr="007211A4" w:rsidRDefault="00E0030C">
            <w:pPr>
              <w:spacing w:line="240" w:lineRule="auto"/>
              <w:jc w:val="center"/>
              <w:rPr>
                <w:ins w:id="1086" w:author="Yang, Xue" w:date="2023-09-27T10:02:00Z"/>
                <w:rFonts w:eastAsia="Times New Roman" w:cs="Times New Roman"/>
                <w:color w:val="000000"/>
                <w:kern w:val="0"/>
                <w14:ligatures w14:val="none"/>
                <w:rPrChange w:id="1087" w:author="Yang, Xue" w:date="2023-09-27T10:07:00Z">
                  <w:rPr>
                    <w:ins w:id="1088" w:author="Yang, Xue" w:date="2023-09-27T10:02:00Z"/>
                    <w:rFonts w:ascii="Calibri" w:eastAsia="Times New Roman" w:hAnsi="Calibri" w:cs="Calibri"/>
                    <w:color w:val="000000"/>
                    <w:kern w:val="0"/>
                    <w14:ligatures w14:val="none"/>
                  </w:rPr>
                </w:rPrChange>
              </w:rPr>
              <w:pPrChange w:id="1089" w:author="Yang, Xue" w:date="2023-09-27T10:03:00Z">
                <w:pPr>
                  <w:spacing w:line="240" w:lineRule="auto"/>
                  <w:jc w:val="right"/>
                </w:pPr>
              </w:pPrChange>
            </w:pPr>
            <w:ins w:id="1090" w:author="Yang, Xue" w:date="2023-09-27T10:02:00Z">
              <w:r w:rsidRPr="007211A4">
                <w:rPr>
                  <w:rFonts w:eastAsia="Times New Roman" w:cs="Times New Roman"/>
                  <w:color w:val="000000"/>
                  <w:kern w:val="0"/>
                  <w14:ligatures w14:val="none"/>
                  <w:rPrChange w:id="1091" w:author="Yang, Xue" w:date="2023-09-27T10:07:00Z">
                    <w:rPr>
                      <w:rFonts w:ascii="Calibri" w:eastAsia="Times New Roman" w:hAnsi="Calibri" w:cs="Calibri"/>
                      <w:color w:val="000000"/>
                      <w:kern w:val="0"/>
                      <w14:ligatures w14:val="none"/>
                    </w:rPr>
                  </w:rPrChange>
                </w:rPr>
                <w:t>0.02</w:t>
              </w:r>
            </w:ins>
          </w:p>
        </w:tc>
        <w:tc>
          <w:tcPr>
            <w:tcW w:w="981" w:type="dxa"/>
            <w:tcBorders>
              <w:top w:val="nil"/>
              <w:left w:val="nil"/>
              <w:bottom w:val="nil"/>
              <w:right w:val="nil"/>
            </w:tcBorders>
            <w:shd w:val="clear" w:color="auto" w:fill="auto"/>
            <w:noWrap/>
            <w:vAlign w:val="bottom"/>
            <w:hideMark/>
            <w:tcPrChange w:id="1092" w:author="Kompella, Sai Chandrika" w:date="2023-09-29T06:51:00Z">
              <w:tcPr>
                <w:tcW w:w="960" w:type="dxa"/>
                <w:tcBorders>
                  <w:top w:val="nil"/>
                  <w:left w:val="nil"/>
                  <w:bottom w:val="nil"/>
                  <w:right w:val="nil"/>
                </w:tcBorders>
                <w:shd w:val="clear" w:color="auto" w:fill="auto"/>
                <w:noWrap/>
                <w:vAlign w:val="bottom"/>
                <w:hideMark/>
              </w:tcPr>
            </w:tcPrChange>
          </w:tcPr>
          <w:p w14:paraId="1E5AEBEA" w14:textId="77777777" w:rsidR="00E0030C" w:rsidRPr="007211A4" w:rsidRDefault="00E0030C">
            <w:pPr>
              <w:spacing w:line="240" w:lineRule="auto"/>
              <w:jc w:val="center"/>
              <w:rPr>
                <w:ins w:id="1093" w:author="Yang, Xue" w:date="2023-09-27T10:02:00Z"/>
                <w:rFonts w:eastAsia="Times New Roman" w:cs="Times New Roman"/>
                <w:color w:val="000000"/>
                <w:kern w:val="0"/>
                <w14:ligatures w14:val="none"/>
                <w:rPrChange w:id="1094" w:author="Yang, Xue" w:date="2023-09-27T10:07:00Z">
                  <w:rPr>
                    <w:ins w:id="1095" w:author="Yang, Xue" w:date="2023-09-27T10:02:00Z"/>
                    <w:rFonts w:ascii="Calibri" w:eastAsia="Times New Roman" w:hAnsi="Calibri" w:cs="Calibri"/>
                    <w:color w:val="000000"/>
                    <w:kern w:val="0"/>
                    <w14:ligatures w14:val="none"/>
                  </w:rPr>
                </w:rPrChange>
              </w:rPr>
              <w:pPrChange w:id="1096" w:author="Yang, Xue" w:date="2023-09-27T10:03:00Z">
                <w:pPr>
                  <w:spacing w:line="240" w:lineRule="auto"/>
                  <w:jc w:val="right"/>
                </w:pPr>
              </w:pPrChange>
            </w:pPr>
            <w:ins w:id="1097" w:author="Yang, Xue" w:date="2023-09-27T10:02:00Z">
              <w:r w:rsidRPr="007211A4">
                <w:rPr>
                  <w:rFonts w:eastAsia="Times New Roman" w:cs="Times New Roman"/>
                  <w:color w:val="000000"/>
                  <w:kern w:val="0"/>
                  <w14:ligatures w14:val="none"/>
                  <w:rPrChange w:id="1098" w:author="Yang, Xue" w:date="2023-09-27T10:07:00Z">
                    <w:rPr>
                      <w:rFonts w:ascii="Calibri" w:eastAsia="Times New Roman" w:hAnsi="Calibri" w:cs="Calibri"/>
                      <w:color w:val="000000"/>
                      <w:kern w:val="0"/>
                      <w14:ligatures w14:val="none"/>
                    </w:rPr>
                  </w:rPrChange>
                </w:rPr>
                <w:t>0.03</w:t>
              </w:r>
            </w:ins>
          </w:p>
        </w:tc>
        <w:tc>
          <w:tcPr>
            <w:tcW w:w="1024" w:type="dxa"/>
            <w:tcBorders>
              <w:top w:val="nil"/>
              <w:left w:val="nil"/>
              <w:bottom w:val="nil"/>
              <w:right w:val="nil"/>
            </w:tcBorders>
            <w:shd w:val="clear" w:color="auto" w:fill="auto"/>
            <w:noWrap/>
            <w:vAlign w:val="bottom"/>
            <w:hideMark/>
            <w:tcPrChange w:id="1099" w:author="Kompella, Sai Chandrika" w:date="2023-09-29T06:51:00Z">
              <w:tcPr>
                <w:tcW w:w="960" w:type="dxa"/>
                <w:tcBorders>
                  <w:top w:val="nil"/>
                  <w:left w:val="nil"/>
                  <w:bottom w:val="nil"/>
                  <w:right w:val="nil"/>
                </w:tcBorders>
                <w:shd w:val="clear" w:color="auto" w:fill="auto"/>
                <w:noWrap/>
                <w:vAlign w:val="bottom"/>
                <w:hideMark/>
              </w:tcPr>
            </w:tcPrChange>
          </w:tcPr>
          <w:p w14:paraId="21193B03" w14:textId="77777777" w:rsidR="00E0030C" w:rsidRPr="007211A4" w:rsidRDefault="00E0030C">
            <w:pPr>
              <w:spacing w:line="240" w:lineRule="auto"/>
              <w:jc w:val="center"/>
              <w:rPr>
                <w:ins w:id="1100" w:author="Yang, Xue" w:date="2023-09-27T10:02:00Z"/>
                <w:rFonts w:eastAsia="Times New Roman" w:cs="Times New Roman"/>
                <w:color w:val="000000"/>
                <w:kern w:val="0"/>
                <w14:ligatures w14:val="none"/>
                <w:rPrChange w:id="1101" w:author="Yang, Xue" w:date="2023-09-27T10:07:00Z">
                  <w:rPr>
                    <w:ins w:id="1102" w:author="Yang, Xue" w:date="2023-09-27T10:02:00Z"/>
                    <w:rFonts w:ascii="Calibri" w:eastAsia="Times New Roman" w:hAnsi="Calibri" w:cs="Calibri"/>
                    <w:color w:val="000000"/>
                    <w:kern w:val="0"/>
                    <w14:ligatures w14:val="none"/>
                  </w:rPr>
                </w:rPrChange>
              </w:rPr>
              <w:pPrChange w:id="1103" w:author="Yang, Xue" w:date="2023-09-27T10:03:00Z">
                <w:pPr>
                  <w:spacing w:line="240" w:lineRule="auto"/>
                  <w:jc w:val="right"/>
                </w:pPr>
              </w:pPrChange>
            </w:pPr>
            <w:ins w:id="1104" w:author="Yang, Xue" w:date="2023-09-27T10:02:00Z">
              <w:r w:rsidRPr="007211A4">
                <w:rPr>
                  <w:rFonts w:eastAsia="Times New Roman" w:cs="Times New Roman"/>
                  <w:color w:val="000000"/>
                  <w:kern w:val="0"/>
                  <w14:ligatures w14:val="none"/>
                  <w:rPrChange w:id="1105" w:author="Yang, Xue" w:date="2023-09-27T10:07:00Z">
                    <w:rPr>
                      <w:rFonts w:ascii="Calibri" w:eastAsia="Times New Roman" w:hAnsi="Calibri" w:cs="Calibri"/>
                      <w:color w:val="000000"/>
                      <w:kern w:val="0"/>
                      <w14:ligatures w14:val="none"/>
                    </w:rPr>
                  </w:rPrChange>
                </w:rPr>
                <w:t>0.01</w:t>
              </w:r>
            </w:ins>
          </w:p>
        </w:tc>
        <w:tc>
          <w:tcPr>
            <w:tcW w:w="1200" w:type="dxa"/>
            <w:tcBorders>
              <w:top w:val="nil"/>
              <w:left w:val="nil"/>
              <w:bottom w:val="nil"/>
              <w:right w:val="nil"/>
            </w:tcBorders>
            <w:shd w:val="clear" w:color="auto" w:fill="auto"/>
            <w:noWrap/>
            <w:vAlign w:val="bottom"/>
            <w:hideMark/>
            <w:tcPrChange w:id="1106" w:author="Kompella, Sai Chandrika" w:date="2023-09-29T06:51:00Z">
              <w:tcPr>
                <w:tcW w:w="1504" w:type="dxa"/>
                <w:tcBorders>
                  <w:top w:val="nil"/>
                  <w:left w:val="nil"/>
                  <w:bottom w:val="nil"/>
                  <w:right w:val="nil"/>
                </w:tcBorders>
                <w:shd w:val="clear" w:color="auto" w:fill="auto"/>
                <w:noWrap/>
                <w:vAlign w:val="bottom"/>
                <w:hideMark/>
              </w:tcPr>
            </w:tcPrChange>
          </w:tcPr>
          <w:p w14:paraId="5FF9B51C" w14:textId="77777777" w:rsidR="00E0030C" w:rsidRPr="007211A4" w:rsidRDefault="00E0030C">
            <w:pPr>
              <w:spacing w:line="240" w:lineRule="auto"/>
              <w:jc w:val="center"/>
              <w:rPr>
                <w:ins w:id="1107" w:author="Yang, Xue" w:date="2023-09-27T10:02:00Z"/>
                <w:rFonts w:eastAsia="Times New Roman" w:cs="Times New Roman"/>
                <w:color w:val="000000"/>
                <w:kern w:val="0"/>
                <w14:ligatures w14:val="none"/>
                <w:rPrChange w:id="1108" w:author="Yang, Xue" w:date="2023-09-27T10:07:00Z">
                  <w:rPr>
                    <w:ins w:id="1109" w:author="Yang, Xue" w:date="2023-09-27T10:02:00Z"/>
                    <w:rFonts w:ascii="Calibri" w:eastAsia="Times New Roman" w:hAnsi="Calibri" w:cs="Calibri"/>
                    <w:color w:val="000000"/>
                    <w:kern w:val="0"/>
                    <w14:ligatures w14:val="none"/>
                  </w:rPr>
                </w:rPrChange>
              </w:rPr>
              <w:pPrChange w:id="1110" w:author="Yang, Xue" w:date="2023-09-27T10:03:00Z">
                <w:pPr>
                  <w:spacing w:line="240" w:lineRule="auto"/>
                  <w:jc w:val="right"/>
                </w:pPr>
              </w:pPrChange>
            </w:pPr>
            <w:ins w:id="1111" w:author="Yang, Xue" w:date="2023-09-27T10:02:00Z">
              <w:r w:rsidRPr="007211A4">
                <w:rPr>
                  <w:rFonts w:eastAsia="Times New Roman" w:cs="Times New Roman"/>
                  <w:color w:val="000000"/>
                  <w:kern w:val="0"/>
                  <w14:ligatures w14:val="none"/>
                  <w:rPrChange w:id="1112" w:author="Yang, Xue" w:date="2023-09-27T10:07:00Z">
                    <w:rPr>
                      <w:rFonts w:ascii="Calibri" w:eastAsia="Times New Roman" w:hAnsi="Calibri" w:cs="Calibri"/>
                      <w:color w:val="000000"/>
                      <w:kern w:val="0"/>
                      <w14:ligatures w14:val="none"/>
                    </w:rPr>
                  </w:rPrChange>
                </w:rPr>
                <w:t>0.09</w:t>
              </w:r>
            </w:ins>
          </w:p>
        </w:tc>
      </w:tr>
      <w:tr w:rsidR="00E0030C" w:rsidRPr="00E0030C" w14:paraId="2621838D" w14:textId="77777777" w:rsidTr="2B44B431">
        <w:trPr>
          <w:trHeight w:val="288"/>
          <w:jc w:val="center"/>
          <w:ins w:id="1113" w:author="Yang, Xue" w:date="2023-09-27T10:02:00Z"/>
          <w:trPrChange w:id="1114"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115" w:author="Kompella, Sai Chandrika" w:date="2023-09-29T06:51:00Z">
              <w:tcPr>
                <w:tcW w:w="2274" w:type="dxa"/>
                <w:tcBorders>
                  <w:top w:val="nil"/>
                  <w:left w:val="nil"/>
                  <w:bottom w:val="nil"/>
                  <w:right w:val="nil"/>
                </w:tcBorders>
                <w:shd w:val="clear" w:color="auto" w:fill="auto"/>
                <w:noWrap/>
                <w:vAlign w:val="bottom"/>
                <w:hideMark/>
              </w:tcPr>
            </w:tcPrChange>
          </w:tcPr>
          <w:p w14:paraId="3A322CB1" w14:textId="77777777" w:rsidR="00E0030C" w:rsidRPr="007211A4" w:rsidRDefault="00E0030C" w:rsidP="00E0030C">
            <w:pPr>
              <w:spacing w:line="240" w:lineRule="auto"/>
              <w:rPr>
                <w:ins w:id="1116" w:author="Yang, Xue" w:date="2023-09-27T10:02:00Z"/>
                <w:rFonts w:eastAsia="Times New Roman" w:cs="Times New Roman"/>
                <w:color w:val="000000"/>
                <w:kern w:val="0"/>
                <w14:ligatures w14:val="none"/>
                <w:rPrChange w:id="1117" w:author="Yang, Xue" w:date="2023-09-27T10:07:00Z">
                  <w:rPr>
                    <w:ins w:id="1118" w:author="Yang, Xue" w:date="2023-09-27T10:02:00Z"/>
                    <w:rFonts w:ascii="Calibri" w:eastAsia="Times New Roman" w:hAnsi="Calibri" w:cs="Calibri"/>
                    <w:color w:val="000000"/>
                    <w:kern w:val="0"/>
                    <w14:ligatures w14:val="none"/>
                  </w:rPr>
                </w:rPrChange>
              </w:rPr>
            </w:pPr>
            <w:proofErr w:type="spellStart"/>
            <w:ins w:id="1119" w:author="Yang, Xue" w:date="2023-09-27T10:02:00Z">
              <w:r w:rsidRPr="007211A4">
                <w:rPr>
                  <w:rFonts w:eastAsia="Times New Roman" w:cs="Times New Roman"/>
                  <w:color w:val="000000"/>
                  <w:kern w:val="0"/>
                  <w14:ligatures w14:val="none"/>
                  <w:rPrChange w:id="1120" w:author="Yang, Xue" w:date="2023-09-27T10:07:00Z">
                    <w:rPr>
                      <w:rFonts w:ascii="Calibri" w:eastAsia="Times New Roman" w:hAnsi="Calibri" w:cs="Calibri"/>
                      <w:color w:val="000000"/>
                      <w:kern w:val="0"/>
                      <w14:ligatures w14:val="none"/>
                    </w:rPr>
                  </w:rPrChange>
                </w:rPr>
                <w:t>nausea_diagnosis</w:t>
              </w:r>
              <w:proofErr w:type="spellEnd"/>
            </w:ins>
          </w:p>
        </w:tc>
        <w:tc>
          <w:tcPr>
            <w:tcW w:w="1170" w:type="dxa"/>
            <w:tcBorders>
              <w:top w:val="nil"/>
              <w:left w:val="nil"/>
              <w:bottom w:val="nil"/>
              <w:right w:val="nil"/>
            </w:tcBorders>
            <w:shd w:val="clear" w:color="auto" w:fill="auto"/>
            <w:noWrap/>
            <w:vAlign w:val="bottom"/>
            <w:hideMark/>
            <w:tcPrChange w:id="1121" w:author="Kompella, Sai Chandrika" w:date="2023-09-29T06:51:00Z">
              <w:tcPr>
                <w:tcW w:w="1333" w:type="dxa"/>
                <w:tcBorders>
                  <w:top w:val="nil"/>
                  <w:left w:val="nil"/>
                  <w:bottom w:val="nil"/>
                  <w:right w:val="nil"/>
                </w:tcBorders>
                <w:shd w:val="clear" w:color="auto" w:fill="auto"/>
                <w:noWrap/>
                <w:vAlign w:val="bottom"/>
                <w:hideMark/>
              </w:tcPr>
            </w:tcPrChange>
          </w:tcPr>
          <w:p w14:paraId="5F66EF6C" w14:textId="77777777" w:rsidR="00E0030C" w:rsidRPr="007211A4" w:rsidRDefault="00E0030C">
            <w:pPr>
              <w:spacing w:line="240" w:lineRule="auto"/>
              <w:jc w:val="center"/>
              <w:rPr>
                <w:ins w:id="1122" w:author="Yang, Xue" w:date="2023-09-27T10:02:00Z"/>
                <w:rFonts w:eastAsia="Times New Roman" w:cs="Times New Roman"/>
                <w:color w:val="000000"/>
                <w:kern w:val="0"/>
                <w14:ligatures w14:val="none"/>
                <w:rPrChange w:id="1123" w:author="Yang, Xue" w:date="2023-09-27T10:07:00Z">
                  <w:rPr>
                    <w:ins w:id="1124" w:author="Yang, Xue" w:date="2023-09-27T10:02:00Z"/>
                    <w:rFonts w:ascii="Calibri" w:eastAsia="Times New Roman" w:hAnsi="Calibri" w:cs="Calibri"/>
                    <w:color w:val="000000"/>
                    <w:kern w:val="0"/>
                    <w14:ligatures w14:val="none"/>
                  </w:rPr>
                </w:rPrChange>
              </w:rPr>
              <w:pPrChange w:id="1125" w:author="Yang, Xue" w:date="2023-09-27T10:03:00Z">
                <w:pPr>
                  <w:spacing w:line="240" w:lineRule="auto"/>
                  <w:jc w:val="right"/>
                </w:pPr>
              </w:pPrChange>
            </w:pPr>
            <w:ins w:id="1126" w:author="Yang, Xue" w:date="2023-09-27T10:02:00Z">
              <w:r w:rsidRPr="007211A4">
                <w:rPr>
                  <w:rFonts w:eastAsia="Times New Roman" w:cs="Times New Roman"/>
                  <w:color w:val="000000"/>
                  <w:kern w:val="0"/>
                  <w14:ligatures w14:val="none"/>
                  <w:rPrChange w:id="1127" w:author="Yang, Xue" w:date="2023-09-27T10:07:00Z">
                    <w:rPr>
                      <w:rFonts w:ascii="Calibri" w:eastAsia="Times New Roman" w:hAnsi="Calibri" w:cs="Calibri"/>
                      <w:color w:val="000000"/>
                      <w:kern w:val="0"/>
                      <w14:ligatures w14:val="none"/>
                    </w:rPr>
                  </w:rPrChange>
                </w:rPr>
                <w:t>0.02</w:t>
              </w:r>
            </w:ins>
          </w:p>
        </w:tc>
        <w:tc>
          <w:tcPr>
            <w:tcW w:w="1188" w:type="dxa"/>
            <w:tcBorders>
              <w:top w:val="nil"/>
              <w:left w:val="nil"/>
              <w:bottom w:val="nil"/>
              <w:right w:val="nil"/>
            </w:tcBorders>
            <w:shd w:val="clear" w:color="auto" w:fill="auto"/>
            <w:noWrap/>
            <w:vAlign w:val="bottom"/>
            <w:hideMark/>
            <w:tcPrChange w:id="1128" w:author="Kompella, Sai Chandrika" w:date="2023-09-29T06:51:00Z">
              <w:tcPr>
                <w:tcW w:w="1351" w:type="dxa"/>
                <w:tcBorders>
                  <w:top w:val="nil"/>
                  <w:left w:val="nil"/>
                  <w:bottom w:val="nil"/>
                  <w:right w:val="nil"/>
                </w:tcBorders>
                <w:shd w:val="clear" w:color="auto" w:fill="auto"/>
                <w:noWrap/>
                <w:vAlign w:val="bottom"/>
                <w:hideMark/>
              </w:tcPr>
            </w:tcPrChange>
          </w:tcPr>
          <w:p w14:paraId="0AFBEFDC" w14:textId="77777777" w:rsidR="00E0030C" w:rsidRPr="007211A4" w:rsidRDefault="00E0030C">
            <w:pPr>
              <w:spacing w:line="240" w:lineRule="auto"/>
              <w:jc w:val="center"/>
              <w:rPr>
                <w:ins w:id="1129" w:author="Yang, Xue" w:date="2023-09-27T10:02:00Z"/>
                <w:rFonts w:eastAsia="Times New Roman" w:cs="Times New Roman"/>
                <w:color w:val="000000"/>
                <w:kern w:val="0"/>
                <w14:ligatures w14:val="none"/>
                <w:rPrChange w:id="1130" w:author="Yang, Xue" w:date="2023-09-27T10:07:00Z">
                  <w:rPr>
                    <w:ins w:id="1131" w:author="Yang, Xue" w:date="2023-09-27T10:02:00Z"/>
                    <w:rFonts w:ascii="Calibri" w:eastAsia="Times New Roman" w:hAnsi="Calibri" w:cs="Calibri"/>
                    <w:color w:val="000000"/>
                    <w:kern w:val="0"/>
                    <w14:ligatures w14:val="none"/>
                  </w:rPr>
                </w:rPrChange>
              </w:rPr>
              <w:pPrChange w:id="1132" w:author="Yang, Xue" w:date="2023-09-27T10:03:00Z">
                <w:pPr>
                  <w:spacing w:line="240" w:lineRule="auto"/>
                  <w:jc w:val="right"/>
                </w:pPr>
              </w:pPrChange>
            </w:pPr>
            <w:ins w:id="1133" w:author="Yang, Xue" w:date="2023-09-27T10:02:00Z">
              <w:r w:rsidRPr="007211A4">
                <w:rPr>
                  <w:rFonts w:eastAsia="Times New Roman" w:cs="Times New Roman"/>
                  <w:color w:val="000000"/>
                  <w:kern w:val="0"/>
                  <w14:ligatures w14:val="none"/>
                  <w:rPrChange w:id="1134" w:author="Yang, Xue" w:date="2023-09-27T10:07:00Z">
                    <w:rPr>
                      <w:rFonts w:ascii="Calibri" w:eastAsia="Times New Roman" w:hAnsi="Calibri" w:cs="Calibri"/>
                      <w:color w:val="000000"/>
                      <w:kern w:val="0"/>
                      <w14:ligatures w14:val="none"/>
                    </w:rPr>
                  </w:rPrChange>
                </w:rPr>
                <w:t>0.02</w:t>
              </w:r>
            </w:ins>
          </w:p>
        </w:tc>
        <w:tc>
          <w:tcPr>
            <w:tcW w:w="1262" w:type="dxa"/>
            <w:tcBorders>
              <w:top w:val="nil"/>
              <w:left w:val="nil"/>
              <w:bottom w:val="nil"/>
              <w:right w:val="nil"/>
            </w:tcBorders>
            <w:shd w:val="clear" w:color="auto" w:fill="auto"/>
            <w:noWrap/>
            <w:vAlign w:val="bottom"/>
            <w:hideMark/>
            <w:tcPrChange w:id="1135" w:author="Kompella, Sai Chandrika" w:date="2023-09-29T06:51:00Z">
              <w:tcPr>
                <w:tcW w:w="1715" w:type="dxa"/>
                <w:tcBorders>
                  <w:top w:val="nil"/>
                  <w:left w:val="nil"/>
                  <w:bottom w:val="nil"/>
                  <w:right w:val="nil"/>
                </w:tcBorders>
                <w:shd w:val="clear" w:color="auto" w:fill="auto"/>
                <w:noWrap/>
                <w:vAlign w:val="bottom"/>
                <w:hideMark/>
              </w:tcPr>
            </w:tcPrChange>
          </w:tcPr>
          <w:p w14:paraId="7E2D746E" w14:textId="77777777" w:rsidR="00E0030C" w:rsidRPr="007211A4" w:rsidRDefault="00E0030C">
            <w:pPr>
              <w:spacing w:line="240" w:lineRule="auto"/>
              <w:jc w:val="center"/>
              <w:rPr>
                <w:ins w:id="1136" w:author="Yang, Xue" w:date="2023-09-27T10:02:00Z"/>
                <w:rFonts w:eastAsia="Times New Roman" w:cs="Times New Roman"/>
                <w:color w:val="000000"/>
                <w:kern w:val="0"/>
                <w14:ligatures w14:val="none"/>
                <w:rPrChange w:id="1137" w:author="Yang, Xue" w:date="2023-09-27T10:07:00Z">
                  <w:rPr>
                    <w:ins w:id="1138" w:author="Yang, Xue" w:date="2023-09-27T10:02:00Z"/>
                    <w:rFonts w:ascii="Calibri" w:eastAsia="Times New Roman" w:hAnsi="Calibri" w:cs="Calibri"/>
                    <w:color w:val="000000"/>
                    <w:kern w:val="0"/>
                    <w14:ligatures w14:val="none"/>
                  </w:rPr>
                </w:rPrChange>
              </w:rPr>
              <w:pPrChange w:id="1139" w:author="Yang, Xue" w:date="2023-09-27T10:03:00Z">
                <w:pPr>
                  <w:spacing w:line="240" w:lineRule="auto"/>
                  <w:jc w:val="right"/>
                </w:pPr>
              </w:pPrChange>
            </w:pPr>
            <w:ins w:id="1140" w:author="Yang, Xue" w:date="2023-09-27T10:02:00Z">
              <w:r w:rsidRPr="007211A4">
                <w:rPr>
                  <w:rFonts w:eastAsia="Times New Roman" w:cs="Times New Roman"/>
                  <w:color w:val="000000"/>
                  <w:kern w:val="0"/>
                  <w14:ligatures w14:val="none"/>
                  <w:rPrChange w:id="1141" w:author="Yang, Xue" w:date="2023-09-27T10:07:00Z">
                    <w:rPr>
                      <w:rFonts w:ascii="Calibri" w:eastAsia="Times New Roman" w:hAnsi="Calibri" w:cs="Calibri"/>
                      <w:color w:val="000000"/>
                      <w:kern w:val="0"/>
                      <w14:ligatures w14:val="none"/>
                    </w:rPr>
                  </w:rPrChange>
                </w:rPr>
                <w:t>0.02</w:t>
              </w:r>
            </w:ins>
          </w:p>
        </w:tc>
        <w:tc>
          <w:tcPr>
            <w:tcW w:w="1244" w:type="dxa"/>
            <w:tcBorders>
              <w:top w:val="nil"/>
              <w:left w:val="nil"/>
              <w:bottom w:val="nil"/>
              <w:right w:val="nil"/>
            </w:tcBorders>
            <w:shd w:val="clear" w:color="auto" w:fill="auto"/>
            <w:noWrap/>
            <w:vAlign w:val="bottom"/>
            <w:hideMark/>
            <w:tcPrChange w:id="1142" w:author="Kompella, Sai Chandrika" w:date="2023-09-29T06:51:00Z">
              <w:tcPr>
                <w:tcW w:w="1697" w:type="dxa"/>
                <w:tcBorders>
                  <w:top w:val="nil"/>
                  <w:left w:val="nil"/>
                  <w:bottom w:val="nil"/>
                  <w:right w:val="nil"/>
                </w:tcBorders>
                <w:shd w:val="clear" w:color="auto" w:fill="auto"/>
                <w:noWrap/>
                <w:vAlign w:val="bottom"/>
                <w:hideMark/>
              </w:tcPr>
            </w:tcPrChange>
          </w:tcPr>
          <w:p w14:paraId="30D891EE" w14:textId="77777777" w:rsidR="00E0030C" w:rsidRPr="007211A4" w:rsidRDefault="00E0030C">
            <w:pPr>
              <w:spacing w:line="240" w:lineRule="auto"/>
              <w:jc w:val="center"/>
              <w:rPr>
                <w:ins w:id="1143" w:author="Yang, Xue" w:date="2023-09-27T10:02:00Z"/>
                <w:rFonts w:eastAsia="Times New Roman" w:cs="Times New Roman"/>
                <w:color w:val="000000"/>
                <w:kern w:val="0"/>
                <w14:ligatures w14:val="none"/>
                <w:rPrChange w:id="1144" w:author="Yang, Xue" w:date="2023-09-27T10:07:00Z">
                  <w:rPr>
                    <w:ins w:id="1145" w:author="Yang, Xue" w:date="2023-09-27T10:02:00Z"/>
                    <w:rFonts w:ascii="Calibri" w:eastAsia="Times New Roman" w:hAnsi="Calibri" w:cs="Calibri"/>
                    <w:color w:val="000000"/>
                    <w:kern w:val="0"/>
                    <w14:ligatures w14:val="none"/>
                  </w:rPr>
                </w:rPrChange>
              </w:rPr>
              <w:pPrChange w:id="1146" w:author="Yang, Xue" w:date="2023-09-27T10:03:00Z">
                <w:pPr>
                  <w:spacing w:line="240" w:lineRule="auto"/>
                  <w:jc w:val="right"/>
                </w:pPr>
              </w:pPrChange>
            </w:pPr>
            <w:ins w:id="1147" w:author="Yang, Xue" w:date="2023-09-27T10:02:00Z">
              <w:r w:rsidRPr="007211A4">
                <w:rPr>
                  <w:rFonts w:eastAsia="Times New Roman" w:cs="Times New Roman"/>
                  <w:color w:val="000000"/>
                  <w:kern w:val="0"/>
                  <w14:ligatures w14:val="none"/>
                  <w:rPrChange w:id="1148" w:author="Yang, Xue" w:date="2023-09-27T10:07:00Z">
                    <w:rPr>
                      <w:rFonts w:ascii="Calibri" w:eastAsia="Times New Roman" w:hAnsi="Calibri" w:cs="Calibri"/>
                      <w:color w:val="000000"/>
                      <w:kern w:val="0"/>
                      <w14:ligatures w14:val="none"/>
                    </w:rPr>
                  </w:rPrChange>
                </w:rPr>
                <w:t>0.02</w:t>
              </w:r>
            </w:ins>
          </w:p>
        </w:tc>
        <w:tc>
          <w:tcPr>
            <w:tcW w:w="960" w:type="dxa"/>
            <w:tcBorders>
              <w:top w:val="nil"/>
              <w:left w:val="nil"/>
              <w:bottom w:val="nil"/>
              <w:right w:val="nil"/>
            </w:tcBorders>
            <w:shd w:val="clear" w:color="auto" w:fill="auto"/>
            <w:noWrap/>
            <w:vAlign w:val="bottom"/>
            <w:hideMark/>
            <w:tcPrChange w:id="1149" w:author="Kompella, Sai Chandrika" w:date="2023-09-29T06:51:00Z">
              <w:tcPr>
                <w:tcW w:w="960" w:type="dxa"/>
                <w:tcBorders>
                  <w:top w:val="nil"/>
                  <w:left w:val="nil"/>
                  <w:bottom w:val="nil"/>
                  <w:right w:val="nil"/>
                </w:tcBorders>
                <w:shd w:val="clear" w:color="auto" w:fill="auto"/>
                <w:noWrap/>
                <w:vAlign w:val="bottom"/>
                <w:hideMark/>
              </w:tcPr>
            </w:tcPrChange>
          </w:tcPr>
          <w:p w14:paraId="7F631593" w14:textId="77777777" w:rsidR="00E0030C" w:rsidRPr="007211A4" w:rsidRDefault="00E0030C">
            <w:pPr>
              <w:spacing w:line="240" w:lineRule="auto"/>
              <w:jc w:val="center"/>
              <w:rPr>
                <w:ins w:id="1150" w:author="Yang, Xue" w:date="2023-09-27T10:02:00Z"/>
                <w:rFonts w:eastAsia="Times New Roman" w:cs="Times New Roman"/>
                <w:color w:val="000000"/>
                <w:kern w:val="0"/>
                <w14:ligatures w14:val="none"/>
                <w:rPrChange w:id="1151" w:author="Yang, Xue" w:date="2023-09-27T10:07:00Z">
                  <w:rPr>
                    <w:ins w:id="1152" w:author="Yang, Xue" w:date="2023-09-27T10:02:00Z"/>
                    <w:rFonts w:ascii="Calibri" w:eastAsia="Times New Roman" w:hAnsi="Calibri" w:cs="Calibri"/>
                    <w:color w:val="000000"/>
                    <w:kern w:val="0"/>
                    <w14:ligatures w14:val="none"/>
                  </w:rPr>
                </w:rPrChange>
              </w:rPr>
              <w:pPrChange w:id="1153" w:author="Yang, Xue" w:date="2023-09-27T10:03:00Z">
                <w:pPr>
                  <w:spacing w:line="240" w:lineRule="auto"/>
                  <w:jc w:val="right"/>
                </w:pPr>
              </w:pPrChange>
            </w:pPr>
            <w:ins w:id="1154" w:author="Yang, Xue" w:date="2023-09-27T10:02:00Z">
              <w:r w:rsidRPr="007211A4">
                <w:rPr>
                  <w:rFonts w:eastAsia="Times New Roman" w:cs="Times New Roman"/>
                  <w:color w:val="000000"/>
                  <w:kern w:val="0"/>
                  <w14:ligatures w14:val="none"/>
                  <w:rPrChange w:id="1155"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156" w:author="Kompella, Sai Chandrika" w:date="2023-09-29T06:51:00Z">
              <w:tcPr>
                <w:tcW w:w="1134" w:type="dxa"/>
                <w:tcBorders>
                  <w:top w:val="nil"/>
                  <w:left w:val="nil"/>
                  <w:bottom w:val="nil"/>
                  <w:right w:val="nil"/>
                </w:tcBorders>
                <w:shd w:val="clear" w:color="auto" w:fill="auto"/>
                <w:noWrap/>
                <w:vAlign w:val="bottom"/>
                <w:hideMark/>
              </w:tcPr>
            </w:tcPrChange>
          </w:tcPr>
          <w:p w14:paraId="173F987F" w14:textId="77777777" w:rsidR="00E0030C" w:rsidRPr="007211A4" w:rsidRDefault="00E0030C">
            <w:pPr>
              <w:spacing w:line="240" w:lineRule="auto"/>
              <w:jc w:val="center"/>
              <w:rPr>
                <w:ins w:id="1157" w:author="Yang, Xue" w:date="2023-09-27T10:02:00Z"/>
                <w:rFonts w:eastAsia="Times New Roman" w:cs="Times New Roman"/>
                <w:color w:val="000000"/>
                <w:kern w:val="0"/>
                <w14:ligatures w14:val="none"/>
                <w:rPrChange w:id="1158" w:author="Yang, Xue" w:date="2023-09-27T10:07:00Z">
                  <w:rPr>
                    <w:ins w:id="1159" w:author="Yang, Xue" w:date="2023-09-27T10:02:00Z"/>
                    <w:rFonts w:ascii="Calibri" w:eastAsia="Times New Roman" w:hAnsi="Calibri" w:cs="Calibri"/>
                    <w:color w:val="000000"/>
                    <w:kern w:val="0"/>
                    <w14:ligatures w14:val="none"/>
                  </w:rPr>
                </w:rPrChange>
              </w:rPr>
              <w:pPrChange w:id="1160" w:author="Yang, Xue" w:date="2023-09-27T10:03:00Z">
                <w:pPr>
                  <w:spacing w:line="240" w:lineRule="auto"/>
                  <w:jc w:val="right"/>
                </w:pPr>
              </w:pPrChange>
            </w:pPr>
            <w:ins w:id="1161" w:author="Yang, Xue" w:date="2023-09-27T10:02:00Z">
              <w:r w:rsidRPr="007211A4">
                <w:rPr>
                  <w:rFonts w:eastAsia="Times New Roman" w:cs="Times New Roman"/>
                  <w:color w:val="000000"/>
                  <w:kern w:val="0"/>
                  <w14:ligatures w14:val="none"/>
                  <w:rPrChange w:id="1162" w:author="Yang, Xue" w:date="2023-09-27T10:07:00Z">
                    <w:rPr>
                      <w:rFonts w:ascii="Calibri" w:eastAsia="Times New Roman" w:hAnsi="Calibri" w:cs="Calibri"/>
                      <w:color w:val="000000"/>
                      <w:kern w:val="0"/>
                      <w14:ligatures w14:val="none"/>
                    </w:rPr>
                  </w:rPrChange>
                </w:rPr>
                <w:t>0.01</w:t>
              </w:r>
            </w:ins>
          </w:p>
        </w:tc>
        <w:tc>
          <w:tcPr>
            <w:tcW w:w="1260" w:type="dxa"/>
            <w:tcBorders>
              <w:top w:val="nil"/>
              <w:left w:val="nil"/>
              <w:bottom w:val="nil"/>
              <w:right w:val="nil"/>
            </w:tcBorders>
            <w:shd w:val="clear" w:color="auto" w:fill="auto"/>
            <w:noWrap/>
            <w:vAlign w:val="bottom"/>
            <w:hideMark/>
            <w:tcPrChange w:id="1163" w:author="Kompella, Sai Chandrika" w:date="2023-09-29T06:51:00Z">
              <w:tcPr>
                <w:tcW w:w="1400" w:type="dxa"/>
                <w:tcBorders>
                  <w:top w:val="nil"/>
                  <w:left w:val="nil"/>
                  <w:bottom w:val="nil"/>
                  <w:right w:val="nil"/>
                </w:tcBorders>
                <w:shd w:val="clear" w:color="auto" w:fill="auto"/>
                <w:noWrap/>
                <w:vAlign w:val="bottom"/>
                <w:hideMark/>
              </w:tcPr>
            </w:tcPrChange>
          </w:tcPr>
          <w:p w14:paraId="7DCA0FC8" w14:textId="77777777" w:rsidR="00E0030C" w:rsidRPr="007211A4" w:rsidRDefault="00E0030C">
            <w:pPr>
              <w:spacing w:line="240" w:lineRule="auto"/>
              <w:jc w:val="center"/>
              <w:rPr>
                <w:ins w:id="1164" w:author="Yang, Xue" w:date="2023-09-27T10:02:00Z"/>
                <w:rFonts w:eastAsia="Times New Roman" w:cs="Times New Roman"/>
                <w:color w:val="000000"/>
                <w:kern w:val="0"/>
                <w14:ligatures w14:val="none"/>
                <w:rPrChange w:id="1165" w:author="Yang, Xue" w:date="2023-09-27T10:07:00Z">
                  <w:rPr>
                    <w:ins w:id="1166" w:author="Yang, Xue" w:date="2023-09-27T10:02:00Z"/>
                    <w:rFonts w:ascii="Calibri" w:eastAsia="Times New Roman" w:hAnsi="Calibri" w:cs="Calibri"/>
                    <w:color w:val="000000"/>
                    <w:kern w:val="0"/>
                    <w14:ligatures w14:val="none"/>
                  </w:rPr>
                </w:rPrChange>
              </w:rPr>
              <w:pPrChange w:id="1167" w:author="Yang, Xue" w:date="2023-09-27T10:03:00Z">
                <w:pPr>
                  <w:spacing w:line="240" w:lineRule="auto"/>
                  <w:jc w:val="right"/>
                </w:pPr>
              </w:pPrChange>
            </w:pPr>
            <w:ins w:id="1168" w:author="Yang, Xue" w:date="2023-09-27T10:02:00Z">
              <w:r w:rsidRPr="007211A4">
                <w:rPr>
                  <w:rFonts w:eastAsia="Times New Roman" w:cs="Times New Roman"/>
                  <w:color w:val="000000"/>
                  <w:kern w:val="0"/>
                  <w14:ligatures w14:val="none"/>
                  <w:rPrChange w:id="1169" w:author="Yang, Xue" w:date="2023-09-27T10:07:00Z">
                    <w:rPr>
                      <w:rFonts w:ascii="Calibri" w:eastAsia="Times New Roman" w:hAnsi="Calibri" w:cs="Calibri"/>
                      <w:color w:val="000000"/>
                      <w:kern w:val="0"/>
                      <w14:ligatures w14:val="none"/>
                    </w:rPr>
                  </w:rPrChange>
                </w:rPr>
                <w:t>0.01</w:t>
              </w:r>
            </w:ins>
          </w:p>
        </w:tc>
        <w:tc>
          <w:tcPr>
            <w:tcW w:w="981" w:type="dxa"/>
            <w:tcBorders>
              <w:top w:val="nil"/>
              <w:left w:val="nil"/>
              <w:bottom w:val="nil"/>
              <w:right w:val="nil"/>
            </w:tcBorders>
            <w:shd w:val="clear" w:color="auto" w:fill="auto"/>
            <w:noWrap/>
            <w:vAlign w:val="bottom"/>
            <w:hideMark/>
            <w:tcPrChange w:id="1170" w:author="Kompella, Sai Chandrika" w:date="2023-09-29T06:51:00Z">
              <w:tcPr>
                <w:tcW w:w="960" w:type="dxa"/>
                <w:tcBorders>
                  <w:top w:val="nil"/>
                  <w:left w:val="nil"/>
                  <w:bottom w:val="nil"/>
                  <w:right w:val="nil"/>
                </w:tcBorders>
                <w:shd w:val="clear" w:color="auto" w:fill="auto"/>
                <w:noWrap/>
                <w:vAlign w:val="bottom"/>
                <w:hideMark/>
              </w:tcPr>
            </w:tcPrChange>
          </w:tcPr>
          <w:p w14:paraId="4BCC6F15" w14:textId="77777777" w:rsidR="00E0030C" w:rsidRPr="007211A4" w:rsidRDefault="00E0030C">
            <w:pPr>
              <w:spacing w:line="240" w:lineRule="auto"/>
              <w:jc w:val="center"/>
              <w:rPr>
                <w:ins w:id="1171" w:author="Yang, Xue" w:date="2023-09-27T10:02:00Z"/>
                <w:rFonts w:eastAsia="Times New Roman" w:cs="Times New Roman"/>
                <w:color w:val="000000"/>
                <w:kern w:val="0"/>
                <w14:ligatures w14:val="none"/>
                <w:rPrChange w:id="1172" w:author="Yang, Xue" w:date="2023-09-27T10:07:00Z">
                  <w:rPr>
                    <w:ins w:id="1173" w:author="Yang, Xue" w:date="2023-09-27T10:02:00Z"/>
                    <w:rFonts w:ascii="Calibri" w:eastAsia="Times New Roman" w:hAnsi="Calibri" w:cs="Calibri"/>
                    <w:color w:val="000000"/>
                    <w:kern w:val="0"/>
                    <w14:ligatures w14:val="none"/>
                  </w:rPr>
                </w:rPrChange>
              </w:rPr>
              <w:pPrChange w:id="1174" w:author="Yang, Xue" w:date="2023-09-27T10:03:00Z">
                <w:pPr>
                  <w:spacing w:line="240" w:lineRule="auto"/>
                  <w:jc w:val="right"/>
                </w:pPr>
              </w:pPrChange>
            </w:pPr>
            <w:ins w:id="1175" w:author="Yang, Xue" w:date="2023-09-27T10:02:00Z">
              <w:r w:rsidRPr="007211A4">
                <w:rPr>
                  <w:rFonts w:eastAsia="Times New Roman" w:cs="Times New Roman"/>
                  <w:color w:val="000000"/>
                  <w:kern w:val="0"/>
                  <w14:ligatures w14:val="none"/>
                  <w:rPrChange w:id="1176" w:author="Yang, Xue" w:date="2023-09-27T10:07:00Z">
                    <w:rPr>
                      <w:rFonts w:ascii="Calibri" w:eastAsia="Times New Roman" w:hAnsi="Calibri" w:cs="Calibri"/>
                      <w:color w:val="000000"/>
                      <w:kern w:val="0"/>
                      <w14:ligatures w14:val="none"/>
                    </w:rPr>
                  </w:rPrChange>
                </w:rPr>
                <w:t>0.02</w:t>
              </w:r>
            </w:ins>
          </w:p>
        </w:tc>
        <w:tc>
          <w:tcPr>
            <w:tcW w:w="1024" w:type="dxa"/>
            <w:tcBorders>
              <w:top w:val="nil"/>
              <w:left w:val="nil"/>
              <w:bottom w:val="nil"/>
              <w:right w:val="nil"/>
            </w:tcBorders>
            <w:shd w:val="clear" w:color="auto" w:fill="auto"/>
            <w:noWrap/>
            <w:vAlign w:val="bottom"/>
            <w:hideMark/>
            <w:tcPrChange w:id="1177" w:author="Kompella, Sai Chandrika" w:date="2023-09-29T06:51:00Z">
              <w:tcPr>
                <w:tcW w:w="960" w:type="dxa"/>
                <w:tcBorders>
                  <w:top w:val="nil"/>
                  <w:left w:val="nil"/>
                  <w:bottom w:val="nil"/>
                  <w:right w:val="nil"/>
                </w:tcBorders>
                <w:shd w:val="clear" w:color="auto" w:fill="auto"/>
                <w:noWrap/>
                <w:vAlign w:val="bottom"/>
                <w:hideMark/>
              </w:tcPr>
            </w:tcPrChange>
          </w:tcPr>
          <w:p w14:paraId="7CCE432E" w14:textId="77777777" w:rsidR="00E0030C" w:rsidRPr="007211A4" w:rsidRDefault="00E0030C">
            <w:pPr>
              <w:spacing w:line="240" w:lineRule="auto"/>
              <w:jc w:val="center"/>
              <w:rPr>
                <w:ins w:id="1178" w:author="Yang, Xue" w:date="2023-09-27T10:02:00Z"/>
                <w:rFonts w:eastAsia="Times New Roman" w:cs="Times New Roman"/>
                <w:color w:val="000000"/>
                <w:kern w:val="0"/>
                <w14:ligatures w14:val="none"/>
                <w:rPrChange w:id="1179" w:author="Yang, Xue" w:date="2023-09-27T10:07:00Z">
                  <w:rPr>
                    <w:ins w:id="1180" w:author="Yang, Xue" w:date="2023-09-27T10:02:00Z"/>
                    <w:rFonts w:ascii="Calibri" w:eastAsia="Times New Roman" w:hAnsi="Calibri" w:cs="Calibri"/>
                    <w:color w:val="000000"/>
                    <w:kern w:val="0"/>
                    <w14:ligatures w14:val="none"/>
                  </w:rPr>
                </w:rPrChange>
              </w:rPr>
              <w:pPrChange w:id="1181" w:author="Yang, Xue" w:date="2023-09-27T10:03:00Z">
                <w:pPr>
                  <w:spacing w:line="240" w:lineRule="auto"/>
                  <w:jc w:val="right"/>
                </w:pPr>
              </w:pPrChange>
            </w:pPr>
            <w:ins w:id="1182" w:author="Yang, Xue" w:date="2023-09-27T10:02:00Z">
              <w:r w:rsidRPr="007211A4">
                <w:rPr>
                  <w:rFonts w:eastAsia="Times New Roman" w:cs="Times New Roman"/>
                  <w:color w:val="000000"/>
                  <w:kern w:val="0"/>
                  <w14:ligatures w14:val="none"/>
                  <w:rPrChange w:id="1183"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184" w:author="Kompella, Sai Chandrika" w:date="2023-09-29T06:51:00Z">
              <w:tcPr>
                <w:tcW w:w="1504" w:type="dxa"/>
                <w:tcBorders>
                  <w:top w:val="nil"/>
                  <w:left w:val="nil"/>
                  <w:bottom w:val="nil"/>
                  <w:right w:val="nil"/>
                </w:tcBorders>
                <w:shd w:val="clear" w:color="auto" w:fill="auto"/>
                <w:noWrap/>
                <w:vAlign w:val="bottom"/>
                <w:hideMark/>
              </w:tcPr>
            </w:tcPrChange>
          </w:tcPr>
          <w:p w14:paraId="0FF431A7" w14:textId="77777777" w:rsidR="00E0030C" w:rsidRPr="007211A4" w:rsidRDefault="00E0030C">
            <w:pPr>
              <w:spacing w:line="240" w:lineRule="auto"/>
              <w:jc w:val="center"/>
              <w:rPr>
                <w:ins w:id="1185" w:author="Yang, Xue" w:date="2023-09-27T10:02:00Z"/>
                <w:rFonts w:eastAsia="Times New Roman" w:cs="Times New Roman"/>
                <w:color w:val="000000"/>
                <w:kern w:val="0"/>
                <w14:ligatures w14:val="none"/>
                <w:rPrChange w:id="1186" w:author="Yang, Xue" w:date="2023-09-27T10:07:00Z">
                  <w:rPr>
                    <w:ins w:id="1187" w:author="Yang, Xue" w:date="2023-09-27T10:02:00Z"/>
                    <w:rFonts w:ascii="Calibri" w:eastAsia="Times New Roman" w:hAnsi="Calibri" w:cs="Calibri"/>
                    <w:color w:val="000000"/>
                    <w:kern w:val="0"/>
                    <w14:ligatures w14:val="none"/>
                  </w:rPr>
                </w:rPrChange>
              </w:rPr>
              <w:pPrChange w:id="1188" w:author="Yang, Xue" w:date="2023-09-27T10:03:00Z">
                <w:pPr>
                  <w:spacing w:line="240" w:lineRule="auto"/>
                  <w:jc w:val="right"/>
                </w:pPr>
              </w:pPrChange>
            </w:pPr>
            <w:ins w:id="1189" w:author="Yang, Xue" w:date="2023-09-27T10:02:00Z">
              <w:r w:rsidRPr="007211A4">
                <w:rPr>
                  <w:rFonts w:eastAsia="Times New Roman" w:cs="Times New Roman"/>
                  <w:color w:val="000000"/>
                  <w:kern w:val="0"/>
                  <w14:ligatures w14:val="none"/>
                  <w:rPrChange w:id="1190" w:author="Yang, Xue" w:date="2023-09-27T10:07:00Z">
                    <w:rPr>
                      <w:rFonts w:ascii="Calibri" w:eastAsia="Times New Roman" w:hAnsi="Calibri" w:cs="Calibri"/>
                      <w:color w:val="000000"/>
                      <w:kern w:val="0"/>
                      <w14:ligatures w14:val="none"/>
                    </w:rPr>
                  </w:rPrChange>
                </w:rPr>
                <w:t>0.07</w:t>
              </w:r>
            </w:ins>
          </w:p>
        </w:tc>
      </w:tr>
      <w:tr w:rsidR="00E0030C" w:rsidRPr="00E0030C" w14:paraId="305B31C5" w14:textId="77777777" w:rsidTr="2B44B431">
        <w:trPr>
          <w:trHeight w:val="288"/>
          <w:jc w:val="center"/>
          <w:ins w:id="1191" w:author="Yang, Xue" w:date="2023-09-27T10:02:00Z"/>
          <w:trPrChange w:id="1192"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193" w:author="Kompella, Sai Chandrika" w:date="2023-09-29T06:51:00Z">
              <w:tcPr>
                <w:tcW w:w="2274" w:type="dxa"/>
                <w:tcBorders>
                  <w:top w:val="nil"/>
                  <w:left w:val="nil"/>
                  <w:bottom w:val="nil"/>
                  <w:right w:val="nil"/>
                </w:tcBorders>
                <w:shd w:val="clear" w:color="auto" w:fill="auto"/>
                <w:noWrap/>
                <w:vAlign w:val="bottom"/>
                <w:hideMark/>
              </w:tcPr>
            </w:tcPrChange>
          </w:tcPr>
          <w:p w14:paraId="6EC06E51" w14:textId="77777777" w:rsidR="00E0030C" w:rsidRPr="007211A4" w:rsidRDefault="00E0030C" w:rsidP="00E0030C">
            <w:pPr>
              <w:spacing w:line="240" w:lineRule="auto"/>
              <w:rPr>
                <w:ins w:id="1194" w:author="Yang, Xue" w:date="2023-09-27T10:02:00Z"/>
                <w:rFonts w:eastAsia="Times New Roman" w:cs="Times New Roman"/>
                <w:color w:val="000000"/>
                <w:kern w:val="0"/>
                <w14:ligatures w14:val="none"/>
                <w:rPrChange w:id="1195" w:author="Yang, Xue" w:date="2023-09-27T10:07:00Z">
                  <w:rPr>
                    <w:ins w:id="1196" w:author="Yang, Xue" w:date="2023-09-27T10:02:00Z"/>
                    <w:rFonts w:ascii="Calibri" w:eastAsia="Times New Roman" w:hAnsi="Calibri" w:cs="Calibri"/>
                    <w:color w:val="000000"/>
                    <w:kern w:val="0"/>
                    <w14:ligatures w14:val="none"/>
                  </w:rPr>
                </w:rPrChange>
              </w:rPr>
            </w:pPr>
            <w:proofErr w:type="spellStart"/>
            <w:ins w:id="1197" w:author="Yang, Xue" w:date="2023-09-27T10:02:00Z">
              <w:r w:rsidRPr="007211A4">
                <w:rPr>
                  <w:rFonts w:eastAsia="Times New Roman" w:cs="Times New Roman"/>
                  <w:color w:val="000000"/>
                  <w:kern w:val="0"/>
                  <w14:ligatures w14:val="none"/>
                  <w:rPrChange w:id="1198" w:author="Yang, Xue" w:date="2023-09-27T10:07:00Z">
                    <w:rPr>
                      <w:rFonts w:ascii="Calibri" w:eastAsia="Times New Roman" w:hAnsi="Calibri" w:cs="Calibri"/>
                      <w:color w:val="000000"/>
                      <w:kern w:val="0"/>
                      <w14:ligatures w14:val="none"/>
                    </w:rPr>
                  </w:rPrChange>
                </w:rPr>
                <w:t>diarrhea_diagnosis</w:t>
              </w:r>
              <w:proofErr w:type="spellEnd"/>
            </w:ins>
          </w:p>
        </w:tc>
        <w:tc>
          <w:tcPr>
            <w:tcW w:w="1170" w:type="dxa"/>
            <w:tcBorders>
              <w:top w:val="nil"/>
              <w:left w:val="nil"/>
              <w:bottom w:val="nil"/>
              <w:right w:val="nil"/>
            </w:tcBorders>
            <w:shd w:val="clear" w:color="auto" w:fill="auto"/>
            <w:noWrap/>
            <w:vAlign w:val="bottom"/>
            <w:hideMark/>
            <w:tcPrChange w:id="1199" w:author="Kompella, Sai Chandrika" w:date="2023-09-29T06:51:00Z">
              <w:tcPr>
                <w:tcW w:w="1333" w:type="dxa"/>
                <w:tcBorders>
                  <w:top w:val="nil"/>
                  <w:left w:val="nil"/>
                  <w:bottom w:val="nil"/>
                  <w:right w:val="nil"/>
                </w:tcBorders>
                <w:shd w:val="clear" w:color="auto" w:fill="auto"/>
                <w:noWrap/>
                <w:vAlign w:val="bottom"/>
                <w:hideMark/>
              </w:tcPr>
            </w:tcPrChange>
          </w:tcPr>
          <w:p w14:paraId="4799BDAA" w14:textId="77777777" w:rsidR="00E0030C" w:rsidRPr="007211A4" w:rsidRDefault="00E0030C">
            <w:pPr>
              <w:spacing w:line="240" w:lineRule="auto"/>
              <w:jc w:val="center"/>
              <w:rPr>
                <w:ins w:id="1200" w:author="Yang, Xue" w:date="2023-09-27T10:02:00Z"/>
                <w:rFonts w:eastAsia="Times New Roman" w:cs="Times New Roman"/>
                <w:color w:val="000000"/>
                <w:kern w:val="0"/>
                <w14:ligatures w14:val="none"/>
                <w:rPrChange w:id="1201" w:author="Yang, Xue" w:date="2023-09-27T10:07:00Z">
                  <w:rPr>
                    <w:ins w:id="1202" w:author="Yang, Xue" w:date="2023-09-27T10:02:00Z"/>
                    <w:rFonts w:ascii="Calibri" w:eastAsia="Times New Roman" w:hAnsi="Calibri" w:cs="Calibri"/>
                    <w:color w:val="000000"/>
                    <w:kern w:val="0"/>
                    <w14:ligatures w14:val="none"/>
                  </w:rPr>
                </w:rPrChange>
              </w:rPr>
              <w:pPrChange w:id="1203" w:author="Yang, Xue" w:date="2023-09-27T10:03:00Z">
                <w:pPr>
                  <w:spacing w:line="240" w:lineRule="auto"/>
                  <w:jc w:val="right"/>
                </w:pPr>
              </w:pPrChange>
            </w:pPr>
            <w:ins w:id="1204" w:author="Yang, Xue" w:date="2023-09-27T10:02:00Z">
              <w:r w:rsidRPr="007211A4">
                <w:rPr>
                  <w:rFonts w:eastAsia="Times New Roman" w:cs="Times New Roman"/>
                  <w:color w:val="000000"/>
                  <w:kern w:val="0"/>
                  <w14:ligatures w14:val="none"/>
                  <w:rPrChange w:id="1205" w:author="Yang, Xue" w:date="2023-09-27T10:07:00Z">
                    <w:rPr>
                      <w:rFonts w:ascii="Calibri" w:eastAsia="Times New Roman" w:hAnsi="Calibri" w:cs="Calibri"/>
                      <w:color w:val="000000"/>
                      <w:kern w:val="0"/>
                      <w14:ligatures w14:val="none"/>
                    </w:rPr>
                  </w:rPrChange>
                </w:rPr>
                <w:t>0.01</w:t>
              </w:r>
            </w:ins>
          </w:p>
        </w:tc>
        <w:tc>
          <w:tcPr>
            <w:tcW w:w="1188" w:type="dxa"/>
            <w:tcBorders>
              <w:top w:val="nil"/>
              <w:left w:val="nil"/>
              <w:bottom w:val="nil"/>
              <w:right w:val="nil"/>
            </w:tcBorders>
            <w:shd w:val="clear" w:color="auto" w:fill="auto"/>
            <w:noWrap/>
            <w:vAlign w:val="bottom"/>
            <w:hideMark/>
            <w:tcPrChange w:id="1206" w:author="Kompella, Sai Chandrika" w:date="2023-09-29T06:51:00Z">
              <w:tcPr>
                <w:tcW w:w="1351" w:type="dxa"/>
                <w:tcBorders>
                  <w:top w:val="nil"/>
                  <w:left w:val="nil"/>
                  <w:bottom w:val="nil"/>
                  <w:right w:val="nil"/>
                </w:tcBorders>
                <w:shd w:val="clear" w:color="auto" w:fill="auto"/>
                <w:noWrap/>
                <w:vAlign w:val="bottom"/>
                <w:hideMark/>
              </w:tcPr>
            </w:tcPrChange>
          </w:tcPr>
          <w:p w14:paraId="700E0510" w14:textId="77777777" w:rsidR="00E0030C" w:rsidRPr="007211A4" w:rsidRDefault="00E0030C">
            <w:pPr>
              <w:spacing w:line="240" w:lineRule="auto"/>
              <w:jc w:val="center"/>
              <w:rPr>
                <w:ins w:id="1207" w:author="Yang, Xue" w:date="2023-09-27T10:02:00Z"/>
                <w:rFonts w:eastAsia="Times New Roman" w:cs="Times New Roman"/>
                <w:color w:val="000000"/>
                <w:kern w:val="0"/>
                <w14:ligatures w14:val="none"/>
                <w:rPrChange w:id="1208" w:author="Yang, Xue" w:date="2023-09-27T10:07:00Z">
                  <w:rPr>
                    <w:ins w:id="1209" w:author="Yang, Xue" w:date="2023-09-27T10:02:00Z"/>
                    <w:rFonts w:ascii="Calibri" w:eastAsia="Times New Roman" w:hAnsi="Calibri" w:cs="Calibri"/>
                    <w:color w:val="000000"/>
                    <w:kern w:val="0"/>
                    <w14:ligatures w14:val="none"/>
                  </w:rPr>
                </w:rPrChange>
              </w:rPr>
              <w:pPrChange w:id="1210" w:author="Yang, Xue" w:date="2023-09-27T10:03:00Z">
                <w:pPr>
                  <w:spacing w:line="240" w:lineRule="auto"/>
                  <w:jc w:val="right"/>
                </w:pPr>
              </w:pPrChange>
            </w:pPr>
            <w:ins w:id="1211" w:author="Yang, Xue" w:date="2023-09-27T10:02:00Z">
              <w:r w:rsidRPr="007211A4">
                <w:rPr>
                  <w:rFonts w:eastAsia="Times New Roman" w:cs="Times New Roman"/>
                  <w:color w:val="000000"/>
                  <w:kern w:val="0"/>
                  <w14:ligatures w14:val="none"/>
                  <w:rPrChange w:id="1212" w:author="Yang, Xue" w:date="2023-09-27T10:07:00Z">
                    <w:rPr>
                      <w:rFonts w:ascii="Calibri" w:eastAsia="Times New Roman" w:hAnsi="Calibri" w:cs="Calibri"/>
                      <w:color w:val="000000"/>
                      <w:kern w:val="0"/>
                      <w14:ligatures w14:val="none"/>
                    </w:rPr>
                  </w:rPrChange>
                </w:rPr>
                <w:t>0.02</w:t>
              </w:r>
            </w:ins>
          </w:p>
        </w:tc>
        <w:tc>
          <w:tcPr>
            <w:tcW w:w="1262" w:type="dxa"/>
            <w:tcBorders>
              <w:top w:val="nil"/>
              <w:left w:val="nil"/>
              <w:bottom w:val="nil"/>
              <w:right w:val="nil"/>
            </w:tcBorders>
            <w:shd w:val="clear" w:color="auto" w:fill="auto"/>
            <w:noWrap/>
            <w:vAlign w:val="bottom"/>
            <w:hideMark/>
            <w:tcPrChange w:id="1213" w:author="Kompella, Sai Chandrika" w:date="2023-09-29T06:51:00Z">
              <w:tcPr>
                <w:tcW w:w="1715" w:type="dxa"/>
                <w:tcBorders>
                  <w:top w:val="nil"/>
                  <w:left w:val="nil"/>
                  <w:bottom w:val="nil"/>
                  <w:right w:val="nil"/>
                </w:tcBorders>
                <w:shd w:val="clear" w:color="auto" w:fill="auto"/>
                <w:noWrap/>
                <w:vAlign w:val="bottom"/>
                <w:hideMark/>
              </w:tcPr>
            </w:tcPrChange>
          </w:tcPr>
          <w:p w14:paraId="64E51CA3" w14:textId="77777777" w:rsidR="00E0030C" w:rsidRPr="007211A4" w:rsidRDefault="00E0030C">
            <w:pPr>
              <w:spacing w:line="240" w:lineRule="auto"/>
              <w:jc w:val="center"/>
              <w:rPr>
                <w:ins w:id="1214" w:author="Yang, Xue" w:date="2023-09-27T10:02:00Z"/>
                <w:rFonts w:eastAsia="Times New Roman" w:cs="Times New Roman"/>
                <w:color w:val="000000"/>
                <w:kern w:val="0"/>
                <w14:ligatures w14:val="none"/>
                <w:rPrChange w:id="1215" w:author="Yang, Xue" w:date="2023-09-27T10:07:00Z">
                  <w:rPr>
                    <w:ins w:id="1216" w:author="Yang, Xue" w:date="2023-09-27T10:02:00Z"/>
                    <w:rFonts w:ascii="Calibri" w:eastAsia="Times New Roman" w:hAnsi="Calibri" w:cs="Calibri"/>
                    <w:color w:val="000000"/>
                    <w:kern w:val="0"/>
                    <w14:ligatures w14:val="none"/>
                  </w:rPr>
                </w:rPrChange>
              </w:rPr>
              <w:pPrChange w:id="1217" w:author="Yang, Xue" w:date="2023-09-27T10:03:00Z">
                <w:pPr>
                  <w:spacing w:line="240" w:lineRule="auto"/>
                  <w:jc w:val="right"/>
                </w:pPr>
              </w:pPrChange>
            </w:pPr>
            <w:ins w:id="1218" w:author="Yang, Xue" w:date="2023-09-27T10:02:00Z">
              <w:r w:rsidRPr="007211A4">
                <w:rPr>
                  <w:rFonts w:eastAsia="Times New Roman" w:cs="Times New Roman"/>
                  <w:color w:val="000000"/>
                  <w:kern w:val="0"/>
                  <w14:ligatures w14:val="none"/>
                  <w:rPrChange w:id="1219" w:author="Yang, Xue" w:date="2023-09-27T10:07:00Z">
                    <w:rPr>
                      <w:rFonts w:ascii="Calibri" w:eastAsia="Times New Roman" w:hAnsi="Calibri" w:cs="Calibri"/>
                      <w:color w:val="000000"/>
                      <w:kern w:val="0"/>
                      <w14:ligatures w14:val="none"/>
                    </w:rPr>
                  </w:rPrChange>
                </w:rPr>
                <w:t>0.02</w:t>
              </w:r>
            </w:ins>
          </w:p>
        </w:tc>
        <w:tc>
          <w:tcPr>
            <w:tcW w:w="1244" w:type="dxa"/>
            <w:tcBorders>
              <w:top w:val="nil"/>
              <w:left w:val="nil"/>
              <w:bottom w:val="nil"/>
              <w:right w:val="nil"/>
            </w:tcBorders>
            <w:shd w:val="clear" w:color="auto" w:fill="auto"/>
            <w:noWrap/>
            <w:vAlign w:val="bottom"/>
            <w:hideMark/>
            <w:tcPrChange w:id="1220" w:author="Kompella, Sai Chandrika" w:date="2023-09-29T06:51:00Z">
              <w:tcPr>
                <w:tcW w:w="1697" w:type="dxa"/>
                <w:tcBorders>
                  <w:top w:val="nil"/>
                  <w:left w:val="nil"/>
                  <w:bottom w:val="nil"/>
                  <w:right w:val="nil"/>
                </w:tcBorders>
                <w:shd w:val="clear" w:color="auto" w:fill="auto"/>
                <w:noWrap/>
                <w:vAlign w:val="bottom"/>
                <w:hideMark/>
              </w:tcPr>
            </w:tcPrChange>
          </w:tcPr>
          <w:p w14:paraId="448893B9" w14:textId="77777777" w:rsidR="00E0030C" w:rsidRPr="007211A4" w:rsidRDefault="00E0030C">
            <w:pPr>
              <w:spacing w:line="240" w:lineRule="auto"/>
              <w:jc w:val="center"/>
              <w:rPr>
                <w:ins w:id="1221" w:author="Yang, Xue" w:date="2023-09-27T10:02:00Z"/>
                <w:rFonts w:eastAsia="Times New Roman" w:cs="Times New Roman"/>
                <w:color w:val="000000"/>
                <w:kern w:val="0"/>
                <w14:ligatures w14:val="none"/>
                <w:rPrChange w:id="1222" w:author="Yang, Xue" w:date="2023-09-27T10:07:00Z">
                  <w:rPr>
                    <w:ins w:id="1223" w:author="Yang, Xue" w:date="2023-09-27T10:02:00Z"/>
                    <w:rFonts w:ascii="Calibri" w:eastAsia="Times New Roman" w:hAnsi="Calibri" w:cs="Calibri"/>
                    <w:color w:val="000000"/>
                    <w:kern w:val="0"/>
                    <w14:ligatures w14:val="none"/>
                  </w:rPr>
                </w:rPrChange>
              </w:rPr>
              <w:pPrChange w:id="1224" w:author="Yang, Xue" w:date="2023-09-27T10:03:00Z">
                <w:pPr>
                  <w:spacing w:line="240" w:lineRule="auto"/>
                  <w:jc w:val="right"/>
                </w:pPr>
              </w:pPrChange>
            </w:pPr>
            <w:ins w:id="1225" w:author="Yang, Xue" w:date="2023-09-27T10:02:00Z">
              <w:r w:rsidRPr="007211A4">
                <w:rPr>
                  <w:rFonts w:eastAsia="Times New Roman" w:cs="Times New Roman"/>
                  <w:color w:val="000000"/>
                  <w:kern w:val="0"/>
                  <w14:ligatures w14:val="none"/>
                  <w:rPrChange w:id="1226" w:author="Yang, Xue" w:date="2023-09-27T10:07:00Z">
                    <w:rPr>
                      <w:rFonts w:ascii="Calibri" w:eastAsia="Times New Roman" w:hAnsi="Calibri" w:cs="Calibri"/>
                      <w:color w:val="000000"/>
                      <w:kern w:val="0"/>
                      <w14:ligatures w14:val="none"/>
                    </w:rPr>
                  </w:rPrChange>
                </w:rPr>
                <w:t>0.02</w:t>
              </w:r>
            </w:ins>
          </w:p>
        </w:tc>
        <w:tc>
          <w:tcPr>
            <w:tcW w:w="960" w:type="dxa"/>
            <w:tcBorders>
              <w:top w:val="nil"/>
              <w:left w:val="nil"/>
              <w:bottom w:val="nil"/>
              <w:right w:val="nil"/>
            </w:tcBorders>
            <w:shd w:val="clear" w:color="auto" w:fill="auto"/>
            <w:noWrap/>
            <w:vAlign w:val="bottom"/>
            <w:hideMark/>
            <w:tcPrChange w:id="1227" w:author="Kompella, Sai Chandrika" w:date="2023-09-29T06:51:00Z">
              <w:tcPr>
                <w:tcW w:w="960" w:type="dxa"/>
                <w:tcBorders>
                  <w:top w:val="nil"/>
                  <w:left w:val="nil"/>
                  <w:bottom w:val="nil"/>
                  <w:right w:val="nil"/>
                </w:tcBorders>
                <w:shd w:val="clear" w:color="auto" w:fill="auto"/>
                <w:noWrap/>
                <w:vAlign w:val="bottom"/>
                <w:hideMark/>
              </w:tcPr>
            </w:tcPrChange>
          </w:tcPr>
          <w:p w14:paraId="4697F95F" w14:textId="77777777" w:rsidR="00E0030C" w:rsidRPr="007211A4" w:rsidRDefault="00E0030C">
            <w:pPr>
              <w:spacing w:line="240" w:lineRule="auto"/>
              <w:jc w:val="center"/>
              <w:rPr>
                <w:ins w:id="1228" w:author="Yang, Xue" w:date="2023-09-27T10:02:00Z"/>
                <w:rFonts w:eastAsia="Times New Roman" w:cs="Times New Roman"/>
                <w:color w:val="000000"/>
                <w:kern w:val="0"/>
                <w14:ligatures w14:val="none"/>
                <w:rPrChange w:id="1229" w:author="Yang, Xue" w:date="2023-09-27T10:07:00Z">
                  <w:rPr>
                    <w:ins w:id="1230" w:author="Yang, Xue" w:date="2023-09-27T10:02:00Z"/>
                    <w:rFonts w:ascii="Calibri" w:eastAsia="Times New Roman" w:hAnsi="Calibri" w:cs="Calibri"/>
                    <w:color w:val="000000"/>
                    <w:kern w:val="0"/>
                    <w14:ligatures w14:val="none"/>
                  </w:rPr>
                </w:rPrChange>
              </w:rPr>
              <w:pPrChange w:id="1231" w:author="Yang, Xue" w:date="2023-09-27T10:03:00Z">
                <w:pPr>
                  <w:spacing w:line="240" w:lineRule="auto"/>
                  <w:jc w:val="right"/>
                </w:pPr>
              </w:pPrChange>
            </w:pPr>
            <w:ins w:id="1232" w:author="Yang, Xue" w:date="2023-09-27T10:02:00Z">
              <w:r w:rsidRPr="007211A4">
                <w:rPr>
                  <w:rFonts w:eastAsia="Times New Roman" w:cs="Times New Roman"/>
                  <w:color w:val="000000"/>
                  <w:kern w:val="0"/>
                  <w14:ligatures w14:val="none"/>
                  <w:rPrChange w:id="1233"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234" w:author="Kompella, Sai Chandrika" w:date="2023-09-29T06:51:00Z">
              <w:tcPr>
                <w:tcW w:w="1134" w:type="dxa"/>
                <w:tcBorders>
                  <w:top w:val="nil"/>
                  <w:left w:val="nil"/>
                  <w:bottom w:val="nil"/>
                  <w:right w:val="nil"/>
                </w:tcBorders>
                <w:shd w:val="clear" w:color="auto" w:fill="auto"/>
                <w:noWrap/>
                <w:vAlign w:val="bottom"/>
                <w:hideMark/>
              </w:tcPr>
            </w:tcPrChange>
          </w:tcPr>
          <w:p w14:paraId="4F469132" w14:textId="77777777" w:rsidR="00E0030C" w:rsidRPr="007211A4" w:rsidRDefault="00E0030C">
            <w:pPr>
              <w:spacing w:line="240" w:lineRule="auto"/>
              <w:jc w:val="center"/>
              <w:rPr>
                <w:ins w:id="1235" w:author="Yang, Xue" w:date="2023-09-27T10:02:00Z"/>
                <w:rFonts w:eastAsia="Times New Roman" w:cs="Times New Roman"/>
                <w:color w:val="000000"/>
                <w:kern w:val="0"/>
                <w14:ligatures w14:val="none"/>
                <w:rPrChange w:id="1236" w:author="Yang, Xue" w:date="2023-09-27T10:07:00Z">
                  <w:rPr>
                    <w:ins w:id="1237" w:author="Yang, Xue" w:date="2023-09-27T10:02:00Z"/>
                    <w:rFonts w:ascii="Calibri" w:eastAsia="Times New Roman" w:hAnsi="Calibri" w:cs="Calibri"/>
                    <w:color w:val="000000"/>
                    <w:kern w:val="0"/>
                    <w14:ligatures w14:val="none"/>
                  </w:rPr>
                </w:rPrChange>
              </w:rPr>
              <w:pPrChange w:id="1238" w:author="Yang, Xue" w:date="2023-09-27T10:03:00Z">
                <w:pPr>
                  <w:spacing w:line="240" w:lineRule="auto"/>
                  <w:jc w:val="right"/>
                </w:pPr>
              </w:pPrChange>
            </w:pPr>
            <w:ins w:id="1239" w:author="Yang, Xue" w:date="2023-09-27T10:02:00Z">
              <w:r w:rsidRPr="007211A4">
                <w:rPr>
                  <w:rFonts w:eastAsia="Times New Roman" w:cs="Times New Roman"/>
                  <w:color w:val="000000"/>
                  <w:kern w:val="0"/>
                  <w14:ligatures w14:val="none"/>
                  <w:rPrChange w:id="1240" w:author="Yang, Xue" w:date="2023-09-27T10:07:00Z">
                    <w:rPr>
                      <w:rFonts w:ascii="Calibri" w:eastAsia="Times New Roman" w:hAnsi="Calibri" w:cs="Calibri"/>
                      <w:color w:val="000000"/>
                      <w:kern w:val="0"/>
                      <w14:ligatures w14:val="none"/>
                    </w:rPr>
                  </w:rPrChange>
                </w:rPr>
                <w:t>0.01</w:t>
              </w:r>
            </w:ins>
          </w:p>
        </w:tc>
        <w:tc>
          <w:tcPr>
            <w:tcW w:w="1260" w:type="dxa"/>
            <w:tcBorders>
              <w:top w:val="nil"/>
              <w:left w:val="nil"/>
              <w:bottom w:val="nil"/>
              <w:right w:val="nil"/>
            </w:tcBorders>
            <w:shd w:val="clear" w:color="auto" w:fill="auto"/>
            <w:noWrap/>
            <w:vAlign w:val="bottom"/>
            <w:hideMark/>
            <w:tcPrChange w:id="1241" w:author="Kompella, Sai Chandrika" w:date="2023-09-29T06:51:00Z">
              <w:tcPr>
                <w:tcW w:w="1400" w:type="dxa"/>
                <w:tcBorders>
                  <w:top w:val="nil"/>
                  <w:left w:val="nil"/>
                  <w:bottom w:val="nil"/>
                  <w:right w:val="nil"/>
                </w:tcBorders>
                <w:shd w:val="clear" w:color="auto" w:fill="auto"/>
                <w:noWrap/>
                <w:vAlign w:val="bottom"/>
                <w:hideMark/>
              </w:tcPr>
            </w:tcPrChange>
          </w:tcPr>
          <w:p w14:paraId="613D0347" w14:textId="77777777" w:rsidR="00E0030C" w:rsidRPr="007211A4" w:rsidRDefault="00E0030C">
            <w:pPr>
              <w:spacing w:line="240" w:lineRule="auto"/>
              <w:jc w:val="center"/>
              <w:rPr>
                <w:ins w:id="1242" w:author="Yang, Xue" w:date="2023-09-27T10:02:00Z"/>
                <w:rFonts w:eastAsia="Times New Roman" w:cs="Times New Roman"/>
                <w:color w:val="000000"/>
                <w:kern w:val="0"/>
                <w14:ligatures w14:val="none"/>
                <w:rPrChange w:id="1243" w:author="Yang, Xue" w:date="2023-09-27T10:07:00Z">
                  <w:rPr>
                    <w:ins w:id="1244" w:author="Yang, Xue" w:date="2023-09-27T10:02:00Z"/>
                    <w:rFonts w:ascii="Calibri" w:eastAsia="Times New Roman" w:hAnsi="Calibri" w:cs="Calibri"/>
                    <w:color w:val="000000"/>
                    <w:kern w:val="0"/>
                    <w14:ligatures w14:val="none"/>
                  </w:rPr>
                </w:rPrChange>
              </w:rPr>
              <w:pPrChange w:id="1245" w:author="Yang, Xue" w:date="2023-09-27T10:03:00Z">
                <w:pPr>
                  <w:spacing w:line="240" w:lineRule="auto"/>
                  <w:jc w:val="right"/>
                </w:pPr>
              </w:pPrChange>
            </w:pPr>
            <w:ins w:id="1246" w:author="Yang, Xue" w:date="2023-09-27T10:02:00Z">
              <w:r w:rsidRPr="007211A4">
                <w:rPr>
                  <w:rFonts w:eastAsia="Times New Roman" w:cs="Times New Roman"/>
                  <w:color w:val="000000"/>
                  <w:kern w:val="0"/>
                  <w14:ligatures w14:val="none"/>
                  <w:rPrChange w:id="1247" w:author="Yang, Xue" w:date="2023-09-27T10:07:00Z">
                    <w:rPr>
                      <w:rFonts w:ascii="Calibri" w:eastAsia="Times New Roman" w:hAnsi="Calibri" w:cs="Calibri"/>
                      <w:color w:val="000000"/>
                      <w:kern w:val="0"/>
                      <w14:ligatures w14:val="none"/>
                    </w:rPr>
                  </w:rPrChange>
                </w:rPr>
                <w:t>0.04</w:t>
              </w:r>
            </w:ins>
          </w:p>
        </w:tc>
        <w:tc>
          <w:tcPr>
            <w:tcW w:w="981" w:type="dxa"/>
            <w:tcBorders>
              <w:top w:val="nil"/>
              <w:left w:val="nil"/>
              <w:bottom w:val="nil"/>
              <w:right w:val="nil"/>
            </w:tcBorders>
            <w:shd w:val="clear" w:color="auto" w:fill="auto"/>
            <w:noWrap/>
            <w:vAlign w:val="bottom"/>
            <w:hideMark/>
            <w:tcPrChange w:id="1248" w:author="Kompella, Sai Chandrika" w:date="2023-09-29T06:51:00Z">
              <w:tcPr>
                <w:tcW w:w="960" w:type="dxa"/>
                <w:tcBorders>
                  <w:top w:val="nil"/>
                  <w:left w:val="nil"/>
                  <w:bottom w:val="nil"/>
                  <w:right w:val="nil"/>
                </w:tcBorders>
                <w:shd w:val="clear" w:color="auto" w:fill="auto"/>
                <w:noWrap/>
                <w:vAlign w:val="bottom"/>
                <w:hideMark/>
              </w:tcPr>
            </w:tcPrChange>
          </w:tcPr>
          <w:p w14:paraId="7CB3AC02" w14:textId="77777777" w:rsidR="00E0030C" w:rsidRPr="007211A4" w:rsidRDefault="00E0030C">
            <w:pPr>
              <w:spacing w:line="240" w:lineRule="auto"/>
              <w:jc w:val="center"/>
              <w:rPr>
                <w:ins w:id="1249" w:author="Yang, Xue" w:date="2023-09-27T10:02:00Z"/>
                <w:rFonts w:eastAsia="Times New Roman" w:cs="Times New Roman"/>
                <w:color w:val="000000"/>
                <w:kern w:val="0"/>
                <w14:ligatures w14:val="none"/>
                <w:rPrChange w:id="1250" w:author="Yang, Xue" w:date="2023-09-27T10:07:00Z">
                  <w:rPr>
                    <w:ins w:id="1251" w:author="Yang, Xue" w:date="2023-09-27T10:02:00Z"/>
                    <w:rFonts w:ascii="Calibri" w:eastAsia="Times New Roman" w:hAnsi="Calibri" w:cs="Calibri"/>
                    <w:color w:val="000000"/>
                    <w:kern w:val="0"/>
                    <w14:ligatures w14:val="none"/>
                  </w:rPr>
                </w:rPrChange>
              </w:rPr>
              <w:pPrChange w:id="1252" w:author="Yang, Xue" w:date="2023-09-27T10:03:00Z">
                <w:pPr>
                  <w:spacing w:line="240" w:lineRule="auto"/>
                  <w:jc w:val="right"/>
                </w:pPr>
              </w:pPrChange>
            </w:pPr>
            <w:ins w:id="1253" w:author="Yang, Xue" w:date="2023-09-27T10:02:00Z">
              <w:r w:rsidRPr="007211A4">
                <w:rPr>
                  <w:rFonts w:eastAsia="Times New Roman" w:cs="Times New Roman"/>
                  <w:color w:val="000000"/>
                  <w:kern w:val="0"/>
                  <w14:ligatures w14:val="none"/>
                  <w:rPrChange w:id="1254" w:author="Yang, Xue" w:date="2023-09-27T10:07:00Z">
                    <w:rPr>
                      <w:rFonts w:ascii="Calibri" w:eastAsia="Times New Roman" w:hAnsi="Calibri" w:cs="Calibri"/>
                      <w:color w:val="000000"/>
                      <w:kern w:val="0"/>
                      <w14:ligatures w14:val="none"/>
                    </w:rPr>
                  </w:rPrChange>
                </w:rPr>
                <w:t>0.01</w:t>
              </w:r>
            </w:ins>
          </w:p>
        </w:tc>
        <w:tc>
          <w:tcPr>
            <w:tcW w:w="1024" w:type="dxa"/>
            <w:tcBorders>
              <w:top w:val="nil"/>
              <w:left w:val="nil"/>
              <w:bottom w:val="nil"/>
              <w:right w:val="nil"/>
            </w:tcBorders>
            <w:shd w:val="clear" w:color="auto" w:fill="auto"/>
            <w:noWrap/>
            <w:vAlign w:val="bottom"/>
            <w:hideMark/>
            <w:tcPrChange w:id="1255" w:author="Kompella, Sai Chandrika" w:date="2023-09-29T06:51:00Z">
              <w:tcPr>
                <w:tcW w:w="960" w:type="dxa"/>
                <w:tcBorders>
                  <w:top w:val="nil"/>
                  <w:left w:val="nil"/>
                  <w:bottom w:val="nil"/>
                  <w:right w:val="nil"/>
                </w:tcBorders>
                <w:shd w:val="clear" w:color="auto" w:fill="auto"/>
                <w:noWrap/>
                <w:vAlign w:val="bottom"/>
                <w:hideMark/>
              </w:tcPr>
            </w:tcPrChange>
          </w:tcPr>
          <w:p w14:paraId="13DAB42D" w14:textId="77777777" w:rsidR="00E0030C" w:rsidRPr="007211A4" w:rsidRDefault="00E0030C">
            <w:pPr>
              <w:spacing w:line="240" w:lineRule="auto"/>
              <w:jc w:val="center"/>
              <w:rPr>
                <w:ins w:id="1256" w:author="Yang, Xue" w:date="2023-09-27T10:02:00Z"/>
                <w:rFonts w:eastAsia="Times New Roman" w:cs="Times New Roman"/>
                <w:color w:val="000000"/>
                <w:kern w:val="0"/>
                <w14:ligatures w14:val="none"/>
                <w:rPrChange w:id="1257" w:author="Yang, Xue" w:date="2023-09-27T10:07:00Z">
                  <w:rPr>
                    <w:ins w:id="1258" w:author="Yang, Xue" w:date="2023-09-27T10:02:00Z"/>
                    <w:rFonts w:ascii="Calibri" w:eastAsia="Times New Roman" w:hAnsi="Calibri" w:cs="Calibri"/>
                    <w:color w:val="000000"/>
                    <w:kern w:val="0"/>
                    <w14:ligatures w14:val="none"/>
                  </w:rPr>
                </w:rPrChange>
              </w:rPr>
              <w:pPrChange w:id="1259" w:author="Yang, Xue" w:date="2023-09-27T10:03:00Z">
                <w:pPr>
                  <w:spacing w:line="240" w:lineRule="auto"/>
                  <w:jc w:val="right"/>
                </w:pPr>
              </w:pPrChange>
            </w:pPr>
            <w:ins w:id="1260" w:author="Yang, Xue" w:date="2023-09-27T10:02:00Z">
              <w:r w:rsidRPr="007211A4">
                <w:rPr>
                  <w:rFonts w:eastAsia="Times New Roman" w:cs="Times New Roman"/>
                  <w:color w:val="000000"/>
                  <w:kern w:val="0"/>
                  <w14:ligatures w14:val="none"/>
                  <w:rPrChange w:id="1261" w:author="Yang, Xue" w:date="2023-09-27T10:07:00Z">
                    <w:rPr>
                      <w:rFonts w:ascii="Calibri" w:eastAsia="Times New Roman" w:hAnsi="Calibri" w:cs="Calibri"/>
                      <w:color w:val="000000"/>
                      <w:kern w:val="0"/>
                      <w14:ligatures w14:val="none"/>
                    </w:rPr>
                  </w:rPrChange>
                </w:rPr>
                <w:t>0.01</w:t>
              </w:r>
            </w:ins>
          </w:p>
        </w:tc>
        <w:tc>
          <w:tcPr>
            <w:tcW w:w="1200" w:type="dxa"/>
            <w:tcBorders>
              <w:top w:val="nil"/>
              <w:left w:val="nil"/>
              <w:bottom w:val="nil"/>
              <w:right w:val="nil"/>
            </w:tcBorders>
            <w:shd w:val="clear" w:color="auto" w:fill="auto"/>
            <w:noWrap/>
            <w:vAlign w:val="bottom"/>
            <w:hideMark/>
            <w:tcPrChange w:id="1262" w:author="Kompella, Sai Chandrika" w:date="2023-09-29T06:51:00Z">
              <w:tcPr>
                <w:tcW w:w="1504" w:type="dxa"/>
                <w:tcBorders>
                  <w:top w:val="nil"/>
                  <w:left w:val="nil"/>
                  <w:bottom w:val="nil"/>
                  <w:right w:val="nil"/>
                </w:tcBorders>
                <w:shd w:val="clear" w:color="auto" w:fill="auto"/>
                <w:noWrap/>
                <w:vAlign w:val="bottom"/>
                <w:hideMark/>
              </w:tcPr>
            </w:tcPrChange>
          </w:tcPr>
          <w:p w14:paraId="483EE81B" w14:textId="77777777" w:rsidR="00E0030C" w:rsidRPr="007211A4" w:rsidRDefault="00E0030C">
            <w:pPr>
              <w:spacing w:line="240" w:lineRule="auto"/>
              <w:jc w:val="center"/>
              <w:rPr>
                <w:ins w:id="1263" w:author="Yang, Xue" w:date="2023-09-27T10:02:00Z"/>
                <w:rFonts w:eastAsia="Times New Roman" w:cs="Times New Roman"/>
                <w:color w:val="000000"/>
                <w:kern w:val="0"/>
                <w14:ligatures w14:val="none"/>
                <w:rPrChange w:id="1264" w:author="Yang, Xue" w:date="2023-09-27T10:07:00Z">
                  <w:rPr>
                    <w:ins w:id="1265" w:author="Yang, Xue" w:date="2023-09-27T10:02:00Z"/>
                    <w:rFonts w:ascii="Calibri" w:eastAsia="Times New Roman" w:hAnsi="Calibri" w:cs="Calibri"/>
                    <w:color w:val="000000"/>
                    <w:kern w:val="0"/>
                    <w14:ligatures w14:val="none"/>
                  </w:rPr>
                </w:rPrChange>
              </w:rPr>
              <w:pPrChange w:id="1266" w:author="Yang, Xue" w:date="2023-09-27T10:03:00Z">
                <w:pPr>
                  <w:spacing w:line="240" w:lineRule="auto"/>
                  <w:jc w:val="right"/>
                </w:pPr>
              </w:pPrChange>
            </w:pPr>
            <w:ins w:id="1267" w:author="Yang, Xue" w:date="2023-09-27T10:02:00Z">
              <w:r w:rsidRPr="007211A4">
                <w:rPr>
                  <w:rFonts w:eastAsia="Times New Roman" w:cs="Times New Roman"/>
                  <w:color w:val="000000"/>
                  <w:kern w:val="0"/>
                  <w14:ligatures w14:val="none"/>
                  <w:rPrChange w:id="1268" w:author="Yang, Xue" w:date="2023-09-27T10:07:00Z">
                    <w:rPr>
                      <w:rFonts w:ascii="Calibri" w:eastAsia="Times New Roman" w:hAnsi="Calibri" w:cs="Calibri"/>
                      <w:color w:val="000000"/>
                      <w:kern w:val="0"/>
                      <w14:ligatures w14:val="none"/>
                    </w:rPr>
                  </w:rPrChange>
                </w:rPr>
                <w:t>0.05</w:t>
              </w:r>
            </w:ins>
          </w:p>
        </w:tc>
      </w:tr>
      <w:tr w:rsidR="00E0030C" w:rsidRPr="00E0030C" w14:paraId="508E87AA" w14:textId="77777777" w:rsidTr="2B44B431">
        <w:trPr>
          <w:trHeight w:val="288"/>
          <w:jc w:val="center"/>
          <w:ins w:id="1269" w:author="Yang, Xue" w:date="2023-09-27T10:02:00Z"/>
          <w:trPrChange w:id="1270"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271" w:author="Kompella, Sai Chandrika" w:date="2023-09-29T06:51:00Z">
              <w:tcPr>
                <w:tcW w:w="2274" w:type="dxa"/>
                <w:tcBorders>
                  <w:top w:val="nil"/>
                  <w:left w:val="nil"/>
                  <w:bottom w:val="nil"/>
                  <w:right w:val="nil"/>
                </w:tcBorders>
                <w:shd w:val="clear" w:color="auto" w:fill="auto"/>
                <w:noWrap/>
                <w:vAlign w:val="bottom"/>
                <w:hideMark/>
              </w:tcPr>
            </w:tcPrChange>
          </w:tcPr>
          <w:p w14:paraId="359123DD" w14:textId="77777777" w:rsidR="00E0030C" w:rsidRPr="007211A4" w:rsidRDefault="00E0030C" w:rsidP="00E0030C">
            <w:pPr>
              <w:spacing w:line="240" w:lineRule="auto"/>
              <w:rPr>
                <w:ins w:id="1272" w:author="Yang, Xue" w:date="2023-09-27T10:02:00Z"/>
                <w:rFonts w:eastAsia="Times New Roman" w:cs="Times New Roman"/>
                <w:color w:val="000000"/>
                <w:kern w:val="0"/>
                <w14:ligatures w14:val="none"/>
                <w:rPrChange w:id="1273" w:author="Yang, Xue" w:date="2023-09-27T10:07:00Z">
                  <w:rPr>
                    <w:ins w:id="1274" w:author="Yang, Xue" w:date="2023-09-27T10:02:00Z"/>
                    <w:rFonts w:ascii="Calibri" w:eastAsia="Times New Roman" w:hAnsi="Calibri" w:cs="Calibri"/>
                    <w:color w:val="000000"/>
                    <w:kern w:val="0"/>
                    <w14:ligatures w14:val="none"/>
                  </w:rPr>
                </w:rPrChange>
              </w:rPr>
            </w:pPr>
            <w:proofErr w:type="spellStart"/>
            <w:ins w:id="1275" w:author="Yang, Xue" w:date="2023-09-27T10:02:00Z">
              <w:r w:rsidRPr="007211A4">
                <w:rPr>
                  <w:rFonts w:eastAsia="Times New Roman" w:cs="Times New Roman"/>
                  <w:color w:val="000000"/>
                  <w:kern w:val="0"/>
                  <w14:ligatures w14:val="none"/>
                  <w:rPrChange w:id="1276" w:author="Yang, Xue" w:date="2023-09-27T10:07:00Z">
                    <w:rPr>
                      <w:rFonts w:ascii="Calibri" w:eastAsia="Times New Roman" w:hAnsi="Calibri" w:cs="Calibri"/>
                      <w:color w:val="000000"/>
                      <w:kern w:val="0"/>
                      <w14:ligatures w14:val="none"/>
                    </w:rPr>
                  </w:rPrChange>
                </w:rPr>
                <w:t>constipation_diagnosis</w:t>
              </w:r>
              <w:proofErr w:type="spellEnd"/>
            </w:ins>
          </w:p>
        </w:tc>
        <w:tc>
          <w:tcPr>
            <w:tcW w:w="1170" w:type="dxa"/>
            <w:tcBorders>
              <w:top w:val="nil"/>
              <w:left w:val="nil"/>
              <w:bottom w:val="nil"/>
              <w:right w:val="nil"/>
            </w:tcBorders>
            <w:shd w:val="clear" w:color="auto" w:fill="auto"/>
            <w:noWrap/>
            <w:vAlign w:val="bottom"/>
            <w:hideMark/>
            <w:tcPrChange w:id="1277" w:author="Kompella, Sai Chandrika" w:date="2023-09-29T06:51:00Z">
              <w:tcPr>
                <w:tcW w:w="1333" w:type="dxa"/>
                <w:tcBorders>
                  <w:top w:val="nil"/>
                  <w:left w:val="nil"/>
                  <w:bottom w:val="nil"/>
                  <w:right w:val="nil"/>
                </w:tcBorders>
                <w:shd w:val="clear" w:color="auto" w:fill="auto"/>
                <w:noWrap/>
                <w:vAlign w:val="bottom"/>
                <w:hideMark/>
              </w:tcPr>
            </w:tcPrChange>
          </w:tcPr>
          <w:p w14:paraId="20D60AFF" w14:textId="77777777" w:rsidR="00E0030C" w:rsidRPr="007211A4" w:rsidRDefault="00E0030C">
            <w:pPr>
              <w:spacing w:line="240" w:lineRule="auto"/>
              <w:jc w:val="center"/>
              <w:rPr>
                <w:ins w:id="1278" w:author="Yang, Xue" w:date="2023-09-27T10:02:00Z"/>
                <w:rFonts w:eastAsia="Times New Roman" w:cs="Times New Roman"/>
                <w:color w:val="000000"/>
                <w:kern w:val="0"/>
                <w14:ligatures w14:val="none"/>
                <w:rPrChange w:id="1279" w:author="Yang, Xue" w:date="2023-09-27T10:07:00Z">
                  <w:rPr>
                    <w:ins w:id="1280" w:author="Yang, Xue" w:date="2023-09-27T10:02:00Z"/>
                    <w:rFonts w:ascii="Calibri" w:eastAsia="Times New Roman" w:hAnsi="Calibri" w:cs="Calibri"/>
                    <w:color w:val="000000"/>
                    <w:kern w:val="0"/>
                    <w14:ligatures w14:val="none"/>
                  </w:rPr>
                </w:rPrChange>
              </w:rPr>
              <w:pPrChange w:id="1281" w:author="Yang, Xue" w:date="2023-09-27T10:03:00Z">
                <w:pPr>
                  <w:spacing w:line="240" w:lineRule="auto"/>
                  <w:jc w:val="right"/>
                </w:pPr>
              </w:pPrChange>
            </w:pPr>
            <w:ins w:id="1282" w:author="Yang, Xue" w:date="2023-09-27T10:02:00Z">
              <w:r w:rsidRPr="007211A4">
                <w:rPr>
                  <w:rFonts w:eastAsia="Times New Roman" w:cs="Times New Roman"/>
                  <w:color w:val="000000"/>
                  <w:kern w:val="0"/>
                  <w14:ligatures w14:val="none"/>
                  <w:rPrChange w:id="1283" w:author="Yang, Xue" w:date="2023-09-27T10:07:00Z">
                    <w:rPr>
                      <w:rFonts w:ascii="Calibri" w:eastAsia="Times New Roman" w:hAnsi="Calibri" w:cs="Calibri"/>
                      <w:color w:val="000000"/>
                      <w:kern w:val="0"/>
                      <w14:ligatures w14:val="none"/>
                    </w:rPr>
                  </w:rPrChange>
                </w:rPr>
                <w:t>0.01</w:t>
              </w:r>
            </w:ins>
          </w:p>
        </w:tc>
        <w:tc>
          <w:tcPr>
            <w:tcW w:w="1188" w:type="dxa"/>
            <w:tcBorders>
              <w:top w:val="nil"/>
              <w:left w:val="nil"/>
              <w:bottom w:val="nil"/>
              <w:right w:val="nil"/>
            </w:tcBorders>
            <w:shd w:val="clear" w:color="auto" w:fill="auto"/>
            <w:noWrap/>
            <w:vAlign w:val="bottom"/>
            <w:hideMark/>
            <w:tcPrChange w:id="1284" w:author="Kompella, Sai Chandrika" w:date="2023-09-29T06:51:00Z">
              <w:tcPr>
                <w:tcW w:w="1351" w:type="dxa"/>
                <w:tcBorders>
                  <w:top w:val="nil"/>
                  <w:left w:val="nil"/>
                  <w:bottom w:val="nil"/>
                  <w:right w:val="nil"/>
                </w:tcBorders>
                <w:shd w:val="clear" w:color="auto" w:fill="auto"/>
                <w:noWrap/>
                <w:vAlign w:val="bottom"/>
                <w:hideMark/>
              </w:tcPr>
            </w:tcPrChange>
          </w:tcPr>
          <w:p w14:paraId="4E70A284" w14:textId="77777777" w:rsidR="00E0030C" w:rsidRPr="007211A4" w:rsidRDefault="00E0030C">
            <w:pPr>
              <w:spacing w:line="240" w:lineRule="auto"/>
              <w:jc w:val="center"/>
              <w:rPr>
                <w:ins w:id="1285" w:author="Yang, Xue" w:date="2023-09-27T10:02:00Z"/>
                <w:rFonts w:eastAsia="Times New Roman" w:cs="Times New Roman"/>
                <w:color w:val="000000"/>
                <w:kern w:val="0"/>
                <w14:ligatures w14:val="none"/>
                <w:rPrChange w:id="1286" w:author="Yang, Xue" w:date="2023-09-27T10:07:00Z">
                  <w:rPr>
                    <w:ins w:id="1287" w:author="Yang, Xue" w:date="2023-09-27T10:02:00Z"/>
                    <w:rFonts w:ascii="Calibri" w:eastAsia="Times New Roman" w:hAnsi="Calibri" w:cs="Calibri"/>
                    <w:color w:val="000000"/>
                    <w:kern w:val="0"/>
                    <w14:ligatures w14:val="none"/>
                  </w:rPr>
                </w:rPrChange>
              </w:rPr>
              <w:pPrChange w:id="1288" w:author="Yang, Xue" w:date="2023-09-27T10:03:00Z">
                <w:pPr>
                  <w:spacing w:line="240" w:lineRule="auto"/>
                  <w:jc w:val="right"/>
                </w:pPr>
              </w:pPrChange>
            </w:pPr>
            <w:ins w:id="1289" w:author="Yang, Xue" w:date="2023-09-27T10:02:00Z">
              <w:r w:rsidRPr="007211A4">
                <w:rPr>
                  <w:rFonts w:eastAsia="Times New Roman" w:cs="Times New Roman"/>
                  <w:color w:val="000000"/>
                  <w:kern w:val="0"/>
                  <w14:ligatures w14:val="none"/>
                  <w:rPrChange w:id="1290" w:author="Yang, Xue" w:date="2023-09-27T10:07:00Z">
                    <w:rPr>
                      <w:rFonts w:ascii="Calibri" w:eastAsia="Times New Roman" w:hAnsi="Calibri" w:cs="Calibri"/>
                      <w:color w:val="000000"/>
                      <w:kern w:val="0"/>
                      <w14:ligatures w14:val="none"/>
                    </w:rPr>
                  </w:rPrChange>
                </w:rPr>
                <w:t>0.01</w:t>
              </w:r>
            </w:ins>
          </w:p>
        </w:tc>
        <w:tc>
          <w:tcPr>
            <w:tcW w:w="1262" w:type="dxa"/>
            <w:tcBorders>
              <w:top w:val="nil"/>
              <w:left w:val="nil"/>
              <w:bottom w:val="nil"/>
              <w:right w:val="nil"/>
            </w:tcBorders>
            <w:shd w:val="clear" w:color="auto" w:fill="auto"/>
            <w:noWrap/>
            <w:vAlign w:val="bottom"/>
            <w:hideMark/>
            <w:tcPrChange w:id="1291" w:author="Kompella, Sai Chandrika" w:date="2023-09-29T06:51:00Z">
              <w:tcPr>
                <w:tcW w:w="1715" w:type="dxa"/>
                <w:tcBorders>
                  <w:top w:val="nil"/>
                  <w:left w:val="nil"/>
                  <w:bottom w:val="nil"/>
                  <w:right w:val="nil"/>
                </w:tcBorders>
                <w:shd w:val="clear" w:color="auto" w:fill="auto"/>
                <w:noWrap/>
                <w:vAlign w:val="bottom"/>
                <w:hideMark/>
              </w:tcPr>
            </w:tcPrChange>
          </w:tcPr>
          <w:p w14:paraId="52177F8A" w14:textId="77777777" w:rsidR="00E0030C" w:rsidRPr="007211A4" w:rsidRDefault="00E0030C">
            <w:pPr>
              <w:spacing w:line="240" w:lineRule="auto"/>
              <w:jc w:val="center"/>
              <w:rPr>
                <w:ins w:id="1292" w:author="Yang, Xue" w:date="2023-09-27T10:02:00Z"/>
                <w:rFonts w:eastAsia="Times New Roman" w:cs="Times New Roman"/>
                <w:color w:val="000000"/>
                <w:kern w:val="0"/>
                <w14:ligatures w14:val="none"/>
                <w:rPrChange w:id="1293" w:author="Yang, Xue" w:date="2023-09-27T10:07:00Z">
                  <w:rPr>
                    <w:ins w:id="1294" w:author="Yang, Xue" w:date="2023-09-27T10:02:00Z"/>
                    <w:rFonts w:ascii="Calibri" w:eastAsia="Times New Roman" w:hAnsi="Calibri" w:cs="Calibri"/>
                    <w:color w:val="000000"/>
                    <w:kern w:val="0"/>
                    <w14:ligatures w14:val="none"/>
                  </w:rPr>
                </w:rPrChange>
              </w:rPr>
              <w:pPrChange w:id="1295" w:author="Yang, Xue" w:date="2023-09-27T10:03:00Z">
                <w:pPr>
                  <w:spacing w:line="240" w:lineRule="auto"/>
                  <w:jc w:val="right"/>
                </w:pPr>
              </w:pPrChange>
            </w:pPr>
            <w:ins w:id="1296" w:author="Yang, Xue" w:date="2023-09-27T10:02:00Z">
              <w:r w:rsidRPr="007211A4">
                <w:rPr>
                  <w:rFonts w:eastAsia="Times New Roman" w:cs="Times New Roman"/>
                  <w:color w:val="000000"/>
                  <w:kern w:val="0"/>
                  <w14:ligatures w14:val="none"/>
                  <w:rPrChange w:id="1297" w:author="Yang, Xue" w:date="2023-09-27T10:07:00Z">
                    <w:rPr>
                      <w:rFonts w:ascii="Calibri" w:eastAsia="Times New Roman" w:hAnsi="Calibri" w:cs="Calibri"/>
                      <w:color w:val="000000"/>
                      <w:kern w:val="0"/>
                      <w14:ligatures w14:val="none"/>
                    </w:rPr>
                  </w:rPrChange>
                </w:rPr>
                <w:t>0.00</w:t>
              </w:r>
            </w:ins>
          </w:p>
        </w:tc>
        <w:tc>
          <w:tcPr>
            <w:tcW w:w="1244" w:type="dxa"/>
            <w:tcBorders>
              <w:top w:val="nil"/>
              <w:left w:val="nil"/>
              <w:bottom w:val="nil"/>
              <w:right w:val="nil"/>
            </w:tcBorders>
            <w:shd w:val="clear" w:color="auto" w:fill="auto"/>
            <w:noWrap/>
            <w:vAlign w:val="bottom"/>
            <w:hideMark/>
            <w:tcPrChange w:id="1298" w:author="Kompella, Sai Chandrika" w:date="2023-09-29T06:51:00Z">
              <w:tcPr>
                <w:tcW w:w="1697" w:type="dxa"/>
                <w:tcBorders>
                  <w:top w:val="nil"/>
                  <w:left w:val="nil"/>
                  <w:bottom w:val="nil"/>
                  <w:right w:val="nil"/>
                </w:tcBorders>
                <w:shd w:val="clear" w:color="auto" w:fill="auto"/>
                <w:noWrap/>
                <w:vAlign w:val="bottom"/>
                <w:hideMark/>
              </w:tcPr>
            </w:tcPrChange>
          </w:tcPr>
          <w:p w14:paraId="6A84A5F3" w14:textId="77777777" w:rsidR="00E0030C" w:rsidRPr="007211A4" w:rsidRDefault="00E0030C">
            <w:pPr>
              <w:spacing w:line="240" w:lineRule="auto"/>
              <w:jc w:val="center"/>
              <w:rPr>
                <w:ins w:id="1299" w:author="Yang, Xue" w:date="2023-09-27T10:02:00Z"/>
                <w:rFonts w:eastAsia="Times New Roman" w:cs="Times New Roman"/>
                <w:color w:val="000000"/>
                <w:kern w:val="0"/>
                <w14:ligatures w14:val="none"/>
                <w:rPrChange w:id="1300" w:author="Yang, Xue" w:date="2023-09-27T10:07:00Z">
                  <w:rPr>
                    <w:ins w:id="1301" w:author="Yang, Xue" w:date="2023-09-27T10:02:00Z"/>
                    <w:rFonts w:ascii="Calibri" w:eastAsia="Times New Roman" w:hAnsi="Calibri" w:cs="Calibri"/>
                    <w:color w:val="000000"/>
                    <w:kern w:val="0"/>
                    <w14:ligatures w14:val="none"/>
                  </w:rPr>
                </w:rPrChange>
              </w:rPr>
              <w:pPrChange w:id="1302" w:author="Yang, Xue" w:date="2023-09-27T10:03:00Z">
                <w:pPr>
                  <w:spacing w:line="240" w:lineRule="auto"/>
                  <w:jc w:val="right"/>
                </w:pPr>
              </w:pPrChange>
            </w:pPr>
            <w:ins w:id="1303" w:author="Yang, Xue" w:date="2023-09-27T10:02:00Z">
              <w:r w:rsidRPr="007211A4">
                <w:rPr>
                  <w:rFonts w:eastAsia="Times New Roman" w:cs="Times New Roman"/>
                  <w:color w:val="000000"/>
                  <w:kern w:val="0"/>
                  <w14:ligatures w14:val="none"/>
                  <w:rPrChange w:id="1304" w:author="Yang, Xue" w:date="2023-09-27T10:07:00Z">
                    <w:rPr>
                      <w:rFonts w:ascii="Calibri" w:eastAsia="Times New Roman" w:hAnsi="Calibri" w:cs="Calibri"/>
                      <w:color w:val="000000"/>
                      <w:kern w:val="0"/>
                      <w14:ligatures w14:val="none"/>
                    </w:rPr>
                  </w:rPrChange>
                </w:rPr>
                <w:t>0.00</w:t>
              </w:r>
            </w:ins>
          </w:p>
        </w:tc>
        <w:tc>
          <w:tcPr>
            <w:tcW w:w="960" w:type="dxa"/>
            <w:tcBorders>
              <w:top w:val="nil"/>
              <w:left w:val="nil"/>
              <w:bottom w:val="nil"/>
              <w:right w:val="nil"/>
            </w:tcBorders>
            <w:shd w:val="clear" w:color="auto" w:fill="auto"/>
            <w:noWrap/>
            <w:vAlign w:val="bottom"/>
            <w:hideMark/>
            <w:tcPrChange w:id="1305" w:author="Kompella, Sai Chandrika" w:date="2023-09-29T06:51:00Z">
              <w:tcPr>
                <w:tcW w:w="960" w:type="dxa"/>
                <w:tcBorders>
                  <w:top w:val="nil"/>
                  <w:left w:val="nil"/>
                  <w:bottom w:val="nil"/>
                  <w:right w:val="nil"/>
                </w:tcBorders>
                <w:shd w:val="clear" w:color="auto" w:fill="auto"/>
                <w:noWrap/>
                <w:vAlign w:val="bottom"/>
                <w:hideMark/>
              </w:tcPr>
            </w:tcPrChange>
          </w:tcPr>
          <w:p w14:paraId="7DDF4CCA" w14:textId="77777777" w:rsidR="00E0030C" w:rsidRPr="007211A4" w:rsidRDefault="00E0030C">
            <w:pPr>
              <w:spacing w:line="240" w:lineRule="auto"/>
              <w:jc w:val="center"/>
              <w:rPr>
                <w:ins w:id="1306" w:author="Yang, Xue" w:date="2023-09-27T10:02:00Z"/>
                <w:rFonts w:eastAsia="Times New Roman" w:cs="Times New Roman"/>
                <w:color w:val="000000"/>
                <w:kern w:val="0"/>
                <w14:ligatures w14:val="none"/>
                <w:rPrChange w:id="1307" w:author="Yang, Xue" w:date="2023-09-27T10:07:00Z">
                  <w:rPr>
                    <w:ins w:id="1308" w:author="Yang, Xue" w:date="2023-09-27T10:02:00Z"/>
                    <w:rFonts w:ascii="Calibri" w:eastAsia="Times New Roman" w:hAnsi="Calibri" w:cs="Calibri"/>
                    <w:color w:val="000000"/>
                    <w:kern w:val="0"/>
                    <w14:ligatures w14:val="none"/>
                  </w:rPr>
                </w:rPrChange>
              </w:rPr>
              <w:pPrChange w:id="1309" w:author="Yang, Xue" w:date="2023-09-27T10:03:00Z">
                <w:pPr>
                  <w:spacing w:line="240" w:lineRule="auto"/>
                  <w:jc w:val="right"/>
                </w:pPr>
              </w:pPrChange>
            </w:pPr>
            <w:ins w:id="1310" w:author="Yang, Xue" w:date="2023-09-27T10:02:00Z">
              <w:r w:rsidRPr="007211A4">
                <w:rPr>
                  <w:rFonts w:eastAsia="Times New Roman" w:cs="Times New Roman"/>
                  <w:color w:val="000000"/>
                  <w:kern w:val="0"/>
                  <w14:ligatures w14:val="none"/>
                  <w:rPrChange w:id="1311"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312" w:author="Kompella, Sai Chandrika" w:date="2023-09-29T06:51:00Z">
              <w:tcPr>
                <w:tcW w:w="1134" w:type="dxa"/>
                <w:tcBorders>
                  <w:top w:val="nil"/>
                  <w:left w:val="nil"/>
                  <w:bottom w:val="nil"/>
                  <w:right w:val="nil"/>
                </w:tcBorders>
                <w:shd w:val="clear" w:color="auto" w:fill="auto"/>
                <w:noWrap/>
                <w:vAlign w:val="bottom"/>
                <w:hideMark/>
              </w:tcPr>
            </w:tcPrChange>
          </w:tcPr>
          <w:p w14:paraId="7A91E8B3" w14:textId="77777777" w:rsidR="00E0030C" w:rsidRPr="007211A4" w:rsidRDefault="00E0030C">
            <w:pPr>
              <w:spacing w:line="240" w:lineRule="auto"/>
              <w:jc w:val="center"/>
              <w:rPr>
                <w:ins w:id="1313" w:author="Yang, Xue" w:date="2023-09-27T10:02:00Z"/>
                <w:rFonts w:eastAsia="Times New Roman" w:cs="Times New Roman"/>
                <w:color w:val="000000"/>
                <w:kern w:val="0"/>
                <w14:ligatures w14:val="none"/>
                <w:rPrChange w:id="1314" w:author="Yang, Xue" w:date="2023-09-27T10:07:00Z">
                  <w:rPr>
                    <w:ins w:id="1315" w:author="Yang, Xue" w:date="2023-09-27T10:02:00Z"/>
                    <w:rFonts w:ascii="Calibri" w:eastAsia="Times New Roman" w:hAnsi="Calibri" w:cs="Calibri"/>
                    <w:color w:val="000000"/>
                    <w:kern w:val="0"/>
                    <w14:ligatures w14:val="none"/>
                  </w:rPr>
                </w:rPrChange>
              </w:rPr>
              <w:pPrChange w:id="1316" w:author="Yang, Xue" w:date="2023-09-27T10:03:00Z">
                <w:pPr>
                  <w:spacing w:line="240" w:lineRule="auto"/>
                  <w:jc w:val="right"/>
                </w:pPr>
              </w:pPrChange>
            </w:pPr>
            <w:ins w:id="1317" w:author="Yang, Xue" w:date="2023-09-27T10:02:00Z">
              <w:r w:rsidRPr="007211A4">
                <w:rPr>
                  <w:rFonts w:eastAsia="Times New Roman" w:cs="Times New Roman"/>
                  <w:color w:val="000000"/>
                  <w:kern w:val="0"/>
                  <w14:ligatures w14:val="none"/>
                  <w:rPrChange w:id="1318" w:author="Yang, Xue" w:date="2023-09-27T10:07:00Z">
                    <w:rPr>
                      <w:rFonts w:ascii="Calibri" w:eastAsia="Times New Roman" w:hAnsi="Calibri" w:cs="Calibri"/>
                      <w:color w:val="000000"/>
                      <w:kern w:val="0"/>
                      <w14:ligatures w14:val="none"/>
                    </w:rPr>
                  </w:rPrChange>
                </w:rPr>
                <w:t>0.01</w:t>
              </w:r>
            </w:ins>
          </w:p>
        </w:tc>
        <w:tc>
          <w:tcPr>
            <w:tcW w:w="1260" w:type="dxa"/>
            <w:tcBorders>
              <w:top w:val="nil"/>
              <w:left w:val="nil"/>
              <w:bottom w:val="nil"/>
              <w:right w:val="nil"/>
            </w:tcBorders>
            <w:shd w:val="clear" w:color="auto" w:fill="auto"/>
            <w:noWrap/>
            <w:vAlign w:val="bottom"/>
            <w:hideMark/>
            <w:tcPrChange w:id="1319" w:author="Kompella, Sai Chandrika" w:date="2023-09-29T06:51:00Z">
              <w:tcPr>
                <w:tcW w:w="1400" w:type="dxa"/>
                <w:tcBorders>
                  <w:top w:val="nil"/>
                  <w:left w:val="nil"/>
                  <w:bottom w:val="nil"/>
                  <w:right w:val="nil"/>
                </w:tcBorders>
                <w:shd w:val="clear" w:color="auto" w:fill="auto"/>
                <w:noWrap/>
                <w:vAlign w:val="bottom"/>
                <w:hideMark/>
              </w:tcPr>
            </w:tcPrChange>
          </w:tcPr>
          <w:p w14:paraId="4A991D07" w14:textId="77777777" w:rsidR="00E0030C" w:rsidRPr="007211A4" w:rsidRDefault="00E0030C">
            <w:pPr>
              <w:spacing w:line="240" w:lineRule="auto"/>
              <w:jc w:val="center"/>
              <w:rPr>
                <w:ins w:id="1320" w:author="Yang, Xue" w:date="2023-09-27T10:02:00Z"/>
                <w:rFonts w:eastAsia="Times New Roman" w:cs="Times New Roman"/>
                <w:color w:val="000000"/>
                <w:kern w:val="0"/>
                <w14:ligatures w14:val="none"/>
                <w:rPrChange w:id="1321" w:author="Yang, Xue" w:date="2023-09-27T10:07:00Z">
                  <w:rPr>
                    <w:ins w:id="1322" w:author="Yang, Xue" w:date="2023-09-27T10:02:00Z"/>
                    <w:rFonts w:ascii="Calibri" w:eastAsia="Times New Roman" w:hAnsi="Calibri" w:cs="Calibri"/>
                    <w:color w:val="000000"/>
                    <w:kern w:val="0"/>
                    <w14:ligatures w14:val="none"/>
                  </w:rPr>
                </w:rPrChange>
              </w:rPr>
              <w:pPrChange w:id="1323" w:author="Yang, Xue" w:date="2023-09-27T10:03:00Z">
                <w:pPr>
                  <w:spacing w:line="240" w:lineRule="auto"/>
                  <w:jc w:val="right"/>
                </w:pPr>
              </w:pPrChange>
            </w:pPr>
            <w:ins w:id="1324" w:author="Yang, Xue" w:date="2023-09-27T10:02:00Z">
              <w:r w:rsidRPr="007211A4">
                <w:rPr>
                  <w:rFonts w:eastAsia="Times New Roman" w:cs="Times New Roman"/>
                  <w:color w:val="000000"/>
                  <w:kern w:val="0"/>
                  <w14:ligatures w14:val="none"/>
                  <w:rPrChange w:id="1325" w:author="Yang, Xue" w:date="2023-09-27T10:07:00Z">
                    <w:rPr>
                      <w:rFonts w:ascii="Calibri" w:eastAsia="Times New Roman" w:hAnsi="Calibri" w:cs="Calibri"/>
                      <w:color w:val="000000"/>
                      <w:kern w:val="0"/>
                      <w14:ligatures w14:val="none"/>
                    </w:rPr>
                  </w:rPrChange>
                </w:rPr>
                <w:t>0.00</w:t>
              </w:r>
            </w:ins>
          </w:p>
        </w:tc>
        <w:tc>
          <w:tcPr>
            <w:tcW w:w="981" w:type="dxa"/>
            <w:tcBorders>
              <w:top w:val="nil"/>
              <w:left w:val="nil"/>
              <w:bottom w:val="nil"/>
              <w:right w:val="nil"/>
            </w:tcBorders>
            <w:shd w:val="clear" w:color="auto" w:fill="auto"/>
            <w:noWrap/>
            <w:vAlign w:val="bottom"/>
            <w:hideMark/>
            <w:tcPrChange w:id="1326" w:author="Kompella, Sai Chandrika" w:date="2023-09-29T06:51:00Z">
              <w:tcPr>
                <w:tcW w:w="960" w:type="dxa"/>
                <w:tcBorders>
                  <w:top w:val="nil"/>
                  <w:left w:val="nil"/>
                  <w:bottom w:val="nil"/>
                  <w:right w:val="nil"/>
                </w:tcBorders>
                <w:shd w:val="clear" w:color="auto" w:fill="auto"/>
                <w:noWrap/>
                <w:vAlign w:val="bottom"/>
                <w:hideMark/>
              </w:tcPr>
            </w:tcPrChange>
          </w:tcPr>
          <w:p w14:paraId="6EFB7513" w14:textId="77777777" w:rsidR="00E0030C" w:rsidRPr="007211A4" w:rsidRDefault="00E0030C">
            <w:pPr>
              <w:spacing w:line="240" w:lineRule="auto"/>
              <w:jc w:val="center"/>
              <w:rPr>
                <w:ins w:id="1327" w:author="Yang, Xue" w:date="2023-09-27T10:02:00Z"/>
                <w:rFonts w:eastAsia="Times New Roman" w:cs="Times New Roman"/>
                <w:color w:val="000000"/>
                <w:kern w:val="0"/>
                <w14:ligatures w14:val="none"/>
                <w:rPrChange w:id="1328" w:author="Yang, Xue" w:date="2023-09-27T10:07:00Z">
                  <w:rPr>
                    <w:ins w:id="1329" w:author="Yang, Xue" w:date="2023-09-27T10:02:00Z"/>
                    <w:rFonts w:ascii="Calibri" w:eastAsia="Times New Roman" w:hAnsi="Calibri" w:cs="Calibri"/>
                    <w:color w:val="000000"/>
                    <w:kern w:val="0"/>
                    <w14:ligatures w14:val="none"/>
                  </w:rPr>
                </w:rPrChange>
              </w:rPr>
              <w:pPrChange w:id="1330" w:author="Yang, Xue" w:date="2023-09-27T10:03:00Z">
                <w:pPr>
                  <w:spacing w:line="240" w:lineRule="auto"/>
                  <w:jc w:val="right"/>
                </w:pPr>
              </w:pPrChange>
            </w:pPr>
            <w:ins w:id="1331" w:author="Yang, Xue" w:date="2023-09-27T10:02:00Z">
              <w:r w:rsidRPr="007211A4">
                <w:rPr>
                  <w:rFonts w:eastAsia="Times New Roman" w:cs="Times New Roman"/>
                  <w:color w:val="000000"/>
                  <w:kern w:val="0"/>
                  <w14:ligatures w14:val="none"/>
                  <w:rPrChange w:id="1332" w:author="Yang, Xue" w:date="2023-09-27T10:07:00Z">
                    <w:rPr>
                      <w:rFonts w:ascii="Calibri" w:eastAsia="Times New Roman" w:hAnsi="Calibri" w:cs="Calibri"/>
                      <w:color w:val="000000"/>
                      <w:kern w:val="0"/>
                      <w14:ligatures w14:val="none"/>
                    </w:rPr>
                  </w:rPrChange>
                </w:rPr>
                <w:t>0.01</w:t>
              </w:r>
            </w:ins>
          </w:p>
        </w:tc>
        <w:tc>
          <w:tcPr>
            <w:tcW w:w="1024" w:type="dxa"/>
            <w:tcBorders>
              <w:top w:val="nil"/>
              <w:left w:val="nil"/>
              <w:bottom w:val="nil"/>
              <w:right w:val="nil"/>
            </w:tcBorders>
            <w:shd w:val="clear" w:color="auto" w:fill="auto"/>
            <w:noWrap/>
            <w:vAlign w:val="bottom"/>
            <w:hideMark/>
            <w:tcPrChange w:id="1333" w:author="Kompella, Sai Chandrika" w:date="2023-09-29T06:51:00Z">
              <w:tcPr>
                <w:tcW w:w="960" w:type="dxa"/>
                <w:tcBorders>
                  <w:top w:val="nil"/>
                  <w:left w:val="nil"/>
                  <w:bottom w:val="nil"/>
                  <w:right w:val="nil"/>
                </w:tcBorders>
                <w:shd w:val="clear" w:color="auto" w:fill="auto"/>
                <w:noWrap/>
                <w:vAlign w:val="bottom"/>
                <w:hideMark/>
              </w:tcPr>
            </w:tcPrChange>
          </w:tcPr>
          <w:p w14:paraId="3FC74A72" w14:textId="77777777" w:rsidR="00E0030C" w:rsidRPr="007211A4" w:rsidRDefault="00E0030C">
            <w:pPr>
              <w:spacing w:line="240" w:lineRule="auto"/>
              <w:jc w:val="center"/>
              <w:rPr>
                <w:ins w:id="1334" w:author="Yang, Xue" w:date="2023-09-27T10:02:00Z"/>
                <w:rFonts w:eastAsia="Times New Roman" w:cs="Times New Roman"/>
                <w:color w:val="000000"/>
                <w:kern w:val="0"/>
                <w14:ligatures w14:val="none"/>
                <w:rPrChange w:id="1335" w:author="Yang, Xue" w:date="2023-09-27T10:07:00Z">
                  <w:rPr>
                    <w:ins w:id="1336" w:author="Yang, Xue" w:date="2023-09-27T10:02:00Z"/>
                    <w:rFonts w:ascii="Calibri" w:eastAsia="Times New Roman" w:hAnsi="Calibri" w:cs="Calibri"/>
                    <w:color w:val="000000"/>
                    <w:kern w:val="0"/>
                    <w14:ligatures w14:val="none"/>
                  </w:rPr>
                </w:rPrChange>
              </w:rPr>
              <w:pPrChange w:id="1337" w:author="Yang, Xue" w:date="2023-09-27T10:03:00Z">
                <w:pPr>
                  <w:spacing w:line="240" w:lineRule="auto"/>
                  <w:jc w:val="right"/>
                </w:pPr>
              </w:pPrChange>
            </w:pPr>
            <w:ins w:id="1338" w:author="Yang, Xue" w:date="2023-09-27T10:02:00Z">
              <w:r w:rsidRPr="007211A4">
                <w:rPr>
                  <w:rFonts w:eastAsia="Times New Roman" w:cs="Times New Roman"/>
                  <w:color w:val="000000"/>
                  <w:kern w:val="0"/>
                  <w14:ligatures w14:val="none"/>
                  <w:rPrChange w:id="1339"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340" w:author="Kompella, Sai Chandrika" w:date="2023-09-29T06:51:00Z">
              <w:tcPr>
                <w:tcW w:w="1504" w:type="dxa"/>
                <w:tcBorders>
                  <w:top w:val="nil"/>
                  <w:left w:val="nil"/>
                  <w:bottom w:val="nil"/>
                  <w:right w:val="nil"/>
                </w:tcBorders>
                <w:shd w:val="clear" w:color="auto" w:fill="auto"/>
                <w:noWrap/>
                <w:vAlign w:val="bottom"/>
                <w:hideMark/>
              </w:tcPr>
            </w:tcPrChange>
          </w:tcPr>
          <w:p w14:paraId="5B7FCAA8" w14:textId="77777777" w:rsidR="00E0030C" w:rsidRPr="007211A4" w:rsidRDefault="00E0030C">
            <w:pPr>
              <w:spacing w:line="240" w:lineRule="auto"/>
              <w:jc w:val="center"/>
              <w:rPr>
                <w:ins w:id="1341" w:author="Yang, Xue" w:date="2023-09-27T10:02:00Z"/>
                <w:rFonts w:eastAsia="Times New Roman" w:cs="Times New Roman"/>
                <w:color w:val="000000"/>
                <w:kern w:val="0"/>
                <w14:ligatures w14:val="none"/>
                <w:rPrChange w:id="1342" w:author="Yang, Xue" w:date="2023-09-27T10:07:00Z">
                  <w:rPr>
                    <w:ins w:id="1343" w:author="Yang, Xue" w:date="2023-09-27T10:02:00Z"/>
                    <w:rFonts w:ascii="Calibri" w:eastAsia="Times New Roman" w:hAnsi="Calibri" w:cs="Calibri"/>
                    <w:color w:val="000000"/>
                    <w:kern w:val="0"/>
                    <w14:ligatures w14:val="none"/>
                  </w:rPr>
                </w:rPrChange>
              </w:rPr>
              <w:pPrChange w:id="1344" w:author="Yang, Xue" w:date="2023-09-27T10:03:00Z">
                <w:pPr>
                  <w:spacing w:line="240" w:lineRule="auto"/>
                  <w:jc w:val="right"/>
                </w:pPr>
              </w:pPrChange>
            </w:pPr>
            <w:ins w:id="1345" w:author="Yang, Xue" w:date="2023-09-27T10:02:00Z">
              <w:r w:rsidRPr="007211A4">
                <w:rPr>
                  <w:rFonts w:eastAsia="Times New Roman" w:cs="Times New Roman"/>
                  <w:color w:val="000000"/>
                  <w:kern w:val="0"/>
                  <w14:ligatures w14:val="none"/>
                  <w:rPrChange w:id="1346" w:author="Yang, Xue" w:date="2023-09-27T10:07:00Z">
                    <w:rPr>
                      <w:rFonts w:ascii="Calibri" w:eastAsia="Times New Roman" w:hAnsi="Calibri" w:cs="Calibri"/>
                      <w:color w:val="000000"/>
                      <w:kern w:val="0"/>
                      <w14:ligatures w14:val="none"/>
                    </w:rPr>
                  </w:rPrChange>
                </w:rPr>
                <w:t>0.05</w:t>
              </w:r>
            </w:ins>
          </w:p>
        </w:tc>
      </w:tr>
      <w:tr w:rsidR="00E0030C" w:rsidRPr="00E0030C" w14:paraId="6468021F" w14:textId="77777777" w:rsidTr="2B44B431">
        <w:trPr>
          <w:trHeight w:val="288"/>
          <w:jc w:val="center"/>
          <w:ins w:id="1347" w:author="Yang, Xue" w:date="2023-09-27T10:02:00Z"/>
          <w:trPrChange w:id="1348"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349" w:author="Kompella, Sai Chandrika" w:date="2023-09-29T06:51:00Z">
              <w:tcPr>
                <w:tcW w:w="2274" w:type="dxa"/>
                <w:tcBorders>
                  <w:top w:val="nil"/>
                  <w:left w:val="nil"/>
                  <w:bottom w:val="nil"/>
                  <w:right w:val="nil"/>
                </w:tcBorders>
                <w:shd w:val="clear" w:color="auto" w:fill="auto"/>
                <w:noWrap/>
                <w:vAlign w:val="bottom"/>
                <w:hideMark/>
              </w:tcPr>
            </w:tcPrChange>
          </w:tcPr>
          <w:p w14:paraId="06F76F89" w14:textId="77777777" w:rsidR="00E0030C" w:rsidRPr="007211A4" w:rsidRDefault="00E0030C" w:rsidP="00E0030C">
            <w:pPr>
              <w:spacing w:line="240" w:lineRule="auto"/>
              <w:rPr>
                <w:ins w:id="1350" w:author="Yang, Xue" w:date="2023-09-27T10:02:00Z"/>
                <w:rFonts w:eastAsia="Times New Roman" w:cs="Times New Roman"/>
                <w:color w:val="000000"/>
                <w:kern w:val="0"/>
                <w14:ligatures w14:val="none"/>
                <w:rPrChange w:id="1351" w:author="Yang, Xue" w:date="2023-09-27T10:07:00Z">
                  <w:rPr>
                    <w:ins w:id="1352" w:author="Yang, Xue" w:date="2023-09-27T10:02:00Z"/>
                    <w:rFonts w:ascii="Calibri" w:eastAsia="Times New Roman" w:hAnsi="Calibri" w:cs="Calibri"/>
                    <w:color w:val="000000"/>
                    <w:kern w:val="0"/>
                    <w14:ligatures w14:val="none"/>
                  </w:rPr>
                </w:rPrChange>
              </w:rPr>
            </w:pPr>
            <w:proofErr w:type="spellStart"/>
            <w:ins w:id="1353" w:author="Yang, Xue" w:date="2023-09-27T10:02:00Z">
              <w:r w:rsidRPr="007211A4">
                <w:rPr>
                  <w:rFonts w:eastAsia="Times New Roman" w:cs="Times New Roman"/>
                  <w:color w:val="000000"/>
                  <w:kern w:val="0"/>
                  <w14:ligatures w14:val="none"/>
                  <w:rPrChange w:id="1354" w:author="Yang, Xue" w:date="2023-09-27T10:07:00Z">
                    <w:rPr>
                      <w:rFonts w:ascii="Calibri" w:eastAsia="Times New Roman" w:hAnsi="Calibri" w:cs="Calibri"/>
                      <w:color w:val="000000"/>
                      <w:kern w:val="0"/>
                      <w14:ligatures w14:val="none"/>
                    </w:rPr>
                  </w:rPrChange>
                </w:rPr>
                <w:t>diarrhea_treat_ind</w:t>
              </w:r>
              <w:proofErr w:type="spellEnd"/>
            </w:ins>
          </w:p>
        </w:tc>
        <w:tc>
          <w:tcPr>
            <w:tcW w:w="1170" w:type="dxa"/>
            <w:tcBorders>
              <w:top w:val="nil"/>
              <w:left w:val="nil"/>
              <w:bottom w:val="nil"/>
              <w:right w:val="nil"/>
            </w:tcBorders>
            <w:shd w:val="clear" w:color="auto" w:fill="auto"/>
            <w:noWrap/>
            <w:vAlign w:val="bottom"/>
            <w:hideMark/>
            <w:tcPrChange w:id="1355" w:author="Kompella, Sai Chandrika" w:date="2023-09-29T06:51:00Z">
              <w:tcPr>
                <w:tcW w:w="1333" w:type="dxa"/>
                <w:tcBorders>
                  <w:top w:val="nil"/>
                  <w:left w:val="nil"/>
                  <w:bottom w:val="nil"/>
                  <w:right w:val="nil"/>
                </w:tcBorders>
                <w:shd w:val="clear" w:color="auto" w:fill="auto"/>
                <w:noWrap/>
                <w:vAlign w:val="bottom"/>
                <w:hideMark/>
              </w:tcPr>
            </w:tcPrChange>
          </w:tcPr>
          <w:p w14:paraId="5A35434B" w14:textId="77777777" w:rsidR="00E0030C" w:rsidRPr="007211A4" w:rsidRDefault="00E0030C">
            <w:pPr>
              <w:spacing w:line="240" w:lineRule="auto"/>
              <w:jc w:val="center"/>
              <w:rPr>
                <w:ins w:id="1356" w:author="Yang, Xue" w:date="2023-09-27T10:02:00Z"/>
                <w:rFonts w:eastAsia="Times New Roman" w:cs="Times New Roman"/>
                <w:color w:val="000000"/>
                <w:kern w:val="0"/>
                <w14:ligatures w14:val="none"/>
                <w:rPrChange w:id="1357" w:author="Yang, Xue" w:date="2023-09-27T10:07:00Z">
                  <w:rPr>
                    <w:ins w:id="1358" w:author="Yang, Xue" w:date="2023-09-27T10:02:00Z"/>
                    <w:rFonts w:ascii="Calibri" w:eastAsia="Times New Roman" w:hAnsi="Calibri" w:cs="Calibri"/>
                    <w:color w:val="000000"/>
                    <w:kern w:val="0"/>
                    <w14:ligatures w14:val="none"/>
                  </w:rPr>
                </w:rPrChange>
              </w:rPr>
              <w:pPrChange w:id="1359" w:author="Yang, Xue" w:date="2023-09-27T10:03:00Z">
                <w:pPr>
                  <w:spacing w:line="240" w:lineRule="auto"/>
                  <w:jc w:val="right"/>
                </w:pPr>
              </w:pPrChange>
            </w:pPr>
            <w:ins w:id="1360" w:author="Yang, Xue" w:date="2023-09-27T10:02:00Z">
              <w:r w:rsidRPr="007211A4">
                <w:rPr>
                  <w:rFonts w:eastAsia="Times New Roman" w:cs="Times New Roman"/>
                  <w:color w:val="000000"/>
                  <w:kern w:val="0"/>
                  <w14:ligatures w14:val="none"/>
                  <w:rPrChange w:id="1361" w:author="Yang, Xue" w:date="2023-09-27T10:07:00Z">
                    <w:rPr>
                      <w:rFonts w:ascii="Calibri" w:eastAsia="Times New Roman" w:hAnsi="Calibri" w:cs="Calibri"/>
                      <w:color w:val="000000"/>
                      <w:kern w:val="0"/>
                      <w14:ligatures w14:val="none"/>
                    </w:rPr>
                  </w:rPrChange>
                </w:rPr>
                <w:t>0.01</w:t>
              </w:r>
            </w:ins>
          </w:p>
        </w:tc>
        <w:tc>
          <w:tcPr>
            <w:tcW w:w="1188" w:type="dxa"/>
            <w:tcBorders>
              <w:top w:val="nil"/>
              <w:left w:val="nil"/>
              <w:bottom w:val="nil"/>
              <w:right w:val="nil"/>
            </w:tcBorders>
            <w:shd w:val="clear" w:color="auto" w:fill="auto"/>
            <w:noWrap/>
            <w:vAlign w:val="bottom"/>
            <w:hideMark/>
            <w:tcPrChange w:id="1362" w:author="Kompella, Sai Chandrika" w:date="2023-09-29T06:51:00Z">
              <w:tcPr>
                <w:tcW w:w="1351" w:type="dxa"/>
                <w:tcBorders>
                  <w:top w:val="nil"/>
                  <w:left w:val="nil"/>
                  <w:bottom w:val="nil"/>
                  <w:right w:val="nil"/>
                </w:tcBorders>
                <w:shd w:val="clear" w:color="auto" w:fill="auto"/>
                <w:noWrap/>
                <w:vAlign w:val="bottom"/>
                <w:hideMark/>
              </w:tcPr>
            </w:tcPrChange>
          </w:tcPr>
          <w:p w14:paraId="48636A6A" w14:textId="77777777" w:rsidR="00E0030C" w:rsidRPr="007211A4" w:rsidRDefault="00E0030C">
            <w:pPr>
              <w:spacing w:line="240" w:lineRule="auto"/>
              <w:jc w:val="center"/>
              <w:rPr>
                <w:ins w:id="1363" w:author="Yang, Xue" w:date="2023-09-27T10:02:00Z"/>
                <w:rFonts w:eastAsia="Times New Roman" w:cs="Times New Roman"/>
                <w:color w:val="000000"/>
                <w:kern w:val="0"/>
                <w14:ligatures w14:val="none"/>
                <w:rPrChange w:id="1364" w:author="Yang, Xue" w:date="2023-09-27T10:07:00Z">
                  <w:rPr>
                    <w:ins w:id="1365" w:author="Yang, Xue" w:date="2023-09-27T10:02:00Z"/>
                    <w:rFonts w:ascii="Calibri" w:eastAsia="Times New Roman" w:hAnsi="Calibri" w:cs="Calibri"/>
                    <w:color w:val="000000"/>
                    <w:kern w:val="0"/>
                    <w14:ligatures w14:val="none"/>
                  </w:rPr>
                </w:rPrChange>
              </w:rPr>
              <w:pPrChange w:id="1366" w:author="Yang, Xue" w:date="2023-09-27T10:03:00Z">
                <w:pPr>
                  <w:spacing w:line="240" w:lineRule="auto"/>
                  <w:jc w:val="right"/>
                </w:pPr>
              </w:pPrChange>
            </w:pPr>
            <w:ins w:id="1367" w:author="Yang, Xue" w:date="2023-09-27T10:02:00Z">
              <w:r w:rsidRPr="007211A4">
                <w:rPr>
                  <w:rFonts w:eastAsia="Times New Roman" w:cs="Times New Roman"/>
                  <w:color w:val="000000"/>
                  <w:kern w:val="0"/>
                  <w14:ligatures w14:val="none"/>
                  <w:rPrChange w:id="1368" w:author="Yang, Xue" w:date="2023-09-27T10:07:00Z">
                    <w:rPr>
                      <w:rFonts w:ascii="Calibri" w:eastAsia="Times New Roman" w:hAnsi="Calibri" w:cs="Calibri"/>
                      <w:color w:val="000000"/>
                      <w:kern w:val="0"/>
                      <w14:ligatures w14:val="none"/>
                    </w:rPr>
                  </w:rPrChange>
                </w:rPr>
                <w:t>0.01</w:t>
              </w:r>
            </w:ins>
          </w:p>
        </w:tc>
        <w:tc>
          <w:tcPr>
            <w:tcW w:w="1262" w:type="dxa"/>
            <w:tcBorders>
              <w:top w:val="nil"/>
              <w:left w:val="nil"/>
              <w:bottom w:val="nil"/>
              <w:right w:val="nil"/>
            </w:tcBorders>
            <w:shd w:val="clear" w:color="auto" w:fill="auto"/>
            <w:noWrap/>
            <w:vAlign w:val="bottom"/>
            <w:hideMark/>
            <w:tcPrChange w:id="1369" w:author="Kompella, Sai Chandrika" w:date="2023-09-29T06:51:00Z">
              <w:tcPr>
                <w:tcW w:w="1715" w:type="dxa"/>
                <w:tcBorders>
                  <w:top w:val="nil"/>
                  <w:left w:val="nil"/>
                  <w:bottom w:val="nil"/>
                  <w:right w:val="nil"/>
                </w:tcBorders>
                <w:shd w:val="clear" w:color="auto" w:fill="auto"/>
                <w:noWrap/>
                <w:vAlign w:val="bottom"/>
                <w:hideMark/>
              </w:tcPr>
            </w:tcPrChange>
          </w:tcPr>
          <w:p w14:paraId="28F63A01" w14:textId="77777777" w:rsidR="00E0030C" w:rsidRPr="007211A4" w:rsidRDefault="00E0030C">
            <w:pPr>
              <w:spacing w:line="240" w:lineRule="auto"/>
              <w:jc w:val="center"/>
              <w:rPr>
                <w:ins w:id="1370" w:author="Yang, Xue" w:date="2023-09-27T10:02:00Z"/>
                <w:rFonts w:eastAsia="Times New Roman" w:cs="Times New Roman"/>
                <w:color w:val="000000"/>
                <w:kern w:val="0"/>
                <w14:ligatures w14:val="none"/>
                <w:rPrChange w:id="1371" w:author="Yang, Xue" w:date="2023-09-27T10:07:00Z">
                  <w:rPr>
                    <w:ins w:id="1372" w:author="Yang, Xue" w:date="2023-09-27T10:02:00Z"/>
                    <w:rFonts w:ascii="Calibri" w:eastAsia="Times New Roman" w:hAnsi="Calibri" w:cs="Calibri"/>
                    <w:color w:val="000000"/>
                    <w:kern w:val="0"/>
                    <w14:ligatures w14:val="none"/>
                  </w:rPr>
                </w:rPrChange>
              </w:rPr>
              <w:pPrChange w:id="1373" w:author="Yang, Xue" w:date="2023-09-27T10:03:00Z">
                <w:pPr>
                  <w:spacing w:line="240" w:lineRule="auto"/>
                  <w:jc w:val="right"/>
                </w:pPr>
              </w:pPrChange>
            </w:pPr>
            <w:ins w:id="1374" w:author="Yang, Xue" w:date="2023-09-27T10:02:00Z">
              <w:r w:rsidRPr="007211A4">
                <w:rPr>
                  <w:rFonts w:eastAsia="Times New Roman" w:cs="Times New Roman"/>
                  <w:color w:val="000000"/>
                  <w:kern w:val="0"/>
                  <w14:ligatures w14:val="none"/>
                  <w:rPrChange w:id="1375" w:author="Yang, Xue" w:date="2023-09-27T10:07:00Z">
                    <w:rPr>
                      <w:rFonts w:ascii="Calibri" w:eastAsia="Times New Roman" w:hAnsi="Calibri" w:cs="Calibri"/>
                      <w:color w:val="000000"/>
                      <w:kern w:val="0"/>
                      <w14:ligatures w14:val="none"/>
                    </w:rPr>
                  </w:rPrChange>
                </w:rPr>
                <w:t>0.00</w:t>
              </w:r>
            </w:ins>
          </w:p>
        </w:tc>
        <w:tc>
          <w:tcPr>
            <w:tcW w:w="1244" w:type="dxa"/>
            <w:tcBorders>
              <w:top w:val="nil"/>
              <w:left w:val="nil"/>
              <w:bottom w:val="nil"/>
              <w:right w:val="nil"/>
            </w:tcBorders>
            <w:shd w:val="clear" w:color="auto" w:fill="auto"/>
            <w:noWrap/>
            <w:vAlign w:val="bottom"/>
            <w:hideMark/>
            <w:tcPrChange w:id="1376" w:author="Kompella, Sai Chandrika" w:date="2023-09-29T06:51:00Z">
              <w:tcPr>
                <w:tcW w:w="1697" w:type="dxa"/>
                <w:tcBorders>
                  <w:top w:val="nil"/>
                  <w:left w:val="nil"/>
                  <w:bottom w:val="nil"/>
                  <w:right w:val="nil"/>
                </w:tcBorders>
                <w:shd w:val="clear" w:color="auto" w:fill="auto"/>
                <w:noWrap/>
                <w:vAlign w:val="bottom"/>
                <w:hideMark/>
              </w:tcPr>
            </w:tcPrChange>
          </w:tcPr>
          <w:p w14:paraId="091BF582" w14:textId="77777777" w:rsidR="00E0030C" w:rsidRPr="007211A4" w:rsidRDefault="00E0030C">
            <w:pPr>
              <w:spacing w:line="240" w:lineRule="auto"/>
              <w:jc w:val="center"/>
              <w:rPr>
                <w:ins w:id="1377" w:author="Yang, Xue" w:date="2023-09-27T10:02:00Z"/>
                <w:rFonts w:eastAsia="Times New Roman" w:cs="Times New Roman"/>
                <w:color w:val="000000"/>
                <w:kern w:val="0"/>
                <w14:ligatures w14:val="none"/>
                <w:rPrChange w:id="1378" w:author="Yang, Xue" w:date="2023-09-27T10:07:00Z">
                  <w:rPr>
                    <w:ins w:id="1379" w:author="Yang, Xue" w:date="2023-09-27T10:02:00Z"/>
                    <w:rFonts w:ascii="Calibri" w:eastAsia="Times New Roman" w:hAnsi="Calibri" w:cs="Calibri"/>
                    <w:color w:val="000000"/>
                    <w:kern w:val="0"/>
                    <w14:ligatures w14:val="none"/>
                  </w:rPr>
                </w:rPrChange>
              </w:rPr>
              <w:pPrChange w:id="1380" w:author="Yang, Xue" w:date="2023-09-27T10:03:00Z">
                <w:pPr>
                  <w:spacing w:line="240" w:lineRule="auto"/>
                  <w:jc w:val="right"/>
                </w:pPr>
              </w:pPrChange>
            </w:pPr>
            <w:ins w:id="1381" w:author="Yang, Xue" w:date="2023-09-27T10:02:00Z">
              <w:r w:rsidRPr="007211A4">
                <w:rPr>
                  <w:rFonts w:eastAsia="Times New Roman" w:cs="Times New Roman"/>
                  <w:color w:val="000000"/>
                  <w:kern w:val="0"/>
                  <w14:ligatures w14:val="none"/>
                  <w:rPrChange w:id="1382" w:author="Yang, Xue" w:date="2023-09-27T10:07:00Z">
                    <w:rPr>
                      <w:rFonts w:ascii="Calibri" w:eastAsia="Times New Roman" w:hAnsi="Calibri" w:cs="Calibri"/>
                      <w:color w:val="000000"/>
                      <w:kern w:val="0"/>
                      <w14:ligatures w14:val="none"/>
                    </w:rPr>
                  </w:rPrChange>
                </w:rPr>
                <w:t>0.00</w:t>
              </w:r>
            </w:ins>
          </w:p>
        </w:tc>
        <w:tc>
          <w:tcPr>
            <w:tcW w:w="960" w:type="dxa"/>
            <w:tcBorders>
              <w:top w:val="nil"/>
              <w:left w:val="nil"/>
              <w:bottom w:val="nil"/>
              <w:right w:val="nil"/>
            </w:tcBorders>
            <w:shd w:val="clear" w:color="auto" w:fill="auto"/>
            <w:noWrap/>
            <w:vAlign w:val="bottom"/>
            <w:hideMark/>
            <w:tcPrChange w:id="1383" w:author="Kompella, Sai Chandrika" w:date="2023-09-29T06:51:00Z">
              <w:tcPr>
                <w:tcW w:w="960" w:type="dxa"/>
                <w:tcBorders>
                  <w:top w:val="nil"/>
                  <w:left w:val="nil"/>
                  <w:bottom w:val="nil"/>
                  <w:right w:val="nil"/>
                </w:tcBorders>
                <w:shd w:val="clear" w:color="auto" w:fill="auto"/>
                <w:noWrap/>
                <w:vAlign w:val="bottom"/>
                <w:hideMark/>
              </w:tcPr>
            </w:tcPrChange>
          </w:tcPr>
          <w:p w14:paraId="10A63819" w14:textId="77777777" w:rsidR="00E0030C" w:rsidRPr="007211A4" w:rsidRDefault="00E0030C">
            <w:pPr>
              <w:spacing w:line="240" w:lineRule="auto"/>
              <w:jc w:val="center"/>
              <w:rPr>
                <w:ins w:id="1384" w:author="Yang, Xue" w:date="2023-09-27T10:02:00Z"/>
                <w:rFonts w:eastAsia="Times New Roman" w:cs="Times New Roman"/>
                <w:color w:val="000000"/>
                <w:kern w:val="0"/>
                <w14:ligatures w14:val="none"/>
                <w:rPrChange w:id="1385" w:author="Yang, Xue" w:date="2023-09-27T10:07:00Z">
                  <w:rPr>
                    <w:ins w:id="1386" w:author="Yang, Xue" w:date="2023-09-27T10:02:00Z"/>
                    <w:rFonts w:ascii="Calibri" w:eastAsia="Times New Roman" w:hAnsi="Calibri" w:cs="Calibri"/>
                    <w:color w:val="000000"/>
                    <w:kern w:val="0"/>
                    <w14:ligatures w14:val="none"/>
                  </w:rPr>
                </w:rPrChange>
              </w:rPr>
              <w:pPrChange w:id="1387" w:author="Yang, Xue" w:date="2023-09-27T10:03:00Z">
                <w:pPr>
                  <w:spacing w:line="240" w:lineRule="auto"/>
                  <w:jc w:val="right"/>
                </w:pPr>
              </w:pPrChange>
            </w:pPr>
            <w:ins w:id="1388" w:author="Yang, Xue" w:date="2023-09-27T10:02:00Z">
              <w:r w:rsidRPr="007211A4">
                <w:rPr>
                  <w:rFonts w:eastAsia="Times New Roman" w:cs="Times New Roman"/>
                  <w:color w:val="000000"/>
                  <w:kern w:val="0"/>
                  <w14:ligatures w14:val="none"/>
                  <w:rPrChange w:id="1389"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390" w:author="Kompella, Sai Chandrika" w:date="2023-09-29T06:51:00Z">
              <w:tcPr>
                <w:tcW w:w="1134" w:type="dxa"/>
                <w:tcBorders>
                  <w:top w:val="nil"/>
                  <w:left w:val="nil"/>
                  <w:bottom w:val="nil"/>
                  <w:right w:val="nil"/>
                </w:tcBorders>
                <w:shd w:val="clear" w:color="auto" w:fill="auto"/>
                <w:noWrap/>
                <w:vAlign w:val="bottom"/>
                <w:hideMark/>
              </w:tcPr>
            </w:tcPrChange>
          </w:tcPr>
          <w:p w14:paraId="53C2CF94" w14:textId="77777777" w:rsidR="00E0030C" w:rsidRPr="007211A4" w:rsidRDefault="00E0030C">
            <w:pPr>
              <w:spacing w:line="240" w:lineRule="auto"/>
              <w:jc w:val="center"/>
              <w:rPr>
                <w:ins w:id="1391" w:author="Yang, Xue" w:date="2023-09-27T10:02:00Z"/>
                <w:rFonts w:eastAsia="Times New Roman" w:cs="Times New Roman"/>
                <w:color w:val="000000"/>
                <w:kern w:val="0"/>
                <w14:ligatures w14:val="none"/>
                <w:rPrChange w:id="1392" w:author="Yang, Xue" w:date="2023-09-27T10:07:00Z">
                  <w:rPr>
                    <w:ins w:id="1393" w:author="Yang, Xue" w:date="2023-09-27T10:02:00Z"/>
                    <w:rFonts w:ascii="Calibri" w:eastAsia="Times New Roman" w:hAnsi="Calibri" w:cs="Calibri"/>
                    <w:color w:val="000000"/>
                    <w:kern w:val="0"/>
                    <w14:ligatures w14:val="none"/>
                  </w:rPr>
                </w:rPrChange>
              </w:rPr>
              <w:pPrChange w:id="1394" w:author="Yang, Xue" w:date="2023-09-27T10:03:00Z">
                <w:pPr>
                  <w:spacing w:line="240" w:lineRule="auto"/>
                  <w:jc w:val="right"/>
                </w:pPr>
              </w:pPrChange>
            </w:pPr>
            <w:ins w:id="1395" w:author="Yang, Xue" w:date="2023-09-27T10:02:00Z">
              <w:r w:rsidRPr="007211A4">
                <w:rPr>
                  <w:rFonts w:eastAsia="Times New Roman" w:cs="Times New Roman"/>
                  <w:color w:val="000000"/>
                  <w:kern w:val="0"/>
                  <w14:ligatures w14:val="none"/>
                  <w:rPrChange w:id="1396" w:author="Yang, Xue" w:date="2023-09-27T10:07:00Z">
                    <w:rPr>
                      <w:rFonts w:ascii="Calibri" w:eastAsia="Times New Roman" w:hAnsi="Calibri" w:cs="Calibri"/>
                      <w:color w:val="000000"/>
                      <w:kern w:val="0"/>
                      <w14:ligatures w14:val="none"/>
                    </w:rPr>
                  </w:rPrChange>
                </w:rPr>
                <w:t>0.00</w:t>
              </w:r>
            </w:ins>
          </w:p>
        </w:tc>
        <w:tc>
          <w:tcPr>
            <w:tcW w:w="1260" w:type="dxa"/>
            <w:tcBorders>
              <w:top w:val="nil"/>
              <w:left w:val="nil"/>
              <w:bottom w:val="nil"/>
              <w:right w:val="nil"/>
            </w:tcBorders>
            <w:shd w:val="clear" w:color="auto" w:fill="auto"/>
            <w:noWrap/>
            <w:vAlign w:val="bottom"/>
            <w:hideMark/>
            <w:tcPrChange w:id="1397" w:author="Kompella, Sai Chandrika" w:date="2023-09-29T06:51:00Z">
              <w:tcPr>
                <w:tcW w:w="1400" w:type="dxa"/>
                <w:tcBorders>
                  <w:top w:val="nil"/>
                  <w:left w:val="nil"/>
                  <w:bottom w:val="nil"/>
                  <w:right w:val="nil"/>
                </w:tcBorders>
                <w:shd w:val="clear" w:color="auto" w:fill="auto"/>
                <w:noWrap/>
                <w:vAlign w:val="bottom"/>
                <w:hideMark/>
              </w:tcPr>
            </w:tcPrChange>
          </w:tcPr>
          <w:p w14:paraId="73A238F4" w14:textId="77777777" w:rsidR="00E0030C" w:rsidRPr="007211A4" w:rsidRDefault="00E0030C">
            <w:pPr>
              <w:spacing w:line="240" w:lineRule="auto"/>
              <w:jc w:val="center"/>
              <w:rPr>
                <w:ins w:id="1398" w:author="Yang, Xue" w:date="2023-09-27T10:02:00Z"/>
                <w:rFonts w:eastAsia="Times New Roman" w:cs="Times New Roman"/>
                <w:color w:val="000000"/>
                <w:kern w:val="0"/>
                <w14:ligatures w14:val="none"/>
                <w:rPrChange w:id="1399" w:author="Yang, Xue" w:date="2023-09-27T10:07:00Z">
                  <w:rPr>
                    <w:ins w:id="1400" w:author="Yang, Xue" w:date="2023-09-27T10:02:00Z"/>
                    <w:rFonts w:ascii="Calibri" w:eastAsia="Times New Roman" w:hAnsi="Calibri" w:cs="Calibri"/>
                    <w:color w:val="000000"/>
                    <w:kern w:val="0"/>
                    <w14:ligatures w14:val="none"/>
                  </w:rPr>
                </w:rPrChange>
              </w:rPr>
              <w:pPrChange w:id="1401" w:author="Yang, Xue" w:date="2023-09-27T10:03:00Z">
                <w:pPr>
                  <w:spacing w:line="240" w:lineRule="auto"/>
                  <w:jc w:val="right"/>
                </w:pPr>
              </w:pPrChange>
            </w:pPr>
            <w:ins w:id="1402" w:author="Yang, Xue" w:date="2023-09-27T10:02:00Z">
              <w:r w:rsidRPr="007211A4">
                <w:rPr>
                  <w:rFonts w:eastAsia="Times New Roman" w:cs="Times New Roman"/>
                  <w:color w:val="000000"/>
                  <w:kern w:val="0"/>
                  <w14:ligatures w14:val="none"/>
                  <w:rPrChange w:id="1403" w:author="Yang, Xue" w:date="2023-09-27T10:07:00Z">
                    <w:rPr>
                      <w:rFonts w:ascii="Calibri" w:eastAsia="Times New Roman" w:hAnsi="Calibri" w:cs="Calibri"/>
                      <w:color w:val="000000"/>
                      <w:kern w:val="0"/>
                      <w14:ligatures w14:val="none"/>
                    </w:rPr>
                  </w:rPrChange>
                </w:rPr>
                <w:t>0.00</w:t>
              </w:r>
            </w:ins>
          </w:p>
        </w:tc>
        <w:tc>
          <w:tcPr>
            <w:tcW w:w="981" w:type="dxa"/>
            <w:tcBorders>
              <w:top w:val="nil"/>
              <w:left w:val="nil"/>
              <w:bottom w:val="nil"/>
              <w:right w:val="nil"/>
            </w:tcBorders>
            <w:shd w:val="clear" w:color="auto" w:fill="auto"/>
            <w:noWrap/>
            <w:vAlign w:val="bottom"/>
            <w:hideMark/>
            <w:tcPrChange w:id="1404" w:author="Kompella, Sai Chandrika" w:date="2023-09-29T06:51:00Z">
              <w:tcPr>
                <w:tcW w:w="960" w:type="dxa"/>
                <w:tcBorders>
                  <w:top w:val="nil"/>
                  <w:left w:val="nil"/>
                  <w:bottom w:val="nil"/>
                  <w:right w:val="nil"/>
                </w:tcBorders>
                <w:shd w:val="clear" w:color="auto" w:fill="auto"/>
                <w:noWrap/>
                <w:vAlign w:val="bottom"/>
                <w:hideMark/>
              </w:tcPr>
            </w:tcPrChange>
          </w:tcPr>
          <w:p w14:paraId="316FE0D4" w14:textId="77777777" w:rsidR="00E0030C" w:rsidRPr="007211A4" w:rsidRDefault="00E0030C">
            <w:pPr>
              <w:spacing w:line="240" w:lineRule="auto"/>
              <w:jc w:val="center"/>
              <w:rPr>
                <w:ins w:id="1405" w:author="Yang, Xue" w:date="2023-09-27T10:02:00Z"/>
                <w:rFonts w:eastAsia="Times New Roman" w:cs="Times New Roman"/>
                <w:color w:val="000000"/>
                <w:kern w:val="0"/>
                <w14:ligatures w14:val="none"/>
                <w:rPrChange w:id="1406" w:author="Yang, Xue" w:date="2023-09-27T10:07:00Z">
                  <w:rPr>
                    <w:ins w:id="1407" w:author="Yang, Xue" w:date="2023-09-27T10:02:00Z"/>
                    <w:rFonts w:ascii="Calibri" w:eastAsia="Times New Roman" w:hAnsi="Calibri" w:cs="Calibri"/>
                    <w:color w:val="000000"/>
                    <w:kern w:val="0"/>
                    <w14:ligatures w14:val="none"/>
                  </w:rPr>
                </w:rPrChange>
              </w:rPr>
              <w:pPrChange w:id="1408" w:author="Yang, Xue" w:date="2023-09-27T10:03:00Z">
                <w:pPr>
                  <w:spacing w:line="240" w:lineRule="auto"/>
                  <w:jc w:val="right"/>
                </w:pPr>
              </w:pPrChange>
            </w:pPr>
            <w:ins w:id="1409" w:author="Yang, Xue" w:date="2023-09-27T10:02:00Z">
              <w:r w:rsidRPr="007211A4">
                <w:rPr>
                  <w:rFonts w:eastAsia="Times New Roman" w:cs="Times New Roman"/>
                  <w:color w:val="000000"/>
                  <w:kern w:val="0"/>
                  <w14:ligatures w14:val="none"/>
                  <w:rPrChange w:id="1410" w:author="Yang, Xue" w:date="2023-09-27T10:07:00Z">
                    <w:rPr>
                      <w:rFonts w:ascii="Calibri" w:eastAsia="Times New Roman" w:hAnsi="Calibri" w:cs="Calibri"/>
                      <w:color w:val="000000"/>
                      <w:kern w:val="0"/>
                      <w14:ligatures w14:val="none"/>
                    </w:rPr>
                  </w:rPrChange>
                </w:rPr>
                <w:t>0.00</w:t>
              </w:r>
            </w:ins>
          </w:p>
        </w:tc>
        <w:tc>
          <w:tcPr>
            <w:tcW w:w="1024" w:type="dxa"/>
            <w:tcBorders>
              <w:top w:val="nil"/>
              <w:left w:val="nil"/>
              <w:bottom w:val="nil"/>
              <w:right w:val="nil"/>
            </w:tcBorders>
            <w:shd w:val="clear" w:color="auto" w:fill="auto"/>
            <w:noWrap/>
            <w:vAlign w:val="bottom"/>
            <w:hideMark/>
            <w:tcPrChange w:id="1411" w:author="Kompella, Sai Chandrika" w:date="2023-09-29T06:51:00Z">
              <w:tcPr>
                <w:tcW w:w="960" w:type="dxa"/>
                <w:tcBorders>
                  <w:top w:val="nil"/>
                  <w:left w:val="nil"/>
                  <w:bottom w:val="nil"/>
                  <w:right w:val="nil"/>
                </w:tcBorders>
                <w:shd w:val="clear" w:color="auto" w:fill="auto"/>
                <w:noWrap/>
                <w:vAlign w:val="bottom"/>
                <w:hideMark/>
              </w:tcPr>
            </w:tcPrChange>
          </w:tcPr>
          <w:p w14:paraId="2C10E5FB" w14:textId="77777777" w:rsidR="00E0030C" w:rsidRPr="007211A4" w:rsidRDefault="00E0030C">
            <w:pPr>
              <w:spacing w:line="240" w:lineRule="auto"/>
              <w:jc w:val="center"/>
              <w:rPr>
                <w:ins w:id="1412" w:author="Yang, Xue" w:date="2023-09-27T10:02:00Z"/>
                <w:rFonts w:eastAsia="Times New Roman" w:cs="Times New Roman"/>
                <w:color w:val="000000"/>
                <w:kern w:val="0"/>
                <w14:ligatures w14:val="none"/>
                <w:rPrChange w:id="1413" w:author="Yang, Xue" w:date="2023-09-27T10:07:00Z">
                  <w:rPr>
                    <w:ins w:id="1414" w:author="Yang, Xue" w:date="2023-09-27T10:02:00Z"/>
                    <w:rFonts w:ascii="Calibri" w:eastAsia="Times New Roman" w:hAnsi="Calibri" w:cs="Calibri"/>
                    <w:color w:val="000000"/>
                    <w:kern w:val="0"/>
                    <w14:ligatures w14:val="none"/>
                  </w:rPr>
                </w:rPrChange>
              </w:rPr>
              <w:pPrChange w:id="1415" w:author="Yang, Xue" w:date="2023-09-27T10:03:00Z">
                <w:pPr>
                  <w:spacing w:line="240" w:lineRule="auto"/>
                  <w:jc w:val="right"/>
                </w:pPr>
              </w:pPrChange>
            </w:pPr>
            <w:ins w:id="1416" w:author="Yang, Xue" w:date="2023-09-27T10:02:00Z">
              <w:r w:rsidRPr="007211A4">
                <w:rPr>
                  <w:rFonts w:eastAsia="Times New Roman" w:cs="Times New Roman"/>
                  <w:color w:val="000000"/>
                  <w:kern w:val="0"/>
                  <w14:ligatures w14:val="none"/>
                  <w:rPrChange w:id="1417"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418" w:author="Kompella, Sai Chandrika" w:date="2023-09-29T06:51:00Z">
              <w:tcPr>
                <w:tcW w:w="1504" w:type="dxa"/>
                <w:tcBorders>
                  <w:top w:val="nil"/>
                  <w:left w:val="nil"/>
                  <w:bottom w:val="nil"/>
                  <w:right w:val="nil"/>
                </w:tcBorders>
                <w:shd w:val="clear" w:color="auto" w:fill="auto"/>
                <w:noWrap/>
                <w:vAlign w:val="bottom"/>
                <w:hideMark/>
              </w:tcPr>
            </w:tcPrChange>
          </w:tcPr>
          <w:p w14:paraId="1F53942B" w14:textId="77777777" w:rsidR="00E0030C" w:rsidRPr="007211A4" w:rsidRDefault="00E0030C">
            <w:pPr>
              <w:spacing w:line="240" w:lineRule="auto"/>
              <w:jc w:val="center"/>
              <w:rPr>
                <w:ins w:id="1419" w:author="Yang, Xue" w:date="2023-09-27T10:02:00Z"/>
                <w:rFonts w:eastAsia="Times New Roman" w:cs="Times New Roman"/>
                <w:color w:val="000000"/>
                <w:kern w:val="0"/>
                <w14:ligatures w14:val="none"/>
                <w:rPrChange w:id="1420" w:author="Yang, Xue" w:date="2023-09-27T10:07:00Z">
                  <w:rPr>
                    <w:ins w:id="1421" w:author="Yang, Xue" w:date="2023-09-27T10:02:00Z"/>
                    <w:rFonts w:ascii="Calibri" w:eastAsia="Times New Roman" w:hAnsi="Calibri" w:cs="Calibri"/>
                    <w:color w:val="000000"/>
                    <w:kern w:val="0"/>
                    <w14:ligatures w14:val="none"/>
                  </w:rPr>
                </w:rPrChange>
              </w:rPr>
              <w:pPrChange w:id="1422" w:author="Yang, Xue" w:date="2023-09-27T10:03:00Z">
                <w:pPr>
                  <w:spacing w:line="240" w:lineRule="auto"/>
                  <w:jc w:val="right"/>
                </w:pPr>
              </w:pPrChange>
            </w:pPr>
            <w:ins w:id="1423" w:author="Yang, Xue" w:date="2023-09-27T10:02:00Z">
              <w:r w:rsidRPr="007211A4">
                <w:rPr>
                  <w:rFonts w:eastAsia="Times New Roman" w:cs="Times New Roman"/>
                  <w:color w:val="000000"/>
                  <w:kern w:val="0"/>
                  <w14:ligatures w14:val="none"/>
                  <w:rPrChange w:id="1424" w:author="Yang, Xue" w:date="2023-09-27T10:07:00Z">
                    <w:rPr>
                      <w:rFonts w:ascii="Calibri" w:eastAsia="Times New Roman" w:hAnsi="Calibri" w:cs="Calibri"/>
                      <w:color w:val="000000"/>
                      <w:kern w:val="0"/>
                      <w14:ligatures w14:val="none"/>
                    </w:rPr>
                  </w:rPrChange>
                </w:rPr>
                <w:t>0.01</w:t>
              </w:r>
            </w:ins>
          </w:p>
        </w:tc>
      </w:tr>
      <w:tr w:rsidR="00E0030C" w:rsidRPr="00E0030C" w14:paraId="50CF4B98" w14:textId="77777777" w:rsidTr="2B44B431">
        <w:trPr>
          <w:trHeight w:val="288"/>
          <w:jc w:val="center"/>
          <w:ins w:id="1425" w:author="Yang, Xue" w:date="2023-09-27T10:02:00Z"/>
          <w:trPrChange w:id="1426"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427" w:author="Kompella, Sai Chandrika" w:date="2023-09-29T06:51:00Z">
              <w:tcPr>
                <w:tcW w:w="2274" w:type="dxa"/>
                <w:tcBorders>
                  <w:top w:val="nil"/>
                  <w:left w:val="nil"/>
                  <w:bottom w:val="nil"/>
                  <w:right w:val="nil"/>
                </w:tcBorders>
                <w:shd w:val="clear" w:color="auto" w:fill="auto"/>
                <w:noWrap/>
                <w:vAlign w:val="bottom"/>
                <w:hideMark/>
              </w:tcPr>
            </w:tcPrChange>
          </w:tcPr>
          <w:p w14:paraId="05264A90" w14:textId="77777777" w:rsidR="00E0030C" w:rsidRPr="007211A4" w:rsidRDefault="00E0030C" w:rsidP="00E0030C">
            <w:pPr>
              <w:spacing w:line="240" w:lineRule="auto"/>
              <w:rPr>
                <w:ins w:id="1428" w:author="Yang, Xue" w:date="2023-09-27T10:02:00Z"/>
                <w:rFonts w:eastAsia="Times New Roman" w:cs="Times New Roman"/>
                <w:color w:val="000000"/>
                <w:kern w:val="0"/>
                <w14:ligatures w14:val="none"/>
                <w:rPrChange w:id="1429" w:author="Yang, Xue" w:date="2023-09-27T10:07:00Z">
                  <w:rPr>
                    <w:ins w:id="1430" w:author="Yang, Xue" w:date="2023-09-27T10:02:00Z"/>
                    <w:rFonts w:ascii="Calibri" w:eastAsia="Times New Roman" w:hAnsi="Calibri" w:cs="Calibri"/>
                    <w:color w:val="000000"/>
                    <w:kern w:val="0"/>
                    <w14:ligatures w14:val="none"/>
                  </w:rPr>
                </w:rPrChange>
              </w:rPr>
            </w:pPr>
            <w:proofErr w:type="spellStart"/>
            <w:ins w:id="1431" w:author="Yang, Xue" w:date="2023-09-27T10:02:00Z">
              <w:r w:rsidRPr="007211A4">
                <w:rPr>
                  <w:rFonts w:eastAsia="Times New Roman" w:cs="Times New Roman"/>
                  <w:color w:val="000000"/>
                  <w:kern w:val="0"/>
                  <w14:ligatures w14:val="none"/>
                  <w:rPrChange w:id="1432" w:author="Yang, Xue" w:date="2023-09-27T10:07:00Z">
                    <w:rPr>
                      <w:rFonts w:ascii="Calibri" w:eastAsia="Times New Roman" w:hAnsi="Calibri" w:cs="Calibri"/>
                      <w:color w:val="000000"/>
                      <w:kern w:val="0"/>
                      <w14:ligatures w14:val="none"/>
                    </w:rPr>
                  </w:rPrChange>
                </w:rPr>
                <w:t>anticoag_ind</w:t>
              </w:r>
              <w:proofErr w:type="spellEnd"/>
            </w:ins>
          </w:p>
        </w:tc>
        <w:tc>
          <w:tcPr>
            <w:tcW w:w="1170" w:type="dxa"/>
            <w:tcBorders>
              <w:top w:val="nil"/>
              <w:left w:val="nil"/>
              <w:bottom w:val="nil"/>
              <w:right w:val="nil"/>
            </w:tcBorders>
            <w:shd w:val="clear" w:color="auto" w:fill="auto"/>
            <w:noWrap/>
            <w:vAlign w:val="bottom"/>
            <w:hideMark/>
            <w:tcPrChange w:id="1433" w:author="Kompella, Sai Chandrika" w:date="2023-09-29T06:51:00Z">
              <w:tcPr>
                <w:tcW w:w="1333" w:type="dxa"/>
                <w:tcBorders>
                  <w:top w:val="nil"/>
                  <w:left w:val="nil"/>
                  <w:bottom w:val="nil"/>
                  <w:right w:val="nil"/>
                </w:tcBorders>
                <w:shd w:val="clear" w:color="auto" w:fill="auto"/>
                <w:noWrap/>
                <w:vAlign w:val="bottom"/>
                <w:hideMark/>
              </w:tcPr>
            </w:tcPrChange>
          </w:tcPr>
          <w:p w14:paraId="137BF4D1" w14:textId="77777777" w:rsidR="00E0030C" w:rsidRPr="007211A4" w:rsidRDefault="00E0030C">
            <w:pPr>
              <w:spacing w:line="240" w:lineRule="auto"/>
              <w:jc w:val="center"/>
              <w:rPr>
                <w:ins w:id="1434" w:author="Yang, Xue" w:date="2023-09-27T10:02:00Z"/>
                <w:rFonts w:eastAsia="Times New Roman" w:cs="Times New Roman"/>
                <w:color w:val="000000"/>
                <w:kern w:val="0"/>
                <w14:ligatures w14:val="none"/>
                <w:rPrChange w:id="1435" w:author="Yang, Xue" w:date="2023-09-27T10:07:00Z">
                  <w:rPr>
                    <w:ins w:id="1436" w:author="Yang, Xue" w:date="2023-09-27T10:02:00Z"/>
                    <w:rFonts w:ascii="Calibri" w:eastAsia="Times New Roman" w:hAnsi="Calibri" w:cs="Calibri"/>
                    <w:color w:val="000000"/>
                    <w:kern w:val="0"/>
                    <w14:ligatures w14:val="none"/>
                  </w:rPr>
                </w:rPrChange>
              </w:rPr>
              <w:pPrChange w:id="1437" w:author="Yang, Xue" w:date="2023-09-27T10:03:00Z">
                <w:pPr>
                  <w:spacing w:line="240" w:lineRule="auto"/>
                  <w:jc w:val="right"/>
                </w:pPr>
              </w:pPrChange>
            </w:pPr>
            <w:ins w:id="1438" w:author="Yang, Xue" w:date="2023-09-27T10:02:00Z">
              <w:r w:rsidRPr="007211A4">
                <w:rPr>
                  <w:rFonts w:eastAsia="Times New Roman" w:cs="Times New Roman"/>
                  <w:color w:val="000000"/>
                  <w:kern w:val="0"/>
                  <w14:ligatures w14:val="none"/>
                  <w:rPrChange w:id="1439" w:author="Yang, Xue" w:date="2023-09-27T10:07:00Z">
                    <w:rPr>
                      <w:rFonts w:ascii="Calibri" w:eastAsia="Times New Roman" w:hAnsi="Calibri" w:cs="Calibri"/>
                      <w:color w:val="000000"/>
                      <w:kern w:val="0"/>
                      <w14:ligatures w14:val="none"/>
                    </w:rPr>
                  </w:rPrChange>
                </w:rPr>
                <w:t>0.01</w:t>
              </w:r>
            </w:ins>
          </w:p>
        </w:tc>
        <w:tc>
          <w:tcPr>
            <w:tcW w:w="1188" w:type="dxa"/>
            <w:tcBorders>
              <w:top w:val="nil"/>
              <w:left w:val="nil"/>
              <w:bottom w:val="nil"/>
              <w:right w:val="nil"/>
            </w:tcBorders>
            <w:shd w:val="clear" w:color="auto" w:fill="auto"/>
            <w:noWrap/>
            <w:vAlign w:val="bottom"/>
            <w:hideMark/>
            <w:tcPrChange w:id="1440" w:author="Kompella, Sai Chandrika" w:date="2023-09-29T06:51:00Z">
              <w:tcPr>
                <w:tcW w:w="1351" w:type="dxa"/>
                <w:tcBorders>
                  <w:top w:val="nil"/>
                  <w:left w:val="nil"/>
                  <w:bottom w:val="nil"/>
                  <w:right w:val="nil"/>
                </w:tcBorders>
                <w:shd w:val="clear" w:color="auto" w:fill="auto"/>
                <w:noWrap/>
                <w:vAlign w:val="bottom"/>
                <w:hideMark/>
              </w:tcPr>
            </w:tcPrChange>
          </w:tcPr>
          <w:p w14:paraId="156BA85B" w14:textId="77777777" w:rsidR="00E0030C" w:rsidRPr="007211A4" w:rsidRDefault="00E0030C">
            <w:pPr>
              <w:spacing w:line="240" w:lineRule="auto"/>
              <w:jc w:val="center"/>
              <w:rPr>
                <w:ins w:id="1441" w:author="Yang, Xue" w:date="2023-09-27T10:02:00Z"/>
                <w:rFonts w:eastAsia="Times New Roman" w:cs="Times New Roman"/>
                <w:color w:val="000000"/>
                <w:kern w:val="0"/>
                <w14:ligatures w14:val="none"/>
                <w:rPrChange w:id="1442" w:author="Yang, Xue" w:date="2023-09-27T10:07:00Z">
                  <w:rPr>
                    <w:ins w:id="1443" w:author="Yang, Xue" w:date="2023-09-27T10:02:00Z"/>
                    <w:rFonts w:ascii="Calibri" w:eastAsia="Times New Roman" w:hAnsi="Calibri" w:cs="Calibri"/>
                    <w:color w:val="000000"/>
                    <w:kern w:val="0"/>
                    <w14:ligatures w14:val="none"/>
                  </w:rPr>
                </w:rPrChange>
              </w:rPr>
              <w:pPrChange w:id="1444" w:author="Yang, Xue" w:date="2023-09-27T10:03:00Z">
                <w:pPr>
                  <w:spacing w:line="240" w:lineRule="auto"/>
                  <w:jc w:val="right"/>
                </w:pPr>
              </w:pPrChange>
            </w:pPr>
            <w:ins w:id="1445" w:author="Yang, Xue" w:date="2023-09-27T10:02:00Z">
              <w:r w:rsidRPr="007211A4">
                <w:rPr>
                  <w:rFonts w:eastAsia="Times New Roman" w:cs="Times New Roman"/>
                  <w:color w:val="000000"/>
                  <w:kern w:val="0"/>
                  <w14:ligatures w14:val="none"/>
                  <w:rPrChange w:id="1446" w:author="Yang, Xue" w:date="2023-09-27T10:07:00Z">
                    <w:rPr>
                      <w:rFonts w:ascii="Calibri" w:eastAsia="Times New Roman" w:hAnsi="Calibri" w:cs="Calibri"/>
                      <w:color w:val="000000"/>
                      <w:kern w:val="0"/>
                      <w14:ligatures w14:val="none"/>
                    </w:rPr>
                  </w:rPrChange>
                </w:rPr>
                <w:t>0.01</w:t>
              </w:r>
            </w:ins>
          </w:p>
        </w:tc>
        <w:tc>
          <w:tcPr>
            <w:tcW w:w="1262" w:type="dxa"/>
            <w:tcBorders>
              <w:top w:val="nil"/>
              <w:left w:val="nil"/>
              <w:bottom w:val="nil"/>
              <w:right w:val="nil"/>
            </w:tcBorders>
            <w:shd w:val="clear" w:color="auto" w:fill="auto"/>
            <w:noWrap/>
            <w:vAlign w:val="bottom"/>
            <w:hideMark/>
            <w:tcPrChange w:id="1447" w:author="Kompella, Sai Chandrika" w:date="2023-09-29T06:51:00Z">
              <w:tcPr>
                <w:tcW w:w="1715" w:type="dxa"/>
                <w:tcBorders>
                  <w:top w:val="nil"/>
                  <w:left w:val="nil"/>
                  <w:bottom w:val="nil"/>
                  <w:right w:val="nil"/>
                </w:tcBorders>
                <w:shd w:val="clear" w:color="auto" w:fill="auto"/>
                <w:noWrap/>
                <w:vAlign w:val="bottom"/>
                <w:hideMark/>
              </w:tcPr>
            </w:tcPrChange>
          </w:tcPr>
          <w:p w14:paraId="5E2667E6" w14:textId="77777777" w:rsidR="00E0030C" w:rsidRPr="007211A4" w:rsidRDefault="00E0030C">
            <w:pPr>
              <w:spacing w:line="240" w:lineRule="auto"/>
              <w:jc w:val="center"/>
              <w:rPr>
                <w:ins w:id="1448" w:author="Yang, Xue" w:date="2023-09-27T10:02:00Z"/>
                <w:rFonts w:eastAsia="Times New Roman" w:cs="Times New Roman"/>
                <w:color w:val="000000"/>
                <w:kern w:val="0"/>
                <w14:ligatures w14:val="none"/>
                <w:rPrChange w:id="1449" w:author="Yang, Xue" w:date="2023-09-27T10:07:00Z">
                  <w:rPr>
                    <w:ins w:id="1450" w:author="Yang, Xue" w:date="2023-09-27T10:02:00Z"/>
                    <w:rFonts w:ascii="Calibri" w:eastAsia="Times New Roman" w:hAnsi="Calibri" w:cs="Calibri"/>
                    <w:color w:val="000000"/>
                    <w:kern w:val="0"/>
                    <w14:ligatures w14:val="none"/>
                  </w:rPr>
                </w:rPrChange>
              </w:rPr>
              <w:pPrChange w:id="1451" w:author="Yang, Xue" w:date="2023-09-27T10:03:00Z">
                <w:pPr>
                  <w:spacing w:line="240" w:lineRule="auto"/>
                  <w:jc w:val="right"/>
                </w:pPr>
              </w:pPrChange>
            </w:pPr>
            <w:ins w:id="1452" w:author="Yang, Xue" w:date="2023-09-27T10:02:00Z">
              <w:r w:rsidRPr="007211A4">
                <w:rPr>
                  <w:rFonts w:eastAsia="Times New Roman" w:cs="Times New Roman"/>
                  <w:color w:val="000000"/>
                  <w:kern w:val="0"/>
                  <w14:ligatures w14:val="none"/>
                  <w:rPrChange w:id="1453" w:author="Yang, Xue" w:date="2023-09-27T10:07:00Z">
                    <w:rPr>
                      <w:rFonts w:ascii="Calibri" w:eastAsia="Times New Roman" w:hAnsi="Calibri" w:cs="Calibri"/>
                      <w:color w:val="000000"/>
                      <w:kern w:val="0"/>
                      <w14:ligatures w14:val="none"/>
                    </w:rPr>
                  </w:rPrChange>
                </w:rPr>
                <w:t>0.01</w:t>
              </w:r>
            </w:ins>
          </w:p>
        </w:tc>
        <w:tc>
          <w:tcPr>
            <w:tcW w:w="1244" w:type="dxa"/>
            <w:tcBorders>
              <w:top w:val="nil"/>
              <w:left w:val="nil"/>
              <w:bottom w:val="nil"/>
              <w:right w:val="nil"/>
            </w:tcBorders>
            <w:shd w:val="clear" w:color="auto" w:fill="auto"/>
            <w:noWrap/>
            <w:vAlign w:val="bottom"/>
            <w:hideMark/>
            <w:tcPrChange w:id="1454" w:author="Kompella, Sai Chandrika" w:date="2023-09-29T06:51:00Z">
              <w:tcPr>
                <w:tcW w:w="1697" w:type="dxa"/>
                <w:tcBorders>
                  <w:top w:val="nil"/>
                  <w:left w:val="nil"/>
                  <w:bottom w:val="nil"/>
                  <w:right w:val="nil"/>
                </w:tcBorders>
                <w:shd w:val="clear" w:color="auto" w:fill="auto"/>
                <w:noWrap/>
                <w:vAlign w:val="bottom"/>
                <w:hideMark/>
              </w:tcPr>
            </w:tcPrChange>
          </w:tcPr>
          <w:p w14:paraId="026CCF48" w14:textId="77777777" w:rsidR="00E0030C" w:rsidRPr="007211A4" w:rsidRDefault="00E0030C">
            <w:pPr>
              <w:spacing w:line="240" w:lineRule="auto"/>
              <w:jc w:val="center"/>
              <w:rPr>
                <w:ins w:id="1455" w:author="Yang, Xue" w:date="2023-09-27T10:02:00Z"/>
                <w:rFonts w:eastAsia="Times New Roman" w:cs="Times New Roman"/>
                <w:color w:val="000000"/>
                <w:kern w:val="0"/>
                <w14:ligatures w14:val="none"/>
                <w:rPrChange w:id="1456" w:author="Yang, Xue" w:date="2023-09-27T10:07:00Z">
                  <w:rPr>
                    <w:ins w:id="1457" w:author="Yang, Xue" w:date="2023-09-27T10:02:00Z"/>
                    <w:rFonts w:ascii="Calibri" w:eastAsia="Times New Roman" w:hAnsi="Calibri" w:cs="Calibri"/>
                    <w:color w:val="000000"/>
                    <w:kern w:val="0"/>
                    <w14:ligatures w14:val="none"/>
                  </w:rPr>
                </w:rPrChange>
              </w:rPr>
              <w:pPrChange w:id="1458" w:author="Yang, Xue" w:date="2023-09-27T10:03:00Z">
                <w:pPr>
                  <w:spacing w:line="240" w:lineRule="auto"/>
                  <w:jc w:val="right"/>
                </w:pPr>
              </w:pPrChange>
            </w:pPr>
            <w:ins w:id="1459" w:author="Yang, Xue" w:date="2023-09-27T10:02:00Z">
              <w:r w:rsidRPr="007211A4">
                <w:rPr>
                  <w:rFonts w:eastAsia="Times New Roman" w:cs="Times New Roman"/>
                  <w:color w:val="000000"/>
                  <w:kern w:val="0"/>
                  <w14:ligatures w14:val="none"/>
                  <w:rPrChange w:id="1460" w:author="Yang, Xue" w:date="2023-09-27T10:07:00Z">
                    <w:rPr>
                      <w:rFonts w:ascii="Calibri" w:eastAsia="Times New Roman" w:hAnsi="Calibri" w:cs="Calibri"/>
                      <w:color w:val="000000"/>
                      <w:kern w:val="0"/>
                      <w14:ligatures w14:val="none"/>
                    </w:rPr>
                  </w:rPrChange>
                </w:rPr>
                <w:t>0.01</w:t>
              </w:r>
            </w:ins>
          </w:p>
        </w:tc>
        <w:tc>
          <w:tcPr>
            <w:tcW w:w="960" w:type="dxa"/>
            <w:tcBorders>
              <w:top w:val="nil"/>
              <w:left w:val="nil"/>
              <w:bottom w:val="nil"/>
              <w:right w:val="nil"/>
            </w:tcBorders>
            <w:shd w:val="clear" w:color="auto" w:fill="auto"/>
            <w:noWrap/>
            <w:vAlign w:val="bottom"/>
            <w:hideMark/>
            <w:tcPrChange w:id="1461" w:author="Kompella, Sai Chandrika" w:date="2023-09-29T06:51:00Z">
              <w:tcPr>
                <w:tcW w:w="960" w:type="dxa"/>
                <w:tcBorders>
                  <w:top w:val="nil"/>
                  <w:left w:val="nil"/>
                  <w:bottom w:val="nil"/>
                  <w:right w:val="nil"/>
                </w:tcBorders>
                <w:shd w:val="clear" w:color="auto" w:fill="auto"/>
                <w:noWrap/>
                <w:vAlign w:val="bottom"/>
                <w:hideMark/>
              </w:tcPr>
            </w:tcPrChange>
          </w:tcPr>
          <w:p w14:paraId="23589FC6" w14:textId="77777777" w:rsidR="00E0030C" w:rsidRPr="007211A4" w:rsidRDefault="00E0030C">
            <w:pPr>
              <w:spacing w:line="240" w:lineRule="auto"/>
              <w:jc w:val="center"/>
              <w:rPr>
                <w:ins w:id="1462" w:author="Yang, Xue" w:date="2023-09-27T10:02:00Z"/>
                <w:rFonts w:eastAsia="Times New Roman" w:cs="Times New Roman"/>
                <w:color w:val="000000"/>
                <w:kern w:val="0"/>
                <w14:ligatures w14:val="none"/>
                <w:rPrChange w:id="1463" w:author="Yang, Xue" w:date="2023-09-27T10:07:00Z">
                  <w:rPr>
                    <w:ins w:id="1464" w:author="Yang, Xue" w:date="2023-09-27T10:02:00Z"/>
                    <w:rFonts w:ascii="Calibri" w:eastAsia="Times New Roman" w:hAnsi="Calibri" w:cs="Calibri"/>
                    <w:color w:val="000000"/>
                    <w:kern w:val="0"/>
                    <w14:ligatures w14:val="none"/>
                  </w:rPr>
                </w:rPrChange>
              </w:rPr>
              <w:pPrChange w:id="1465" w:author="Yang, Xue" w:date="2023-09-27T10:03:00Z">
                <w:pPr>
                  <w:spacing w:line="240" w:lineRule="auto"/>
                  <w:jc w:val="right"/>
                </w:pPr>
              </w:pPrChange>
            </w:pPr>
            <w:ins w:id="1466" w:author="Yang, Xue" w:date="2023-09-27T10:02:00Z">
              <w:r w:rsidRPr="007211A4">
                <w:rPr>
                  <w:rFonts w:eastAsia="Times New Roman" w:cs="Times New Roman"/>
                  <w:color w:val="000000"/>
                  <w:kern w:val="0"/>
                  <w14:ligatures w14:val="none"/>
                  <w:rPrChange w:id="1467"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468" w:author="Kompella, Sai Chandrika" w:date="2023-09-29T06:51:00Z">
              <w:tcPr>
                <w:tcW w:w="1134" w:type="dxa"/>
                <w:tcBorders>
                  <w:top w:val="nil"/>
                  <w:left w:val="nil"/>
                  <w:bottom w:val="nil"/>
                  <w:right w:val="nil"/>
                </w:tcBorders>
                <w:shd w:val="clear" w:color="auto" w:fill="auto"/>
                <w:noWrap/>
                <w:vAlign w:val="bottom"/>
                <w:hideMark/>
              </w:tcPr>
            </w:tcPrChange>
          </w:tcPr>
          <w:p w14:paraId="19F645A0" w14:textId="77777777" w:rsidR="00E0030C" w:rsidRPr="007211A4" w:rsidRDefault="00E0030C">
            <w:pPr>
              <w:spacing w:line="240" w:lineRule="auto"/>
              <w:jc w:val="center"/>
              <w:rPr>
                <w:ins w:id="1469" w:author="Yang, Xue" w:date="2023-09-27T10:02:00Z"/>
                <w:rFonts w:eastAsia="Times New Roman" w:cs="Times New Roman"/>
                <w:color w:val="000000"/>
                <w:kern w:val="0"/>
                <w14:ligatures w14:val="none"/>
                <w:rPrChange w:id="1470" w:author="Yang, Xue" w:date="2023-09-27T10:07:00Z">
                  <w:rPr>
                    <w:ins w:id="1471" w:author="Yang, Xue" w:date="2023-09-27T10:02:00Z"/>
                    <w:rFonts w:ascii="Calibri" w:eastAsia="Times New Roman" w:hAnsi="Calibri" w:cs="Calibri"/>
                    <w:color w:val="000000"/>
                    <w:kern w:val="0"/>
                    <w14:ligatures w14:val="none"/>
                  </w:rPr>
                </w:rPrChange>
              </w:rPr>
              <w:pPrChange w:id="1472" w:author="Yang, Xue" w:date="2023-09-27T10:03:00Z">
                <w:pPr>
                  <w:spacing w:line="240" w:lineRule="auto"/>
                  <w:jc w:val="right"/>
                </w:pPr>
              </w:pPrChange>
            </w:pPr>
            <w:ins w:id="1473" w:author="Yang, Xue" w:date="2023-09-27T10:02:00Z">
              <w:r w:rsidRPr="007211A4">
                <w:rPr>
                  <w:rFonts w:eastAsia="Times New Roman" w:cs="Times New Roman"/>
                  <w:color w:val="000000"/>
                  <w:kern w:val="0"/>
                  <w14:ligatures w14:val="none"/>
                  <w:rPrChange w:id="1474" w:author="Yang, Xue" w:date="2023-09-27T10:07:00Z">
                    <w:rPr>
                      <w:rFonts w:ascii="Calibri" w:eastAsia="Times New Roman" w:hAnsi="Calibri" w:cs="Calibri"/>
                      <w:color w:val="000000"/>
                      <w:kern w:val="0"/>
                      <w14:ligatures w14:val="none"/>
                    </w:rPr>
                  </w:rPrChange>
                </w:rPr>
                <w:t>0.00</w:t>
              </w:r>
            </w:ins>
          </w:p>
        </w:tc>
        <w:tc>
          <w:tcPr>
            <w:tcW w:w="1260" w:type="dxa"/>
            <w:tcBorders>
              <w:top w:val="nil"/>
              <w:left w:val="nil"/>
              <w:bottom w:val="nil"/>
              <w:right w:val="nil"/>
            </w:tcBorders>
            <w:shd w:val="clear" w:color="auto" w:fill="auto"/>
            <w:noWrap/>
            <w:vAlign w:val="bottom"/>
            <w:hideMark/>
            <w:tcPrChange w:id="1475" w:author="Kompella, Sai Chandrika" w:date="2023-09-29T06:51:00Z">
              <w:tcPr>
                <w:tcW w:w="1400" w:type="dxa"/>
                <w:tcBorders>
                  <w:top w:val="nil"/>
                  <w:left w:val="nil"/>
                  <w:bottom w:val="nil"/>
                  <w:right w:val="nil"/>
                </w:tcBorders>
                <w:shd w:val="clear" w:color="auto" w:fill="auto"/>
                <w:noWrap/>
                <w:vAlign w:val="bottom"/>
                <w:hideMark/>
              </w:tcPr>
            </w:tcPrChange>
          </w:tcPr>
          <w:p w14:paraId="17D9DBAD" w14:textId="77777777" w:rsidR="00E0030C" w:rsidRPr="007211A4" w:rsidRDefault="00E0030C">
            <w:pPr>
              <w:spacing w:line="240" w:lineRule="auto"/>
              <w:jc w:val="center"/>
              <w:rPr>
                <w:ins w:id="1476" w:author="Yang, Xue" w:date="2023-09-27T10:02:00Z"/>
                <w:rFonts w:eastAsia="Times New Roman" w:cs="Times New Roman"/>
                <w:color w:val="000000"/>
                <w:kern w:val="0"/>
                <w14:ligatures w14:val="none"/>
                <w:rPrChange w:id="1477" w:author="Yang, Xue" w:date="2023-09-27T10:07:00Z">
                  <w:rPr>
                    <w:ins w:id="1478" w:author="Yang, Xue" w:date="2023-09-27T10:02:00Z"/>
                    <w:rFonts w:ascii="Calibri" w:eastAsia="Times New Roman" w:hAnsi="Calibri" w:cs="Calibri"/>
                    <w:color w:val="000000"/>
                    <w:kern w:val="0"/>
                    <w14:ligatures w14:val="none"/>
                  </w:rPr>
                </w:rPrChange>
              </w:rPr>
              <w:pPrChange w:id="1479" w:author="Yang, Xue" w:date="2023-09-27T10:03:00Z">
                <w:pPr>
                  <w:spacing w:line="240" w:lineRule="auto"/>
                  <w:jc w:val="right"/>
                </w:pPr>
              </w:pPrChange>
            </w:pPr>
            <w:ins w:id="1480" w:author="Yang, Xue" w:date="2023-09-27T10:02:00Z">
              <w:r w:rsidRPr="007211A4">
                <w:rPr>
                  <w:rFonts w:eastAsia="Times New Roman" w:cs="Times New Roman"/>
                  <w:color w:val="000000"/>
                  <w:kern w:val="0"/>
                  <w14:ligatures w14:val="none"/>
                  <w:rPrChange w:id="1481" w:author="Yang, Xue" w:date="2023-09-27T10:07:00Z">
                    <w:rPr>
                      <w:rFonts w:ascii="Calibri" w:eastAsia="Times New Roman" w:hAnsi="Calibri" w:cs="Calibri"/>
                      <w:color w:val="000000"/>
                      <w:kern w:val="0"/>
                      <w14:ligatures w14:val="none"/>
                    </w:rPr>
                  </w:rPrChange>
                </w:rPr>
                <w:t>0.02</w:t>
              </w:r>
            </w:ins>
          </w:p>
        </w:tc>
        <w:tc>
          <w:tcPr>
            <w:tcW w:w="981" w:type="dxa"/>
            <w:tcBorders>
              <w:top w:val="nil"/>
              <w:left w:val="nil"/>
              <w:bottom w:val="nil"/>
              <w:right w:val="nil"/>
            </w:tcBorders>
            <w:shd w:val="clear" w:color="auto" w:fill="auto"/>
            <w:noWrap/>
            <w:vAlign w:val="bottom"/>
            <w:hideMark/>
            <w:tcPrChange w:id="1482" w:author="Kompella, Sai Chandrika" w:date="2023-09-29T06:51:00Z">
              <w:tcPr>
                <w:tcW w:w="960" w:type="dxa"/>
                <w:tcBorders>
                  <w:top w:val="nil"/>
                  <w:left w:val="nil"/>
                  <w:bottom w:val="nil"/>
                  <w:right w:val="nil"/>
                </w:tcBorders>
                <w:shd w:val="clear" w:color="auto" w:fill="auto"/>
                <w:noWrap/>
                <w:vAlign w:val="bottom"/>
                <w:hideMark/>
              </w:tcPr>
            </w:tcPrChange>
          </w:tcPr>
          <w:p w14:paraId="1BCD3971" w14:textId="77777777" w:rsidR="00E0030C" w:rsidRPr="007211A4" w:rsidRDefault="00E0030C">
            <w:pPr>
              <w:spacing w:line="240" w:lineRule="auto"/>
              <w:jc w:val="center"/>
              <w:rPr>
                <w:ins w:id="1483" w:author="Yang, Xue" w:date="2023-09-27T10:02:00Z"/>
                <w:rFonts w:eastAsia="Times New Roman" w:cs="Times New Roman"/>
                <w:color w:val="000000"/>
                <w:kern w:val="0"/>
                <w14:ligatures w14:val="none"/>
                <w:rPrChange w:id="1484" w:author="Yang, Xue" w:date="2023-09-27T10:07:00Z">
                  <w:rPr>
                    <w:ins w:id="1485" w:author="Yang, Xue" w:date="2023-09-27T10:02:00Z"/>
                    <w:rFonts w:ascii="Calibri" w:eastAsia="Times New Roman" w:hAnsi="Calibri" w:cs="Calibri"/>
                    <w:color w:val="000000"/>
                    <w:kern w:val="0"/>
                    <w14:ligatures w14:val="none"/>
                  </w:rPr>
                </w:rPrChange>
              </w:rPr>
              <w:pPrChange w:id="1486" w:author="Yang, Xue" w:date="2023-09-27T10:03:00Z">
                <w:pPr>
                  <w:spacing w:line="240" w:lineRule="auto"/>
                  <w:jc w:val="right"/>
                </w:pPr>
              </w:pPrChange>
            </w:pPr>
            <w:ins w:id="1487" w:author="Yang, Xue" w:date="2023-09-27T10:02:00Z">
              <w:r w:rsidRPr="007211A4">
                <w:rPr>
                  <w:rFonts w:eastAsia="Times New Roman" w:cs="Times New Roman"/>
                  <w:color w:val="000000"/>
                  <w:kern w:val="0"/>
                  <w14:ligatures w14:val="none"/>
                  <w:rPrChange w:id="1488" w:author="Yang, Xue" w:date="2023-09-27T10:07:00Z">
                    <w:rPr>
                      <w:rFonts w:ascii="Calibri" w:eastAsia="Times New Roman" w:hAnsi="Calibri" w:cs="Calibri"/>
                      <w:color w:val="000000"/>
                      <w:kern w:val="0"/>
                      <w14:ligatures w14:val="none"/>
                    </w:rPr>
                  </w:rPrChange>
                </w:rPr>
                <w:t>0.01</w:t>
              </w:r>
            </w:ins>
          </w:p>
        </w:tc>
        <w:tc>
          <w:tcPr>
            <w:tcW w:w="1024" w:type="dxa"/>
            <w:tcBorders>
              <w:top w:val="nil"/>
              <w:left w:val="nil"/>
              <w:bottom w:val="nil"/>
              <w:right w:val="nil"/>
            </w:tcBorders>
            <w:shd w:val="clear" w:color="auto" w:fill="auto"/>
            <w:noWrap/>
            <w:vAlign w:val="bottom"/>
            <w:hideMark/>
            <w:tcPrChange w:id="1489" w:author="Kompella, Sai Chandrika" w:date="2023-09-29T06:51:00Z">
              <w:tcPr>
                <w:tcW w:w="960" w:type="dxa"/>
                <w:tcBorders>
                  <w:top w:val="nil"/>
                  <w:left w:val="nil"/>
                  <w:bottom w:val="nil"/>
                  <w:right w:val="nil"/>
                </w:tcBorders>
                <w:shd w:val="clear" w:color="auto" w:fill="auto"/>
                <w:noWrap/>
                <w:vAlign w:val="bottom"/>
                <w:hideMark/>
              </w:tcPr>
            </w:tcPrChange>
          </w:tcPr>
          <w:p w14:paraId="2B21635E" w14:textId="77777777" w:rsidR="00E0030C" w:rsidRPr="007211A4" w:rsidRDefault="00E0030C">
            <w:pPr>
              <w:spacing w:line="240" w:lineRule="auto"/>
              <w:jc w:val="center"/>
              <w:rPr>
                <w:ins w:id="1490" w:author="Yang, Xue" w:date="2023-09-27T10:02:00Z"/>
                <w:rFonts w:eastAsia="Times New Roman" w:cs="Times New Roman"/>
                <w:color w:val="000000"/>
                <w:kern w:val="0"/>
                <w14:ligatures w14:val="none"/>
                <w:rPrChange w:id="1491" w:author="Yang, Xue" w:date="2023-09-27T10:07:00Z">
                  <w:rPr>
                    <w:ins w:id="1492" w:author="Yang, Xue" w:date="2023-09-27T10:02:00Z"/>
                    <w:rFonts w:ascii="Calibri" w:eastAsia="Times New Roman" w:hAnsi="Calibri" w:cs="Calibri"/>
                    <w:color w:val="000000"/>
                    <w:kern w:val="0"/>
                    <w14:ligatures w14:val="none"/>
                  </w:rPr>
                </w:rPrChange>
              </w:rPr>
              <w:pPrChange w:id="1493" w:author="Yang, Xue" w:date="2023-09-27T10:03:00Z">
                <w:pPr>
                  <w:spacing w:line="240" w:lineRule="auto"/>
                  <w:jc w:val="right"/>
                </w:pPr>
              </w:pPrChange>
            </w:pPr>
            <w:ins w:id="1494" w:author="Yang, Xue" w:date="2023-09-27T10:02:00Z">
              <w:r w:rsidRPr="007211A4">
                <w:rPr>
                  <w:rFonts w:eastAsia="Times New Roman" w:cs="Times New Roman"/>
                  <w:color w:val="000000"/>
                  <w:kern w:val="0"/>
                  <w14:ligatures w14:val="none"/>
                  <w:rPrChange w:id="1495"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496" w:author="Kompella, Sai Chandrika" w:date="2023-09-29T06:51:00Z">
              <w:tcPr>
                <w:tcW w:w="1504" w:type="dxa"/>
                <w:tcBorders>
                  <w:top w:val="nil"/>
                  <w:left w:val="nil"/>
                  <w:bottom w:val="nil"/>
                  <w:right w:val="nil"/>
                </w:tcBorders>
                <w:shd w:val="clear" w:color="auto" w:fill="auto"/>
                <w:noWrap/>
                <w:vAlign w:val="bottom"/>
                <w:hideMark/>
              </w:tcPr>
            </w:tcPrChange>
          </w:tcPr>
          <w:p w14:paraId="3AEDD348" w14:textId="77777777" w:rsidR="00E0030C" w:rsidRPr="007211A4" w:rsidRDefault="00E0030C">
            <w:pPr>
              <w:spacing w:line="240" w:lineRule="auto"/>
              <w:jc w:val="center"/>
              <w:rPr>
                <w:ins w:id="1497" w:author="Yang, Xue" w:date="2023-09-27T10:02:00Z"/>
                <w:rFonts w:eastAsia="Times New Roman" w:cs="Times New Roman"/>
                <w:color w:val="000000"/>
                <w:kern w:val="0"/>
                <w14:ligatures w14:val="none"/>
                <w:rPrChange w:id="1498" w:author="Yang, Xue" w:date="2023-09-27T10:07:00Z">
                  <w:rPr>
                    <w:ins w:id="1499" w:author="Yang, Xue" w:date="2023-09-27T10:02:00Z"/>
                    <w:rFonts w:ascii="Calibri" w:eastAsia="Times New Roman" w:hAnsi="Calibri" w:cs="Calibri"/>
                    <w:color w:val="000000"/>
                    <w:kern w:val="0"/>
                    <w14:ligatures w14:val="none"/>
                  </w:rPr>
                </w:rPrChange>
              </w:rPr>
              <w:pPrChange w:id="1500" w:author="Yang, Xue" w:date="2023-09-27T10:03:00Z">
                <w:pPr>
                  <w:spacing w:line="240" w:lineRule="auto"/>
                  <w:jc w:val="right"/>
                </w:pPr>
              </w:pPrChange>
            </w:pPr>
            <w:ins w:id="1501" w:author="Yang, Xue" w:date="2023-09-27T10:02:00Z">
              <w:r w:rsidRPr="007211A4">
                <w:rPr>
                  <w:rFonts w:eastAsia="Times New Roman" w:cs="Times New Roman"/>
                  <w:color w:val="000000"/>
                  <w:kern w:val="0"/>
                  <w14:ligatures w14:val="none"/>
                  <w:rPrChange w:id="1502" w:author="Yang, Xue" w:date="2023-09-27T10:07:00Z">
                    <w:rPr>
                      <w:rFonts w:ascii="Calibri" w:eastAsia="Times New Roman" w:hAnsi="Calibri" w:cs="Calibri"/>
                      <w:color w:val="000000"/>
                      <w:kern w:val="0"/>
                      <w14:ligatures w14:val="none"/>
                    </w:rPr>
                  </w:rPrChange>
                </w:rPr>
                <w:t>0.03</w:t>
              </w:r>
            </w:ins>
          </w:p>
        </w:tc>
      </w:tr>
      <w:tr w:rsidR="00E0030C" w:rsidRPr="00E0030C" w14:paraId="33766FF5" w14:textId="77777777" w:rsidTr="2B44B431">
        <w:trPr>
          <w:trHeight w:val="288"/>
          <w:jc w:val="center"/>
          <w:ins w:id="1503" w:author="Yang, Xue" w:date="2023-09-27T10:02:00Z"/>
          <w:trPrChange w:id="1504"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505" w:author="Kompella, Sai Chandrika" w:date="2023-09-29T06:51:00Z">
              <w:tcPr>
                <w:tcW w:w="2274" w:type="dxa"/>
                <w:tcBorders>
                  <w:top w:val="nil"/>
                  <w:left w:val="nil"/>
                  <w:bottom w:val="nil"/>
                  <w:right w:val="nil"/>
                </w:tcBorders>
                <w:shd w:val="clear" w:color="auto" w:fill="auto"/>
                <w:noWrap/>
                <w:vAlign w:val="bottom"/>
                <w:hideMark/>
              </w:tcPr>
            </w:tcPrChange>
          </w:tcPr>
          <w:p w14:paraId="3B93E946" w14:textId="77777777" w:rsidR="00E0030C" w:rsidRPr="007211A4" w:rsidRDefault="00E0030C" w:rsidP="00E0030C">
            <w:pPr>
              <w:spacing w:line="240" w:lineRule="auto"/>
              <w:rPr>
                <w:ins w:id="1506" w:author="Yang, Xue" w:date="2023-09-27T10:02:00Z"/>
                <w:rFonts w:eastAsia="Times New Roman" w:cs="Times New Roman"/>
                <w:color w:val="000000"/>
                <w:kern w:val="0"/>
                <w14:ligatures w14:val="none"/>
                <w:rPrChange w:id="1507" w:author="Yang, Xue" w:date="2023-09-27T10:07:00Z">
                  <w:rPr>
                    <w:ins w:id="1508" w:author="Yang, Xue" w:date="2023-09-27T10:02:00Z"/>
                    <w:rFonts w:ascii="Calibri" w:eastAsia="Times New Roman" w:hAnsi="Calibri" w:cs="Calibri"/>
                    <w:color w:val="000000"/>
                    <w:kern w:val="0"/>
                    <w14:ligatures w14:val="none"/>
                  </w:rPr>
                </w:rPrChange>
              </w:rPr>
            </w:pPr>
            <w:proofErr w:type="spellStart"/>
            <w:ins w:id="1509" w:author="Yang, Xue" w:date="2023-09-27T10:02:00Z">
              <w:r w:rsidRPr="007211A4">
                <w:rPr>
                  <w:rFonts w:eastAsia="Times New Roman" w:cs="Times New Roman"/>
                  <w:color w:val="000000"/>
                  <w:kern w:val="0"/>
                  <w14:ligatures w14:val="none"/>
                  <w:rPrChange w:id="1510" w:author="Yang, Xue" w:date="2023-09-27T10:07:00Z">
                    <w:rPr>
                      <w:rFonts w:ascii="Calibri" w:eastAsia="Times New Roman" w:hAnsi="Calibri" w:cs="Calibri"/>
                      <w:color w:val="000000"/>
                      <w:kern w:val="0"/>
                      <w14:ligatures w14:val="none"/>
                    </w:rPr>
                  </w:rPrChange>
                </w:rPr>
                <w:t>seizure_diagnosis</w:t>
              </w:r>
              <w:proofErr w:type="spellEnd"/>
            </w:ins>
          </w:p>
        </w:tc>
        <w:tc>
          <w:tcPr>
            <w:tcW w:w="1170" w:type="dxa"/>
            <w:tcBorders>
              <w:top w:val="nil"/>
              <w:left w:val="nil"/>
              <w:bottom w:val="nil"/>
              <w:right w:val="nil"/>
            </w:tcBorders>
            <w:shd w:val="clear" w:color="auto" w:fill="auto"/>
            <w:noWrap/>
            <w:vAlign w:val="bottom"/>
            <w:hideMark/>
            <w:tcPrChange w:id="1511" w:author="Kompella, Sai Chandrika" w:date="2023-09-29T06:51:00Z">
              <w:tcPr>
                <w:tcW w:w="1333" w:type="dxa"/>
                <w:tcBorders>
                  <w:top w:val="nil"/>
                  <w:left w:val="nil"/>
                  <w:bottom w:val="nil"/>
                  <w:right w:val="nil"/>
                </w:tcBorders>
                <w:shd w:val="clear" w:color="auto" w:fill="auto"/>
                <w:noWrap/>
                <w:vAlign w:val="bottom"/>
                <w:hideMark/>
              </w:tcPr>
            </w:tcPrChange>
          </w:tcPr>
          <w:p w14:paraId="3B606C34" w14:textId="77777777" w:rsidR="00E0030C" w:rsidRPr="007211A4" w:rsidRDefault="00E0030C">
            <w:pPr>
              <w:spacing w:line="240" w:lineRule="auto"/>
              <w:jc w:val="center"/>
              <w:rPr>
                <w:ins w:id="1512" w:author="Yang, Xue" w:date="2023-09-27T10:02:00Z"/>
                <w:rFonts w:eastAsia="Times New Roman" w:cs="Times New Roman"/>
                <w:color w:val="000000"/>
                <w:kern w:val="0"/>
                <w14:ligatures w14:val="none"/>
                <w:rPrChange w:id="1513" w:author="Yang, Xue" w:date="2023-09-27T10:07:00Z">
                  <w:rPr>
                    <w:ins w:id="1514" w:author="Yang, Xue" w:date="2023-09-27T10:02:00Z"/>
                    <w:rFonts w:ascii="Calibri" w:eastAsia="Times New Roman" w:hAnsi="Calibri" w:cs="Calibri"/>
                    <w:color w:val="000000"/>
                    <w:kern w:val="0"/>
                    <w14:ligatures w14:val="none"/>
                  </w:rPr>
                </w:rPrChange>
              </w:rPr>
              <w:pPrChange w:id="1515" w:author="Yang, Xue" w:date="2023-09-27T10:03:00Z">
                <w:pPr>
                  <w:spacing w:line="240" w:lineRule="auto"/>
                  <w:jc w:val="right"/>
                </w:pPr>
              </w:pPrChange>
            </w:pPr>
            <w:ins w:id="1516" w:author="Yang, Xue" w:date="2023-09-27T10:02:00Z">
              <w:r w:rsidRPr="007211A4">
                <w:rPr>
                  <w:rFonts w:eastAsia="Times New Roman" w:cs="Times New Roman"/>
                  <w:color w:val="000000"/>
                  <w:kern w:val="0"/>
                  <w14:ligatures w14:val="none"/>
                  <w:rPrChange w:id="1517" w:author="Yang, Xue" w:date="2023-09-27T10:07:00Z">
                    <w:rPr>
                      <w:rFonts w:ascii="Calibri" w:eastAsia="Times New Roman" w:hAnsi="Calibri" w:cs="Calibri"/>
                      <w:color w:val="000000"/>
                      <w:kern w:val="0"/>
                      <w14:ligatures w14:val="none"/>
                    </w:rPr>
                  </w:rPrChange>
                </w:rPr>
                <w:t>0.00</w:t>
              </w:r>
            </w:ins>
          </w:p>
        </w:tc>
        <w:tc>
          <w:tcPr>
            <w:tcW w:w="1188" w:type="dxa"/>
            <w:tcBorders>
              <w:top w:val="nil"/>
              <w:left w:val="nil"/>
              <w:bottom w:val="nil"/>
              <w:right w:val="nil"/>
            </w:tcBorders>
            <w:shd w:val="clear" w:color="auto" w:fill="auto"/>
            <w:noWrap/>
            <w:vAlign w:val="bottom"/>
            <w:hideMark/>
            <w:tcPrChange w:id="1518" w:author="Kompella, Sai Chandrika" w:date="2023-09-29T06:51:00Z">
              <w:tcPr>
                <w:tcW w:w="1351" w:type="dxa"/>
                <w:tcBorders>
                  <w:top w:val="nil"/>
                  <w:left w:val="nil"/>
                  <w:bottom w:val="nil"/>
                  <w:right w:val="nil"/>
                </w:tcBorders>
                <w:shd w:val="clear" w:color="auto" w:fill="auto"/>
                <w:noWrap/>
                <w:vAlign w:val="bottom"/>
                <w:hideMark/>
              </w:tcPr>
            </w:tcPrChange>
          </w:tcPr>
          <w:p w14:paraId="7D23DCD4" w14:textId="77777777" w:rsidR="00E0030C" w:rsidRPr="007211A4" w:rsidRDefault="00E0030C">
            <w:pPr>
              <w:spacing w:line="240" w:lineRule="auto"/>
              <w:jc w:val="center"/>
              <w:rPr>
                <w:ins w:id="1519" w:author="Yang, Xue" w:date="2023-09-27T10:02:00Z"/>
                <w:rFonts w:eastAsia="Times New Roman" w:cs="Times New Roman"/>
                <w:color w:val="000000"/>
                <w:kern w:val="0"/>
                <w14:ligatures w14:val="none"/>
                <w:rPrChange w:id="1520" w:author="Yang, Xue" w:date="2023-09-27T10:07:00Z">
                  <w:rPr>
                    <w:ins w:id="1521" w:author="Yang, Xue" w:date="2023-09-27T10:02:00Z"/>
                    <w:rFonts w:ascii="Calibri" w:eastAsia="Times New Roman" w:hAnsi="Calibri" w:cs="Calibri"/>
                    <w:color w:val="000000"/>
                    <w:kern w:val="0"/>
                    <w14:ligatures w14:val="none"/>
                  </w:rPr>
                </w:rPrChange>
              </w:rPr>
              <w:pPrChange w:id="1522" w:author="Yang, Xue" w:date="2023-09-27T10:03:00Z">
                <w:pPr>
                  <w:spacing w:line="240" w:lineRule="auto"/>
                  <w:jc w:val="right"/>
                </w:pPr>
              </w:pPrChange>
            </w:pPr>
            <w:ins w:id="1523" w:author="Yang, Xue" w:date="2023-09-27T10:02:00Z">
              <w:r w:rsidRPr="007211A4">
                <w:rPr>
                  <w:rFonts w:eastAsia="Times New Roman" w:cs="Times New Roman"/>
                  <w:color w:val="000000"/>
                  <w:kern w:val="0"/>
                  <w14:ligatures w14:val="none"/>
                  <w:rPrChange w:id="1524" w:author="Yang, Xue" w:date="2023-09-27T10:07:00Z">
                    <w:rPr>
                      <w:rFonts w:ascii="Calibri" w:eastAsia="Times New Roman" w:hAnsi="Calibri" w:cs="Calibri"/>
                      <w:color w:val="000000"/>
                      <w:kern w:val="0"/>
                      <w14:ligatures w14:val="none"/>
                    </w:rPr>
                  </w:rPrChange>
                </w:rPr>
                <w:t>0.00</w:t>
              </w:r>
            </w:ins>
          </w:p>
        </w:tc>
        <w:tc>
          <w:tcPr>
            <w:tcW w:w="1262" w:type="dxa"/>
            <w:tcBorders>
              <w:top w:val="nil"/>
              <w:left w:val="nil"/>
              <w:bottom w:val="nil"/>
              <w:right w:val="nil"/>
            </w:tcBorders>
            <w:shd w:val="clear" w:color="auto" w:fill="auto"/>
            <w:noWrap/>
            <w:vAlign w:val="bottom"/>
            <w:hideMark/>
            <w:tcPrChange w:id="1525" w:author="Kompella, Sai Chandrika" w:date="2023-09-29T06:51:00Z">
              <w:tcPr>
                <w:tcW w:w="1715" w:type="dxa"/>
                <w:tcBorders>
                  <w:top w:val="nil"/>
                  <w:left w:val="nil"/>
                  <w:bottom w:val="nil"/>
                  <w:right w:val="nil"/>
                </w:tcBorders>
                <w:shd w:val="clear" w:color="auto" w:fill="auto"/>
                <w:noWrap/>
                <w:vAlign w:val="bottom"/>
                <w:hideMark/>
              </w:tcPr>
            </w:tcPrChange>
          </w:tcPr>
          <w:p w14:paraId="63DBBE54" w14:textId="77777777" w:rsidR="00E0030C" w:rsidRPr="007211A4" w:rsidRDefault="00E0030C">
            <w:pPr>
              <w:spacing w:line="240" w:lineRule="auto"/>
              <w:jc w:val="center"/>
              <w:rPr>
                <w:ins w:id="1526" w:author="Yang, Xue" w:date="2023-09-27T10:02:00Z"/>
                <w:rFonts w:eastAsia="Times New Roman" w:cs="Times New Roman"/>
                <w:color w:val="000000"/>
                <w:kern w:val="0"/>
                <w14:ligatures w14:val="none"/>
                <w:rPrChange w:id="1527" w:author="Yang, Xue" w:date="2023-09-27T10:07:00Z">
                  <w:rPr>
                    <w:ins w:id="1528" w:author="Yang, Xue" w:date="2023-09-27T10:02:00Z"/>
                    <w:rFonts w:ascii="Calibri" w:eastAsia="Times New Roman" w:hAnsi="Calibri" w:cs="Calibri"/>
                    <w:color w:val="000000"/>
                    <w:kern w:val="0"/>
                    <w14:ligatures w14:val="none"/>
                  </w:rPr>
                </w:rPrChange>
              </w:rPr>
              <w:pPrChange w:id="1529" w:author="Yang, Xue" w:date="2023-09-27T10:03:00Z">
                <w:pPr>
                  <w:spacing w:line="240" w:lineRule="auto"/>
                  <w:jc w:val="right"/>
                </w:pPr>
              </w:pPrChange>
            </w:pPr>
            <w:ins w:id="1530" w:author="Yang, Xue" w:date="2023-09-27T10:02:00Z">
              <w:r w:rsidRPr="007211A4">
                <w:rPr>
                  <w:rFonts w:eastAsia="Times New Roman" w:cs="Times New Roman"/>
                  <w:color w:val="000000"/>
                  <w:kern w:val="0"/>
                  <w14:ligatures w14:val="none"/>
                  <w:rPrChange w:id="1531" w:author="Yang, Xue" w:date="2023-09-27T10:07:00Z">
                    <w:rPr>
                      <w:rFonts w:ascii="Calibri" w:eastAsia="Times New Roman" w:hAnsi="Calibri" w:cs="Calibri"/>
                      <w:color w:val="000000"/>
                      <w:kern w:val="0"/>
                      <w14:ligatures w14:val="none"/>
                    </w:rPr>
                  </w:rPrChange>
                </w:rPr>
                <w:t>0.00</w:t>
              </w:r>
            </w:ins>
          </w:p>
        </w:tc>
        <w:tc>
          <w:tcPr>
            <w:tcW w:w="1244" w:type="dxa"/>
            <w:tcBorders>
              <w:top w:val="nil"/>
              <w:left w:val="nil"/>
              <w:bottom w:val="nil"/>
              <w:right w:val="nil"/>
            </w:tcBorders>
            <w:shd w:val="clear" w:color="auto" w:fill="auto"/>
            <w:noWrap/>
            <w:vAlign w:val="bottom"/>
            <w:hideMark/>
            <w:tcPrChange w:id="1532" w:author="Kompella, Sai Chandrika" w:date="2023-09-29T06:51:00Z">
              <w:tcPr>
                <w:tcW w:w="1697" w:type="dxa"/>
                <w:tcBorders>
                  <w:top w:val="nil"/>
                  <w:left w:val="nil"/>
                  <w:bottom w:val="nil"/>
                  <w:right w:val="nil"/>
                </w:tcBorders>
                <w:shd w:val="clear" w:color="auto" w:fill="auto"/>
                <w:noWrap/>
                <w:vAlign w:val="bottom"/>
                <w:hideMark/>
              </w:tcPr>
            </w:tcPrChange>
          </w:tcPr>
          <w:p w14:paraId="00218C8A" w14:textId="77777777" w:rsidR="00E0030C" w:rsidRPr="007211A4" w:rsidRDefault="00E0030C">
            <w:pPr>
              <w:spacing w:line="240" w:lineRule="auto"/>
              <w:jc w:val="center"/>
              <w:rPr>
                <w:ins w:id="1533" w:author="Yang, Xue" w:date="2023-09-27T10:02:00Z"/>
                <w:rFonts w:eastAsia="Times New Roman" w:cs="Times New Roman"/>
                <w:color w:val="000000"/>
                <w:kern w:val="0"/>
                <w14:ligatures w14:val="none"/>
                <w:rPrChange w:id="1534" w:author="Yang, Xue" w:date="2023-09-27T10:07:00Z">
                  <w:rPr>
                    <w:ins w:id="1535" w:author="Yang, Xue" w:date="2023-09-27T10:02:00Z"/>
                    <w:rFonts w:ascii="Calibri" w:eastAsia="Times New Roman" w:hAnsi="Calibri" w:cs="Calibri"/>
                    <w:color w:val="000000"/>
                    <w:kern w:val="0"/>
                    <w14:ligatures w14:val="none"/>
                  </w:rPr>
                </w:rPrChange>
              </w:rPr>
              <w:pPrChange w:id="1536" w:author="Yang, Xue" w:date="2023-09-27T10:03:00Z">
                <w:pPr>
                  <w:spacing w:line="240" w:lineRule="auto"/>
                  <w:jc w:val="right"/>
                </w:pPr>
              </w:pPrChange>
            </w:pPr>
            <w:ins w:id="1537" w:author="Yang, Xue" w:date="2023-09-27T10:02:00Z">
              <w:r w:rsidRPr="007211A4">
                <w:rPr>
                  <w:rFonts w:eastAsia="Times New Roman" w:cs="Times New Roman"/>
                  <w:color w:val="000000"/>
                  <w:kern w:val="0"/>
                  <w14:ligatures w14:val="none"/>
                  <w:rPrChange w:id="1538" w:author="Yang, Xue" w:date="2023-09-27T10:07:00Z">
                    <w:rPr>
                      <w:rFonts w:ascii="Calibri" w:eastAsia="Times New Roman" w:hAnsi="Calibri" w:cs="Calibri"/>
                      <w:color w:val="000000"/>
                      <w:kern w:val="0"/>
                      <w14:ligatures w14:val="none"/>
                    </w:rPr>
                  </w:rPrChange>
                </w:rPr>
                <w:t>0.00</w:t>
              </w:r>
            </w:ins>
          </w:p>
        </w:tc>
        <w:tc>
          <w:tcPr>
            <w:tcW w:w="960" w:type="dxa"/>
            <w:tcBorders>
              <w:top w:val="nil"/>
              <w:left w:val="nil"/>
              <w:bottom w:val="nil"/>
              <w:right w:val="nil"/>
            </w:tcBorders>
            <w:shd w:val="clear" w:color="auto" w:fill="auto"/>
            <w:noWrap/>
            <w:vAlign w:val="bottom"/>
            <w:hideMark/>
            <w:tcPrChange w:id="1539" w:author="Kompella, Sai Chandrika" w:date="2023-09-29T06:51:00Z">
              <w:tcPr>
                <w:tcW w:w="960" w:type="dxa"/>
                <w:tcBorders>
                  <w:top w:val="nil"/>
                  <w:left w:val="nil"/>
                  <w:bottom w:val="nil"/>
                  <w:right w:val="nil"/>
                </w:tcBorders>
                <w:shd w:val="clear" w:color="auto" w:fill="auto"/>
                <w:noWrap/>
                <w:vAlign w:val="bottom"/>
                <w:hideMark/>
              </w:tcPr>
            </w:tcPrChange>
          </w:tcPr>
          <w:p w14:paraId="22192C74" w14:textId="77777777" w:rsidR="00E0030C" w:rsidRPr="007211A4" w:rsidRDefault="00E0030C">
            <w:pPr>
              <w:spacing w:line="240" w:lineRule="auto"/>
              <w:jc w:val="center"/>
              <w:rPr>
                <w:ins w:id="1540" w:author="Yang, Xue" w:date="2023-09-27T10:02:00Z"/>
                <w:rFonts w:eastAsia="Times New Roman" w:cs="Times New Roman"/>
                <w:color w:val="000000"/>
                <w:kern w:val="0"/>
                <w14:ligatures w14:val="none"/>
                <w:rPrChange w:id="1541" w:author="Yang, Xue" w:date="2023-09-27T10:07:00Z">
                  <w:rPr>
                    <w:ins w:id="1542" w:author="Yang, Xue" w:date="2023-09-27T10:02:00Z"/>
                    <w:rFonts w:ascii="Calibri" w:eastAsia="Times New Roman" w:hAnsi="Calibri" w:cs="Calibri"/>
                    <w:color w:val="000000"/>
                    <w:kern w:val="0"/>
                    <w14:ligatures w14:val="none"/>
                  </w:rPr>
                </w:rPrChange>
              </w:rPr>
              <w:pPrChange w:id="1543" w:author="Yang, Xue" w:date="2023-09-27T10:03:00Z">
                <w:pPr>
                  <w:spacing w:line="240" w:lineRule="auto"/>
                  <w:jc w:val="right"/>
                </w:pPr>
              </w:pPrChange>
            </w:pPr>
            <w:ins w:id="1544" w:author="Yang, Xue" w:date="2023-09-27T10:02:00Z">
              <w:r w:rsidRPr="007211A4">
                <w:rPr>
                  <w:rFonts w:eastAsia="Times New Roman" w:cs="Times New Roman"/>
                  <w:color w:val="000000"/>
                  <w:kern w:val="0"/>
                  <w14:ligatures w14:val="none"/>
                  <w:rPrChange w:id="1545"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546" w:author="Kompella, Sai Chandrika" w:date="2023-09-29T06:51:00Z">
              <w:tcPr>
                <w:tcW w:w="1134" w:type="dxa"/>
                <w:tcBorders>
                  <w:top w:val="nil"/>
                  <w:left w:val="nil"/>
                  <w:bottom w:val="nil"/>
                  <w:right w:val="nil"/>
                </w:tcBorders>
                <w:shd w:val="clear" w:color="auto" w:fill="auto"/>
                <w:noWrap/>
                <w:vAlign w:val="bottom"/>
                <w:hideMark/>
              </w:tcPr>
            </w:tcPrChange>
          </w:tcPr>
          <w:p w14:paraId="3ACB18F6" w14:textId="77777777" w:rsidR="00E0030C" w:rsidRPr="007211A4" w:rsidRDefault="00E0030C">
            <w:pPr>
              <w:spacing w:line="240" w:lineRule="auto"/>
              <w:jc w:val="center"/>
              <w:rPr>
                <w:ins w:id="1547" w:author="Yang, Xue" w:date="2023-09-27T10:02:00Z"/>
                <w:rFonts w:eastAsia="Times New Roman" w:cs="Times New Roman"/>
                <w:color w:val="000000"/>
                <w:kern w:val="0"/>
                <w14:ligatures w14:val="none"/>
                <w:rPrChange w:id="1548" w:author="Yang, Xue" w:date="2023-09-27T10:07:00Z">
                  <w:rPr>
                    <w:ins w:id="1549" w:author="Yang, Xue" w:date="2023-09-27T10:02:00Z"/>
                    <w:rFonts w:ascii="Calibri" w:eastAsia="Times New Roman" w:hAnsi="Calibri" w:cs="Calibri"/>
                    <w:color w:val="000000"/>
                    <w:kern w:val="0"/>
                    <w14:ligatures w14:val="none"/>
                  </w:rPr>
                </w:rPrChange>
              </w:rPr>
              <w:pPrChange w:id="1550" w:author="Yang, Xue" w:date="2023-09-27T10:03:00Z">
                <w:pPr>
                  <w:spacing w:line="240" w:lineRule="auto"/>
                  <w:jc w:val="right"/>
                </w:pPr>
              </w:pPrChange>
            </w:pPr>
            <w:ins w:id="1551" w:author="Yang, Xue" w:date="2023-09-27T10:02:00Z">
              <w:r w:rsidRPr="007211A4">
                <w:rPr>
                  <w:rFonts w:eastAsia="Times New Roman" w:cs="Times New Roman"/>
                  <w:color w:val="000000"/>
                  <w:kern w:val="0"/>
                  <w14:ligatures w14:val="none"/>
                  <w:rPrChange w:id="1552" w:author="Yang, Xue" w:date="2023-09-27T10:07:00Z">
                    <w:rPr>
                      <w:rFonts w:ascii="Calibri" w:eastAsia="Times New Roman" w:hAnsi="Calibri" w:cs="Calibri"/>
                      <w:color w:val="000000"/>
                      <w:kern w:val="0"/>
                      <w14:ligatures w14:val="none"/>
                    </w:rPr>
                  </w:rPrChange>
                </w:rPr>
                <w:t>0.00</w:t>
              </w:r>
            </w:ins>
          </w:p>
        </w:tc>
        <w:tc>
          <w:tcPr>
            <w:tcW w:w="1260" w:type="dxa"/>
            <w:tcBorders>
              <w:top w:val="nil"/>
              <w:left w:val="nil"/>
              <w:bottom w:val="nil"/>
              <w:right w:val="nil"/>
            </w:tcBorders>
            <w:shd w:val="clear" w:color="auto" w:fill="auto"/>
            <w:noWrap/>
            <w:vAlign w:val="bottom"/>
            <w:hideMark/>
            <w:tcPrChange w:id="1553" w:author="Kompella, Sai Chandrika" w:date="2023-09-29T06:51:00Z">
              <w:tcPr>
                <w:tcW w:w="1400" w:type="dxa"/>
                <w:tcBorders>
                  <w:top w:val="nil"/>
                  <w:left w:val="nil"/>
                  <w:bottom w:val="nil"/>
                  <w:right w:val="nil"/>
                </w:tcBorders>
                <w:shd w:val="clear" w:color="auto" w:fill="auto"/>
                <w:noWrap/>
                <w:vAlign w:val="bottom"/>
                <w:hideMark/>
              </w:tcPr>
            </w:tcPrChange>
          </w:tcPr>
          <w:p w14:paraId="1C896DC9" w14:textId="77777777" w:rsidR="00E0030C" w:rsidRPr="007211A4" w:rsidRDefault="00E0030C">
            <w:pPr>
              <w:spacing w:line="240" w:lineRule="auto"/>
              <w:jc w:val="center"/>
              <w:rPr>
                <w:ins w:id="1554" w:author="Yang, Xue" w:date="2023-09-27T10:02:00Z"/>
                <w:rFonts w:eastAsia="Times New Roman" w:cs="Times New Roman"/>
                <w:color w:val="000000"/>
                <w:kern w:val="0"/>
                <w14:ligatures w14:val="none"/>
                <w:rPrChange w:id="1555" w:author="Yang, Xue" w:date="2023-09-27T10:07:00Z">
                  <w:rPr>
                    <w:ins w:id="1556" w:author="Yang, Xue" w:date="2023-09-27T10:02:00Z"/>
                    <w:rFonts w:ascii="Calibri" w:eastAsia="Times New Roman" w:hAnsi="Calibri" w:cs="Calibri"/>
                    <w:color w:val="000000"/>
                    <w:kern w:val="0"/>
                    <w14:ligatures w14:val="none"/>
                  </w:rPr>
                </w:rPrChange>
              </w:rPr>
              <w:pPrChange w:id="1557" w:author="Yang, Xue" w:date="2023-09-27T10:03:00Z">
                <w:pPr>
                  <w:spacing w:line="240" w:lineRule="auto"/>
                  <w:jc w:val="right"/>
                </w:pPr>
              </w:pPrChange>
            </w:pPr>
            <w:ins w:id="1558" w:author="Yang, Xue" w:date="2023-09-27T10:02:00Z">
              <w:r w:rsidRPr="007211A4">
                <w:rPr>
                  <w:rFonts w:eastAsia="Times New Roman" w:cs="Times New Roman"/>
                  <w:color w:val="000000"/>
                  <w:kern w:val="0"/>
                  <w14:ligatures w14:val="none"/>
                  <w:rPrChange w:id="1559" w:author="Yang, Xue" w:date="2023-09-27T10:07:00Z">
                    <w:rPr>
                      <w:rFonts w:ascii="Calibri" w:eastAsia="Times New Roman" w:hAnsi="Calibri" w:cs="Calibri"/>
                      <w:color w:val="000000"/>
                      <w:kern w:val="0"/>
                      <w14:ligatures w14:val="none"/>
                    </w:rPr>
                  </w:rPrChange>
                </w:rPr>
                <w:t>0.00</w:t>
              </w:r>
            </w:ins>
          </w:p>
        </w:tc>
        <w:tc>
          <w:tcPr>
            <w:tcW w:w="981" w:type="dxa"/>
            <w:tcBorders>
              <w:top w:val="nil"/>
              <w:left w:val="nil"/>
              <w:bottom w:val="nil"/>
              <w:right w:val="nil"/>
            </w:tcBorders>
            <w:shd w:val="clear" w:color="auto" w:fill="auto"/>
            <w:noWrap/>
            <w:vAlign w:val="bottom"/>
            <w:hideMark/>
            <w:tcPrChange w:id="1560" w:author="Kompella, Sai Chandrika" w:date="2023-09-29T06:51:00Z">
              <w:tcPr>
                <w:tcW w:w="960" w:type="dxa"/>
                <w:tcBorders>
                  <w:top w:val="nil"/>
                  <w:left w:val="nil"/>
                  <w:bottom w:val="nil"/>
                  <w:right w:val="nil"/>
                </w:tcBorders>
                <w:shd w:val="clear" w:color="auto" w:fill="auto"/>
                <w:noWrap/>
                <w:vAlign w:val="bottom"/>
                <w:hideMark/>
              </w:tcPr>
            </w:tcPrChange>
          </w:tcPr>
          <w:p w14:paraId="5F457862" w14:textId="77777777" w:rsidR="00E0030C" w:rsidRPr="007211A4" w:rsidRDefault="00E0030C">
            <w:pPr>
              <w:spacing w:line="240" w:lineRule="auto"/>
              <w:jc w:val="center"/>
              <w:rPr>
                <w:ins w:id="1561" w:author="Yang, Xue" w:date="2023-09-27T10:02:00Z"/>
                <w:rFonts w:eastAsia="Times New Roman" w:cs="Times New Roman"/>
                <w:color w:val="000000"/>
                <w:kern w:val="0"/>
                <w14:ligatures w14:val="none"/>
                <w:rPrChange w:id="1562" w:author="Yang, Xue" w:date="2023-09-27T10:07:00Z">
                  <w:rPr>
                    <w:ins w:id="1563" w:author="Yang, Xue" w:date="2023-09-27T10:02:00Z"/>
                    <w:rFonts w:ascii="Calibri" w:eastAsia="Times New Roman" w:hAnsi="Calibri" w:cs="Calibri"/>
                    <w:color w:val="000000"/>
                    <w:kern w:val="0"/>
                    <w14:ligatures w14:val="none"/>
                  </w:rPr>
                </w:rPrChange>
              </w:rPr>
              <w:pPrChange w:id="1564" w:author="Yang, Xue" w:date="2023-09-27T10:03:00Z">
                <w:pPr>
                  <w:spacing w:line="240" w:lineRule="auto"/>
                  <w:jc w:val="right"/>
                </w:pPr>
              </w:pPrChange>
            </w:pPr>
            <w:ins w:id="1565" w:author="Yang, Xue" w:date="2023-09-27T10:02:00Z">
              <w:r w:rsidRPr="007211A4">
                <w:rPr>
                  <w:rFonts w:eastAsia="Times New Roman" w:cs="Times New Roman"/>
                  <w:color w:val="000000"/>
                  <w:kern w:val="0"/>
                  <w14:ligatures w14:val="none"/>
                  <w:rPrChange w:id="1566" w:author="Yang, Xue" w:date="2023-09-27T10:07:00Z">
                    <w:rPr>
                      <w:rFonts w:ascii="Calibri" w:eastAsia="Times New Roman" w:hAnsi="Calibri" w:cs="Calibri"/>
                      <w:color w:val="000000"/>
                      <w:kern w:val="0"/>
                      <w14:ligatures w14:val="none"/>
                    </w:rPr>
                  </w:rPrChange>
                </w:rPr>
                <w:t>0.00</w:t>
              </w:r>
            </w:ins>
          </w:p>
        </w:tc>
        <w:tc>
          <w:tcPr>
            <w:tcW w:w="1024" w:type="dxa"/>
            <w:tcBorders>
              <w:top w:val="nil"/>
              <w:left w:val="nil"/>
              <w:bottom w:val="nil"/>
              <w:right w:val="nil"/>
            </w:tcBorders>
            <w:shd w:val="clear" w:color="auto" w:fill="auto"/>
            <w:noWrap/>
            <w:vAlign w:val="bottom"/>
            <w:hideMark/>
            <w:tcPrChange w:id="1567" w:author="Kompella, Sai Chandrika" w:date="2023-09-29T06:51:00Z">
              <w:tcPr>
                <w:tcW w:w="960" w:type="dxa"/>
                <w:tcBorders>
                  <w:top w:val="nil"/>
                  <w:left w:val="nil"/>
                  <w:bottom w:val="nil"/>
                  <w:right w:val="nil"/>
                </w:tcBorders>
                <w:shd w:val="clear" w:color="auto" w:fill="auto"/>
                <w:noWrap/>
                <w:vAlign w:val="bottom"/>
                <w:hideMark/>
              </w:tcPr>
            </w:tcPrChange>
          </w:tcPr>
          <w:p w14:paraId="07282291" w14:textId="77777777" w:rsidR="00E0030C" w:rsidRPr="007211A4" w:rsidRDefault="00E0030C">
            <w:pPr>
              <w:spacing w:line="240" w:lineRule="auto"/>
              <w:jc w:val="center"/>
              <w:rPr>
                <w:ins w:id="1568" w:author="Yang, Xue" w:date="2023-09-27T10:02:00Z"/>
                <w:rFonts w:eastAsia="Times New Roman" w:cs="Times New Roman"/>
                <w:color w:val="000000"/>
                <w:kern w:val="0"/>
                <w14:ligatures w14:val="none"/>
                <w:rPrChange w:id="1569" w:author="Yang, Xue" w:date="2023-09-27T10:07:00Z">
                  <w:rPr>
                    <w:ins w:id="1570" w:author="Yang, Xue" w:date="2023-09-27T10:02:00Z"/>
                    <w:rFonts w:ascii="Calibri" w:eastAsia="Times New Roman" w:hAnsi="Calibri" w:cs="Calibri"/>
                    <w:color w:val="000000"/>
                    <w:kern w:val="0"/>
                    <w14:ligatures w14:val="none"/>
                  </w:rPr>
                </w:rPrChange>
              </w:rPr>
              <w:pPrChange w:id="1571" w:author="Yang, Xue" w:date="2023-09-27T10:03:00Z">
                <w:pPr>
                  <w:spacing w:line="240" w:lineRule="auto"/>
                  <w:jc w:val="right"/>
                </w:pPr>
              </w:pPrChange>
            </w:pPr>
            <w:ins w:id="1572" w:author="Yang, Xue" w:date="2023-09-27T10:02:00Z">
              <w:r w:rsidRPr="007211A4">
                <w:rPr>
                  <w:rFonts w:eastAsia="Times New Roman" w:cs="Times New Roman"/>
                  <w:color w:val="000000"/>
                  <w:kern w:val="0"/>
                  <w14:ligatures w14:val="none"/>
                  <w:rPrChange w:id="1573"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574" w:author="Kompella, Sai Chandrika" w:date="2023-09-29T06:51:00Z">
              <w:tcPr>
                <w:tcW w:w="1504" w:type="dxa"/>
                <w:tcBorders>
                  <w:top w:val="nil"/>
                  <w:left w:val="nil"/>
                  <w:bottom w:val="nil"/>
                  <w:right w:val="nil"/>
                </w:tcBorders>
                <w:shd w:val="clear" w:color="auto" w:fill="auto"/>
                <w:noWrap/>
                <w:vAlign w:val="bottom"/>
                <w:hideMark/>
              </w:tcPr>
            </w:tcPrChange>
          </w:tcPr>
          <w:p w14:paraId="29C2DBC9" w14:textId="77777777" w:rsidR="00E0030C" w:rsidRPr="007211A4" w:rsidRDefault="00E0030C">
            <w:pPr>
              <w:spacing w:line="240" w:lineRule="auto"/>
              <w:jc w:val="center"/>
              <w:rPr>
                <w:ins w:id="1575" w:author="Yang, Xue" w:date="2023-09-27T10:02:00Z"/>
                <w:rFonts w:eastAsia="Times New Roman" w:cs="Times New Roman"/>
                <w:color w:val="000000"/>
                <w:kern w:val="0"/>
                <w14:ligatures w14:val="none"/>
                <w:rPrChange w:id="1576" w:author="Yang, Xue" w:date="2023-09-27T10:07:00Z">
                  <w:rPr>
                    <w:ins w:id="1577" w:author="Yang, Xue" w:date="2023-09-27T10:02:00Z"/>
                    <w:rFonts w:ascii="Calibri" w:eastAsia="Times New Roman" w:hAnsi="Calibri" w:cs="Calibri"/>
                    <w:color w:val="000000"/>
                    <w:kern w:val="0"/>
                    <w14:ligatures w14:val="none"/>
                  </w:rPr>
                </w:rPrChange>
              </w:rPr>
              <w:pPrChange w:id="1578" w:author="Yang, Xue" w:date="2023-09-27T10:03:00Z">
                <w:pPr>
                  <w:spacing w:line="240" w:lineRule="auto"/>
                  <w:jc w:val="right"/>
                </w:pPr>
              </w:pPrChange>
            </w:pPr>
            <w:ins w:id="1579" w:author="Yang, Xue" w:date="2023-09-27T10:02:00Z">
              <w:r w:rsidRPr="007211A4">
                <w:rPr>
                  <w:rFonts w:eastAsia="Times New Roman" w:cs="Times New Roman"/>
                  <w:color w:val="000000"/>
                  <w:kern w:val="0"/>
                  <w14:ligatures w14:val="none"/>
                  <w:rPrChange w:id="1580" w:author="Yang, Xue" w:date="2023-09-27T10:07:00Z">
                    <w:rPr>
                      <w:rFonts w:ascii="Calibri" w:eastAsia="Times New Roman" w:hAnsi="Calibri" w:cs="Calibri"/>
                      <w:color w:val="000000"/>
                      <w:kern w:val="0"/>
                      <w14:ligatures w14:val="none"/>
                    </w:rPr>
                  </w:rPrChange>
                </w:rPr>
                <w:t>0.02</w:t>
              </w:r>
            </w:ins>
          </w:p>
        </w:tc>
      </w:tr>
      <w:tr w:rsidR="00E0030C" w:rsidRPr="00E0030C" w14:paraId="13DB8E47" w14:textId="77777777" w:rsidTr="2B44B431">
        <w:trPr>
          <w:trHeight w:val="288"/>
          <w:jc w:val="center"/>
          <w:ins w:id="1581" w:author="Yang, Xue" w:date="2023-09-27T10:02:00Z"/>
          <w:trPrChange w:id="1582"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583" w:author="Kompella, Sai Chandrika" w:date="2023-09-29T06:51:00Z">
              <w:tcPr>
                <w:tcW w:w="2274" w:type="dxa"/>
                <w:tcBorders>
                  <w:top w:val="nil"/>
                  <w:left w:val="nil"/>
                  <w:bottom w:val="nil"/>
                  <w:right w:val="nil"/>
                </w:tcBorders>
                <w:shd w:val="clear" w:color="auto" w:fill="auto"/>
                <w:noWrap/>
                <w:vAlign w:val="bottom"/>
                <w:hideMark/>
              </w:tcPr>
            </w:tcPrChange>
          </w:tcPr>
          <w:p w14:paraId="61B1DDD9" w14:textId="77777777" w:rsidR="00E0030C" w:rsidRPr="007211A4" w:rsidRDefault="00E0030C" w:rsidP="00E0030C">
            <w:pPr>
              <w:spacing w:line="240" w:lineRule="auto"/>
              <w:rPr>
                <w:ins w:id="1584" w:author="Yang, Xue" w:date="2023-09-27T10:02:00Z"/>
                <w:rFonts w:eastAsia="Times New Roman" w:cs="Times New Roman"/>
                <w:color w:val="000000"/>
                <w:kern w:val="0"/>
                <w14:ligatures w14:val="none"/>
                <w:rPrChange w:id="1585" w:author="Yang, Xue" w:date="2023-09-27T10:07:00Z">
                  <w:rPr>
                    <w:ins w:id="1586" w:author="Yang, Xue" w:date="2023-09-27T10:02:00Z"/>
                    <w:rFonts w:ascii="Calibri" w:eastAsia="Times New Roman" w:hAnsi="Calibri" w:cs="Calibri"/>
                    <w:color w:val="000000"/>
                    <w:kern w:val="0"/>
                    <w14:ligatures w14:val="none"/>
                  </w:rPr>
                </w:rPrChange>
              </w:rPr>
            </w:pPr>
            <w:proofErr w:type="spellStart"/>
            <w:ins w:id="1587" w:author="Yang, Xue" w:date="2023-09-27T10:02:00Z">
              <w:r w:rsidRPr="007211A4">
                <w:rPr>
                  <w:rFonts w:eastAsia="Times New Roman" w:cs="Times New Roman"/>
                  <w:color w:val="000000"/>
                  <w:kern w:val="0"/>
                  <w14:ligatures w14:val="none"/>
                  <w:rPrChange w:id="1588" w:author="Yang, Xue" w:date="2023-09-27T10:07:00Z">
                    <w:rPr>
                      <w:rFonts w:ascii="Calibri" w:eastAsia="Times New Roman" w:hAnsi="Calibri" w:cs="Calibri"/>
                      <w:color w:val="000000"/>
                      <w:kern w:val="0"/>
                      <w14:ligatures w14:val="none"/>
                    </w:rPr>
                  </w:rPrChange>
                </w:rPr>
                <w:t>hyperglycemia_diagnosis</w:t>
              </w:r>
              <w:proofErr w:type="spellEnd"/>
            </w:ins>
          </w:p>
        </w:tc>
        <w:tc>
          <w:tcPr>
            <w:tcW w:w="1170" w:type="dxa"/>
            <w:tcBorders>
              <w:top w:val="nil"/>
              <w:left w:val="nil"/>
              <w:bottom w:val="nil"/>
              <w:right w:val="nil"/>
            </w:tcBorders>
            <w:shd w:val="clear" w:color="auto" w:fill="auto"/>
            <w:noWrap/>
            <w:vAlign w:val="bottom"/>
            <w:hideMark/>
            <w:tcPrChange w:id="1589" w:author="Kompella, Sai Chandrika" w:date="2023-09-29T06:51:00Z">
              <w:tcPr>
                <w:tcW w:w="1333" w:type="dxa"/>
                <w:tcBorders>
                  <w:top w:val="nil"/>
                  <w:left w:val="nil"/>
                  <w:bottom w:val="nil"/>
                  <w:right w:val="nil"/>
                </w:tcBorders>
                <w:shd w:val="clear" w:color="auto" w:fill="auto"/>
                <w:noWrap/>
                <w:vAlign w:val="bottom"/>
                <w:hideMark/>
              </w:tcPr>
            </w:tcPrChange>
          </w:tcPr>
          <w:p w14:paraId="1FDDD238" w14:textId="77777777" w:rsidR="00E0030C" w:rsidRPr="007211A4" w:rsidRDefault="00E0030C">
            <w:pPr>
              <w:spacing w:line="240" w:lineRule="auto"/>
              <w:jc w:val="center"/>
              <w:rPr>
                <w:ins w:id="1590" w:author="Yang, Xue" w:date="2023-09-27T10:02:00Z"/>
                <w:rFonts w:eastAsia="Times New Roman" w:cs="Times New Roman"/>
                <w:color w:val="000000"/>
                <w:kern w:val="0"/>
                <w14:ligatures w14:val="none"/>
                <w:rPrChange w:id="1591" w:author="Yang, Xue" w:date="2023-09-27T10:07:00Z">
                  <w:rPr>
                    <w:ins w:id="1592" w:author="Yang, Xue" w:date="2023-09-27T10:02:00Z"/>
                    <w:rFonts w:ascii="Calibri" w:eastAsia="Times New Roman" w:hAnsi="Calibri" w:cs="Calibri"/>
                    <w:color w:val="000000"/>
                    <w:kern w:val="0"/>
                    <w14:ligatures w14:val="none"/>
                  </w:rPr>
                </w:rPrChange>
              </w:rPr>
              <w:pPrChange w:id="1593" w:author="Yang, Xue" w:date="2023-09-27T10:03:00Z">
                <w:pPr>
                  <w:spacing w:line="240" w:lineRule="auto"/>
                  <w:jc w:val="right"/>
                </w:pPr>
              </w:pPrChange>
            </w:pPr>
            <w:ins w:id="1594" w:author="Yang, Xue" w:date="2023-09-27T10:02:00Z">
              <w:r w:rsidRPr="007211A4">
                <w:rPr>
                  <w:rFonts w:eastAsia="Times New Roman" w:cs="Times New Roman"/>
                  <w:color w:val="000000"/>
                  <w:kern w:val="0"/>
                  <w14:ligatures w14:val="none"/>
                  <w:rPrChange w:id="1595" w:author="Yang, Xue" w:date="2023-09-27T10:07:00Z">
                    <w:rPr>
                      <w:rFonts w:ascii="Calibri" w:eastAsia="Times New Roman" w:hAnsi="Calibri" w:cs="Calibri"/>
                      <w:color w:val="000000"/>
                      <w:kern w:val="0"/>
                      <w14:ligatures w14:val="none"/>
                    </w:rPr>
                  </w:rPrChange>
                </w:rPr>
                <w:t>0.00</w:t>
              </w:r>
            </w:ins>
          </w:p>
        </w:tc>
        <w:tc>
          <w:tcPr>
            <w:tcW w:w="1188" w:type="dxa"/>
            <w:tcBorders>
              <w:top w:val="nil"/>
              <w:left w:val="nil"/>
              <w:bottom w:val="nil"/>
              <w:right w:val="nil"/>
            </w:tcBorders>
            <w:shd w:val="clear" w:color="auto" w:fill="auto"/>
            <w:noWrap/>
            <w:vAlign w:val="bottom"/>
            <w:hideMark/>
            <w:tcPrChange w:id="1596" w:author="Kompella, Sai Chandrika" w:date="2023-09-29T06:51:00Z">
              <w:tcPr>
                <w:tcW w:w="1351" w:type="dxa"/>
                <w:tcBorders>
                  <w:top w:val="nil"/>
                  <w:left w:val="nil"/>
                  <w:bottom w:val="nil"/>
                  <w:right w:val="nil"/>
                </w:tcBorders>
                <w:shd w:val="clear" w:color="auto" w:fill="auto"/>
                <w:noWrap/>
                <w:vAlign w:val="bottom"/>
                <w:hideMark/>
              </w:tcPr>
            </w:tcPrChange>
          </w:tcPr>
          <w:p w14:paraId="1BD65EAD" w14:textId="77777777" w:rsidR="00E0030C" w:rsidRPr="007211A4" w:rsidRDefault="00E0030C">
            <w:pPr>
              <w:spacing w:line="240" w:lineRule="auto"/>
              <w:jc w:val="center"/>
              <w:rPr>
                <w:ins w:id="1597" w:author="Yang, Xue" w:date="2023-09-27T10:02:00Z"/>
                <w:rFonts w:eastAsia="Times New Roman" w:cs="Times New Roman"/>
                <w:color w:val="000000"/>
                <w:kern w:val="0"/>
                <w14:ligatures w14:val="none"/>
                <w:rPrChange w:id="1598" w:author="Yang, Xue" w:date="2023-09-27T10:07:00Z">
                  <w:rPr>
                    <w:ins w:id="1599" w:author="Yang, Xue" w:date="2023-09-27T10:02:00Z"/>
                    <w:rFonts w:ascii="Calibri" w:eastAsia="Times New Roman" w:hAnsi="Calibri" w:cs="Calibri"/>
                    <w:color w:val="000000"/>
                    <w:kern w:val="0"/>
                    <w14:ligatures w14:val="none"/>
                  </w:rPr>
                </w:rPrChange>
              </w:rPr>
              <w:pPrChange w:id="1600" w:author="Yang, Xue" w:date="2023-09-27T10:03:00Z">
                <w:pPr>
                  <w:spacing w:line="240" w:lineRule="auto"/>
                  <w:jc w:val="right"/>
                </w:pPr>
              </w:pPrChange>
            </w:pPr>
            <w:ins w:id="1601" w:author="Yang, Xue" w:date="2023-09-27T10:02:00Z">
              <w:r w:rsidRPr="007211A4">
                <w:rPr>
                  <w:rFonts w:eastAsia="Times New Roman" w:cs="Times New Roman"/>
                  <w:color w:val="000000"/>
                  <w:kern w:val="0"/>
                  <w14:ligatures w14:val="none"/>
                  <w:rPrChange w:id="1602" w:author="Yang, Xue" w:date="2023-09-27T10:07:00Z">
                    <w:rPr>
                      <w:rFonts w:ascii="Calibri" w:eastAsia="Times New Roman" w:hAnsi="Calibri" w:cs="Calibri"/>
                      <w:color w:val="000000"/>
                      <w:kern w:val="0"/>
                      <w14:ligatures w14:val="none"/>
                    </w:rPr>
                  </w:rPrChange>
                </w:rPr>
                <w:t>0.00</w:t>
              </w:r>
            </w:ins>
          </w:p>
        </w:tc>
        <w:tc>
          <w:tcPr>
            <w:tcW w:w="1262" w:type="dxa"/>
            <w:tcBorders>
              <w:top w:val="nil"/>
              <w:left w:val="nil"/>
              <w:bottom w:val="nil"/>
              <w:right w:val="nil"/>
            </w:tcBorders>
            <w:shd w:val="clear" w:color="auto" w:fill="auto"/>
            <w:noWrap/>
            <w:vAlign w:val="bottom"/>
            <w:hideMark/>
            <w:tcPrChange w:id="1603" w:author="Kompella, Sai Chandrika" w:date="2023-09-29T06:51:00Z">
              <w:tcPr>
                <w:tcW w:w="1715" w:type="dxa"/>
                <w:tcBorders>
                  <w:top w:val="nil"/>
                  <w:left w:val="nil"/>
                  <w:bottom w:val="nil"/>
                  <w:right w:val="nil"/>
                </w:tcBorders>
                <w:shd w:val="clear" w:color="auto" w:fill="auto"/>
                <w:noWrap/>
                <w:vAlign w:val="bottom"/>
                <w:hideMark/>
              </w:tcPr>
            </w:tcPrChange>
          </w:tcPr>
          <w:p w14:paraId="09FACC65" w14:textId="77777777" w:rsidR="00E0030C" w:rsidRPr="007211A4" w:rsidRDefault="00E0030C">
            <w:pPr>
              <w:spacing w:line="240" w:lineRule="auto"/>
              <w:jc w:val="center"/>
              <w:rPr>
                <w:ins w:id="1604" w:author="Yang, Xue" w:date="2023-09-27T10:02:00Z"/>
                <w:rFonts w:eastAsia="Times New Roman" w:cs="Times New Roman"/>
                <w:color w:val="000000"/>
                <w:kern w:val="0"/>
                <w14:ligatures w14:val="none"/>
                <w:rPrChange w:id="1605" w:author="Yang, Xue" w:date="2023-09-27T10:07:00Z">
                  <w:rPr>
                    <w:ins w:id="1606" w:author="Yang, Xue" w:date="2023-09-27T10:02:00Z"/>
                    <w:rFonts w:ascii="Calibri" w:eastAsia="Times New Roman" w:hAnsi="Calibri" w:cs="Calibri"/>
                    <w:color w:val="000000"/>
                    <w:kern w:val="0"/>
                    <w14:ligatures w14:val="none"/>
                  </w:rPr>
                </w:rPrChange>
              </w:rPr>
              <w:pPrChange w:id="1607" w:author="Yang, Xue" w:date="2023-09-27T10:03:00Z">
                <w:pPr>
                  <w:spacing w:line="240" w:lineRule="auto"/>
                  <w:jc w:val="right"/>
                </w:pPr>
              </w:pPrChange>
            </w:pPr>
            <w:ins w:id="1608" w:author="Yang, Xue" w:date="2023-09-27T10:02:00Z">
              <w:r w:rsidRPr="007211A4">
                <w:rPr>
                  <w:rFonts w:eastAsia="Times New Roman" w:cs="Times New Roman"/>
                  <w:color w:val="000000"/>
                  <w:kern w:val="0"/>
                  <w14:ligatures w14:val="none"/>
                  <w:rPrChange w:id="1609" w:author="Yang, Xue" w:date="2023-09-27T10:07:00Z">
                    <w:rPr>
                      <w:rFonts w:ascii="Calibri" w:eastAsia="Times New Roman" w:hAnsi="Calibri" w:cs="Calibri"/>
                      <w:color w:val="000000"/>
                      <w:kern w:val="0"/>
                      <w14:ligatures w14:val="none"/>
                    </w:rPr>
                  </w:rPrChange>
                </w:rPr>
                <w:t>0.00</w:t>
              </w:r>
            </w:ins>
          </w:p>
        </w:tc>
        <w:tc>
          <w:tcPr>
            <w:tcW w:w="1244" w:type="dxa"/>
            <w:tcBorders>
              <w:top w:val="nil"/>
              <w:left w:val="nil"/>
              <w:bottom w:val="nil"/>
              <w:right w:val="nil"/>
            </w:tcBorders>
            <w:shd w:val="clear" w:color="auto" w:fill="auto"/>
            <w:noWrap/>
            <w:vAlign w:val="bottom"/>
            <w:hideMark/>
            <w:tcPrChange w:id="1610" w:author="Kompella, Sai Chandrika" w:date="2023-09-29T06:51:00Z">
              <w:tcPr>
                <w:tcW w:w="1697" w:type="dxa"/>
                <w:tcBorders>
                  <w:top w:val="nil"/>
                  <w:left w:val="nil"/>
                  <w:bottom w:val="nil"/>
                  <w:right w:val="nil"/>
                </w:tcBorders>
                <w:shd w:val="clear" w:color="auto" w:fill="auto"/>
                <w:noWrap/>
                <w:vAlign w:val="bottom"/>
                <w:hideMark/>
              </w:tcPr>
            </w:tcPrChange>
          </w:tcPr>
          <w:p w14:paraId="75800559" w14:textId="77777777" w:rsidR="00E0030C" w:rsidRPr="007211A4" w:rsidRDefault="00E0030C">
            <w:pPr>
              <w:spacing w:line="240" w:lineRule="auto"/>
              <w:jc w:val="center"/>
              <w:rPr>
                <w:ins w:id="1611" w:author="Yang, Xue" w:date="2023-09-27T10:02:00Z"/>
                <w:rFonts w:eastAsia="Times New Roman" w:cs="Times New Roman"/>
                <w:color w:val="000000"/>
                <w:kern w:val="0"/>
                <w14:ligatures w14:val="none"/>
                <w:rPrChange w:id="1612" w:author="Yang, Xue" w:date="2023-09-27T10:07:00Z">
                  <w:rPr>
                    <w:ins w:id="1613" w:author="Yang, Xue" w:date="2023-09-27T10:02:00Z"/>
                    <w:rFonts w:ascii="Calibri" w:eastAsia="Times New Roman" w:hAnsi="Calibri" w:cs="Calibri"/>
                    <w:color w:val="000000"/>
                    <w:kern w:val="0"/>
                    <w14:ligatures w14:val="none"/>
                  </w:rPr>
                </w:rPrChange>
              </w:rPr>
              <w:pPrChange w:id="1614" w:author="Yang, Xue" w:date="2023-09-27T10:03:00Z">
                <w:pPr>
                  <w:spacing w:line="240" w:lineRule="auto"/>
                  <w:jc w:val="right"/>
                </w:pPr>
              </w:pPrChange>
            </w:pPr>
            <w:ins w:id="1615" w:author="Yang, Xue" w:date="2023-09-27T10:02:00Z">
              <w:r w:rsidRPr="007211A4">
                <w:rPr>
                  <w:rFonts w:eastAsia="Times New Roman" w:cs="Times New Roman"/>
                  <w:color w:val="000000"/>
                  <w:kern w:val="0"/>
                  <w14:ligatures w14:val="none"/>
                  <w:rPrChange w:id="1616" w:author="Yang, Xue" w:date="2023-09-27T10:07:00Z">
                    <w:rPr>
                      <w:rFonts w:ascii="Calibri" w:eastAsia="Times New Roman" w:hAnsi="Calibri" w:cs="Calibri"/>
                      <w:color w:val="000000"/>
                      <w:kern w:val="0"/>
                      <w14:ligatures w14:val="none"/>
                    </w:rPr>
                  </w:rPrChange>
                </w:rPr>
                <w:t>0.00</w:t>
              </w:r>
            </w:ins>
          </w:p>
        </w:tc>
        <w:tc>
          <w:tcPr>
            <w:tcW w:w="960" w:type="dxa"/>
            <w:tcBorders>
              <w:top w:val="nil"/>
              <w:left w:val="nil"/>
              <w:bottom w:val="nil"/>
              <w:right w:val="nil"/>
            </w:tcBorders>
            <w:shd w:val="clear" w:color="auto" w:fill="auto"/>
            <w:noWrap/>
            <w:vAlign w:val="bottom"/>
            <w:hideMark/>
            <w:tcPrChange w:id="1617" w:author="Kompella, Sai Chandrika" w:date="2023-09-29T06:51:00Z">
              <w:tcPr>
                <w:tcW w:w="960" w:type="dxa"/>
                <w:tcBorders>
                  <w:top w:val="nil"/>
                  <w:left w:val="nil"/>
                  <w:bottom w:val="nil"/>
                  <w:right w:val="nil"/>
                </w:tcBorders>
                <w:shd w:val="clear" w:color="auto" w:fill="auto"/>
                <w:noWrap/>
                <w:vAlign w:val="bottom"/>
                <w:hideMark/>
              </w:tcPr>
            </w:tcPrChange>
          </w:tcPr>
          <w:p w14:paraId="4B5A0C2F" w14:textId="77777777" w:rsidR="00E0030C" w:rsidRPr="007211A4" w:rsidRDefault="00E0030C">
            <w:pPr>
              <w:spacing w:line="240" w:lineRule="auto"/>
              <w:jc w:val="center"/>
              <w:rPr>
                <w:ins w:id="1618" w:author="Yang, Xue" w:date="2023-09-27T10:02:00Z"/>
                <w:rFonts w:eastAsia="Times New Roman" w:cs="Times New Roman"/>
                <w:color w:val="000000"/>
                <w:kern w:val="0"/>
                <w14:ligatures w14:val="none"/>
                <w:rPrChange w:id="1619" w:author="Yang, Xue" w:date="2023-09-27T10:07:00Z">
                  <w:rPr>
                    <w:ins w:id="1620" w:author="Yang, Xue" w:date="2023-09-27T10:02:00Z"/>
                    <w:rFonts w:ascii="Calibri" w:eastAsia="Times New Roman" w:hAnsi="Calibri" w:cs="Calibri"/>
                    <w:color w:val="000000"/>
                    <w:kern w:val="0"/>
                    <w14:ligatures w14:val="none"/>
                  </w:rPr>
                </w:rPrChange>
              </w:rPr>
              <w:pPrChange w:id="1621" w:author="Yang, Xue" w:date="2023-09-27T10:03:00Z">
                <w:pPr>
                  <w:spacing w:line="240" w:lineRule="auto"/>
                  <w:jc w:val="right"/>
                </w:pPr>
              </w:pPrChange>
            </w:pPr>
            <w:ins w:id="1622" w:author="Yang, Xue" w:date="2023-09-27T10:02:00Z">
              <w:r w:rsidRPr="007211A4">
                <w:rPr>
                  <w:rFonts w:eastAsia="Times New Roman" w:cs="Times New Roman"/>
                  <w:color w:val="000000"/>
                  <w:kern w:val="0"/>
                  <w14:ligatures w14:val="none"/>
                  <w:rPrChange w:id="1623"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624" w:author="Kompella, Sai Chandrika" w:date="2023-09-29T06:51:00Z">
              <w:tcPr>
                <w:tcW w:w="1134" w:type="dxa"/>
                <w:tcBorders>
                  <w:top w:val="nil"/>
                  <w:left w:val="nil"/>
                  <w:bottom w:val="nil"/>
                  <w:right w:val="nil"/>
                </w:tcBorders>
                <w:shd w:val="clear" w:color="auto" w:fill="auto"/>
                <w:noWrap/>
                <w:vAlign w:val="bottom"/>
                <w:hideMark/>
              </w:tcPr>
            </w:tcPrChange>
          </w:tcPr>
          <w:p w14:paraId="589253CB" w14:textId="77777777" w:rsidR="00E0030C" w:rsidRPr="007211A4" w:rsidRDefault="00E0030C">
            <w:pPr>
              <w:spacing w:line="240" w:lineRule="auto"/>
              <w:jc w:val="center"/>
              <w:rPr>
                <w:ins w:id="1625" w:author="Yang, Xue" w:date="2023-09-27T10:02:00Z"/>
                <w:rFonts w:eastAsia="Times New Roman" w:cs="Times New Roman"/>
                <w:color w:val="000000"/>
                <w:kern w:val="0"/>
                <w14:ligatures w14:val="none"/>
                <w:rPrChange w:id="1626" w:author="Yang, Xue" w:date="2023-09-27T10:07:00Z">
                  <w:rPr>
                    <w:ins w:id="1627" w:author="Yang, Xue" w:date="2023-09-27T10:02:00Z"/>
                    <w:rFonts w:ascii="Calibri" w:eastAsia="Times New Roman" w:hAnsi="Calibri" w:cs="Calibri"/>
                    <w:color w:val="000000"/>
                    <w:kern w:val="0"/>
                    <w14:ligatures w14:val="none"/>
                  </w:rPr>
                </w:rPrChange>
              </w:rPr>
              <w:pPrChange w:id="1628" w:author="Yang, Xue" w:date="2023-09-27T10:03:00Z">
                <w:pPr>
                  <w:spacing w:line="240" w:lineRule="auto"/>
                  <w:jc w:val="right"/>
                </w:pPr>
              </w:pPrChange>
            </w:pPr>
            <w:ins w:id="1629" w:author="Yang, Xue" w:date="2023-09-27T10:02:00Z">
              <w:r w:rsidRPr="007211A4">
                <w:rPr>
                  <w:rFonts w:eastAsia="Times New Roman" w:cs="Times New Roman"/>
                  <w:color w:val="000000"/>
                  <w:kern w:val="0"/>
                  <w14:ligatures w14:val="none"/>
                  <w:rPrChange w:id="1630" w:author="Yang, Xue" w:date="2023-09-27T10:07:00Z">
                    <w:rPr>
                      <w:rFonts w:ascii="Calibri" w:eastAsia="Times New Roman" w:hAnsi="Calibri" w:cs="Calibri"/>
                      <w:color w:val="000000"/>
                      <w:kern w:val="0"/>
                      <w14:ligatures w14:val="none"/>
                    </w:rPr>
                  </w:rPrChange>
                </w:rPr>
                <w:t>0.00</w:t>
              </w:r>
            </w:ins>
          </w:p>
        </w:tc>
        <w:tc>
          <w:tcPr>
            <w:tcW w:w="1260" w:type="dxa"/>
            <w:tcBorders>
              <w:top w:val="nil"/>
              <w:left w:val="nil"/>
              <w:bottom w:val="nil"/>
              <w:right w:val="nil"/>
            </w:tcBorders>
            <w:shd w:val="clear" w:color="auto" w:fill="auto"/>
            <w:noWrap/>
            <w:vAlign w:val="bottom"/>
            <w:hideMark/>
            <w:tcPrChange w:id="1631" w:author="Kompella, Sai Chandrika" w:date="2023-09-29T06:51:00Z">
              <w:tcPr>
                <w:tcW w:w="1400" w:type="dxa"/>
                <w:tcBorders>
                  <w:top w:val="nil"/>
                  <w:left w:val="nil"/>
                  <w:bottom w:val="nil"/>
                  <w:right w:val="nil"/>
                </w:tcBorders>
                <w:shd w:val="clear" w:color="auto" w:fill="auto"/>
                <w:noWrap/>
                <w:vAlign w:val="bottom"/>
                <w:hideMark/>
              </w:tcPr>
            </w:tcPrChange>
          </w:tcPr>
          <w:p w14:paraId="00A58218" w14:textId="77777777" w:rsidR="00E0030C" w:rsidRPr="007211A4" w:rsidRDefault="00E0030C">
            <w:pPr>
              <w:spacing w:line="240" w:lineRule="auto"/>
              <w:jc w:val="center"/>
              <w:rPr>
                <w:ins w:id="1632" w:author="Yang, Xue" w:date="2023-09-27T10:02:00Z"/>
                <w:rFonts w:eastAsia="Times New Roman" w:cs="Times New Roman"/>
                <w:color w:val="000000"/>
                <w:kern w:val="0"/>
                <w14:ligatures w14:val="none"/>
                <w:rPrChange w:id="1633" w:author="Yang, Xue" w:date="2023-09-27T10:07:00Z">
                  <w:rPr>
                    <w:ins w:id="1634" w:author="Yang, Xue" w:date="2023-09-27T10:02:00Z"/>
                    <w:rFonts w:ascii="Calibri" w:eastAsia="Times New Roman" w:hAnsi="Calibri" w:cs="Calibri"/>
                    <w:color w:val="000000"/>
                    <w:kern w:val="0"/>
                    <w14:ligatures w14:val="none"/>
                  </w:rPr>
                </w:rPrChange>
              </w:rPr>
              <w:pPrChange w:id="1635" w:author="Yang, Xue" w:date="2023-09-27T10:03:00Z">
                <w:pPr>
                  <w:spacing w:line="240" w:lineRule="auto"/>
                  <w:jc w:val="right"/>
                </w:pPr>
              </w:pPrChange>
            </w:pPr>
            <w:ins w:id="1636" w:author="Yang, Xue" w:date="2023-09-27T10:02:00Z">
              <w:r w:rsidRPr="007211A4">
                <w:rPr>
                  <w:rFonts w:eastAsia="Times New Roman" w:cs="Times New Roman"/>
                  <w:color w:val="000000"/>
                  <w:kern w:val="0"/>
                  <w14:ligatures w14:val="none"/>
                  <w:rPrChange w:id="1637" w:author="Yang, Xue" w:date="2023-09-27T10:07:00Z">
                    <w:rPr>
                      <w:rFonts w:ascii="Calibri" w:eastAsia="Times New Roman" w:hAnsi="Calibri" w:cs="Calibri"/>
                      <w:color w:val="000000"/>
                      <w:kern w:val="0"/>
                      <w14:ligatures w14:val="none"/>
                    </w:rPr>
                  </w:rPrChange>
                </w:rPr>
                <w:t>0.00</w:t>
              </w:r>
            </w:ins>
          </w:p>
        </w:tc>
        <w:tc>
          <w:tcPr>
            <w:tcW w:w="981" w:type="dxa"/>
            <w:tcBorders>
              <w:top w:val="nil"/>
              <w:left w:val="nil"/>
              <w:bottom w:val="nil"/>
              <w:right w:val="nil"/>
            </w:tcBorders>
            <w:shd w:val="clear" w:color="auto" w:fill="auto"/>
            <w:noWrap/>
            <w:vAlign w:val="bottom"/>
            <w:hideMark/>
            <w:tcPrChange w:id="1638" w:author="Kompella, Sai Chandrika" w:date="2023-09-29T06:51:00Z">
              <w:tcPr>
                <w:tcW w:w="960" w:type="dxa"/>
                <w:tcBorders>
                  <w:top w:val="nil"/>
                  <w:left w:val="nil"/>
                  <w:bottom w:val="nil"/>
                  <w:right w:val="nil"/>
                </w:tcBorders>
                <w:shd w:val="clear" w:color="auto" w:fill="auto"/>
                <w:noWrap/>
                <w:vAlign w:val="bottom"/>
                <w:hideMark/>
              </w:tcPr>
            </w:tcPrChange>
          </w:tcPr>
          <w:p w14:paraId="687C830C" w14:textId="77777777" w:rsidR="00E0030C" w:rsidRPr="007211A4" w:rsidRDefault="00E0030C">
            <w:pPr>
              <w:spacing w:line="240" w:lineRule="auto"/>
              <w:jc w:val="center"/>
              <w:rPr>
                <w:ins w:id="1639" w:author="Yang, Xue" w:date="2023-09-27T10:02:00Z"/>
                <w:rFonts w:eastAsia="Times New Roman" w:cs="Times New Roman"/>
                <w:color w:val="000000"/>
                <w:kern w:val="0"/>
                <w14:ligatures w14:val="none"/>
                <w:rPrChange w:id="1640" w:author="Yang, Xue" w:date="2023-09-27T10:07:00Z">
                  <w:rPr>
                    <w:ins w:id="1641" w:author="Yang, Xue" w:date="2023-09-27T10:02:00Z"/>
                    <w:rFonts w:ascii="Calibri" w:eastAsia="Times New Roman" w:hAnsi="Calibri" w:cs="Calibri"/>
                    <w:color w:val="000000"/>
                    <w:kern w:val="0"/>
                    <w14:ligatures w14:val="none"/>
                  </w:rPr>
                </w:rPrChange>
              </w:rPr>
              <w:pPrChange w:id="1642" w:author="Yang, Xue" w:date="2023-09-27T10:03:00Z">
                <w:pPr>
                  <w:spacing w:line="240" w:lineRule="auto"/>
                  <w:jc w:val="right"/>
                </w:pPr>
              </w:pPrChange>
            </w:pPr>
            <w:ins w:id="1643" w:author="Yang, Xue" w:date="2023-09-27T10:02:00Z">
              <w:r w:rsidRPr="007211A4">
                <w:rPr>
                  <w:rFonts w:eastAsia="Times New Roman" w:cs="Times New Roman"/>
                  <w:color w:val="000000"/>
                  <w:kern w:val="0"/>
                  <w14:ligatures w14:val="none"/>
                  <w:rPrChange w:id="1644" w:author="Yang, Xue" w:date="2023-09-27T10:07:00Z">
                    <w:rPr>
                      <w:rFonts w:ascii="Calibri" w:eastAsia="Times New Roman" w:hAnsi="Calibri" w:cs="Calibri"/>
                      <w:color w:val="000000"/>
                      <w:kern w:val="0"/>
                      <w14:ligatures w14:val="none"/>
                    </w:rPr>
                  </w:rPrChange>
                </w:rPr>
                <w:t>0.00</w:t>
              </w:r>
            </w:ins>
          </w:p>
        </w:tc>
        <w:tc>
          <w:tcPr>
            <w:tcW w:w="1024" w:type="dxa"/>
            <w:tcBorders>
              <w:top w:val="nil"/>
              <w:left w:val="nil"/>
              <w:bottom w:val="nil"/>
              <w:right w:val="nil"/>
            </w:tcBorders>
            <w:shd w:val="clear" w:color="auto" w:fill="auto"/>
            <w:noWrap/>
            <w:vAlign w:val="bottom"/>
            <w:hideMark/>
            <w:tcPrChange w:id="1645" w:author="Kompella, Sai Chandrika" w:date="2023-09-29T06:51:00Z">
              <w:tcPr>
                <w:tcW w:w="960" w:type="dxa"/>
                <w:tcBorders>
                  <w:top w:val="nil"/>
                  <w:left w:val="nil"/>
                  <w:bottom w:val="nil"/>
                  <w:right w:val="nil"/>
                </w:tcBorders>
                <w:shd w:val="clear" w:color="auto" w:fill="auto"/>
                <w:noWrap/>
                <w:vAlign w:val="bottom"/>
                <w:hideMark/>
              </w:tcPr>
            </w:tcPrChange>
          </w:tcPr>
          <w:p w14:paraId="0BBC4346" w14:textId="77777777" w:rsidR="00E0030C" w:rsidRPr="007211A4" w:rsidRDefault="00E0030C">
            <w:pPr>
              <w:spacing w:line="240" w:lineRule="auto"/>
              <w:jc w:val="center"/>
              <w:rPr>
                <w:ins w:id="1646" w:author="Yang, Xue" w:date="2023-09-27T10:02:00Z"/>
                <w:rFonts w:eastAsia="Times New Roman" w:cs="Times New Roman"/>
                <w:color w:val="000000"/>
                <w:kern w:val="0"/>
                <w14:ligatures w14:val="none"/>
                <w:rPrChange w:id="1647" w:author="Yang, Xue" w:date="2023-09-27T10:07:00Z">
                  <w:rPr>
                    <w:ins w:id="1648" w:author="Yang, Xue" w:date="2023-09-27T10:02:00Z"/>
                    <w:rFonts w:ascii="Calibri" w:eastAsia="Times New Roman" w:hAnsi="Calibri" w:cs="Calibri"/>
                    <w:color w:val="000000"/>
                    <w:kern w:val="0"/>
                    <w14:ligatures w14:val="none"/>
                  </w:rPr>
                </w:rPrChange>
              </w:rPr>
              <w:pPrChange w:id="1649" w:author="Yang, Xue" w:date="2023-09-27T10:03:00Z">
                <w:pPr>
                  <w:spacing w:line="240" w:lineRule="auto"/>
                  <w:jc w:val="right"/>
                </w:pPr>
              </w:pPrChange>
            </w:pPr>
            <w:ins w:id="1650" w:author="Yang, Xue" w:date="2023-09-27T10:02:00Z">
              <w:r w:rsidRPr="007211A4">
                <w:rPr>
                  <w:rFonts w:eastAsia="Times New Roman" w:cs="Times New Roman"/>
                  <w:color w:val="000000"/>
                  <w:kern w:val="0"/>
                  <w14:ligatures w14:val="none"/>
                  <w:rPrChange w:id="1651"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652" w:author="Kompella, Sai Chandrika" w:date="2023-09-29T06:51:00Z">
              <w:tcPr>
                <w:tcW w:w="1504" w:type="dxa"/>
                <w:tcBorders>
                  <w:top w:val="nil"/>
                  <w:left w:val="nil"/>
                  <w:bottom w:val="nil"/>
                  <w:right w:val="nil"/>
                </w:tcBorders>
                <w:shd w:val="clear" w:color="auto" w:fill="auto"/>
                <w:noWrap/>
                <w:vAlign w:val="bottom"/>
                <w:hideMark/>
              </w:tcPr>
            </w:tcPrChange>
          </w:tcPr>
          <w:p w14:paraId="506D8030" w14:textId="77777777" w:rsidR="00E0030C" w:rsidRPr="007211A4" w:rsidRDefault="00E0030C">
            <w:pPr>
              <w:spacing w:line="240" w:lineRule="auto"/>
              <w:jc w:val="center"/>
              <w:rPr>
                <w:ins w:id="1653" w:author="Yang, Xue" w:date="2023-09-27T10:02:00Z"/>
                <w:rFonts w:eastAsia="Times New Roman" w:cs="Times New Roman"/>
                <w:color w:val="000000"/>
                <w:kern w:val="0"/>
                <w14:ligatures w14:val="none"/>
                <w:rPrChange w:id="1654" w:author="Yang, Xue" w:date="2023-09-27T10:07:00Z">
                  <w:rPr>
                    <w:ins w:id="1655" w:author="Yang, Xue" w:date="2023-09-27T10:02:00Z"/>
                    <w:rFonts w:ascii="Calibri" w:eastAsia="Times New Roman" w:hAnsi="Calibri" w:cs="Calibri"/>
                    <w:color w:val="000000"/>
                    <w:kern w:val="0"/>
                    <w14:ligatures w14:val="none"/>
                  </w:rPr>
                </w:rPrChange>
              </w:rPr>
              <w:pPrChange w:id="1656" w:author="Yang, Xue" w:date="2023-09-27T10:03:00Z">
                <w:pPr>
                  <w:spacing w:line="240" w:lineRule="auto"/>
                  <w:jc w:val="right"/>
                </w:pPr>
              </w:pPrChange>
            </w:pPr>
            <w:ins w:id="1657" w:author="Yang, Xue" w:date="2023-09-27T10:02:00Z">
              <w:r w:rsidRPr="007211A4">
                <w:rPr>
                  <w:rFonts w:eastAsia="Times New Roman" w:cs="Times New Roman"/>
                  <w:color w:val="000000"/>
                  <w:kern w:val="0"/>
                  <w14:ligatures w14:val="none"/>
                  <w:rPrChange w:id="1658" w:author="Yang, Xue" w:date="2023-09-27T10:07:00Z">
                    <w:rPr>
                      <w:rFonts w:ascii="Calibri" w:eastAsia="Times New Roman" w:hAnsi="Calibri" w:cs="Calibri"/>
                      <w:color w:val="000000"/>
                      <w:kern w:val="0"/>
                      <w14:ligatures w14:val="none"/>
                    </w:rPr>
                  </w:rPrChange>
                </w:rPr>
                <w:t>0.01</w:t>
              </w:r>
            </w:ins>
          </w:p>
        </w:tc>
      </w:tr>
      <w:tr w:rsidR="00E0030C" w:rsidRPr="00E0030C" w14:paraId="51730A80" w14:textId="77777777" w:rsidTr="2B44B431">
        <w:trPr>
          <w:trHeight w:val="288"/>
          <w:jc w:val="center"/>
          <w:ins w:id="1659" w:author="Yang, Xue" w:date="2023-09-27T10:02:00Z"/>
          <w:trPrChange w:id="1660"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661" w:author="Kompella, Sai Chandrika" w:date="2023-09-29T06:51:00Z">
              <w:tcPr>
                <w:tcW w:w="2274" w:type="dxa"/>
                <w:tcBorders>
                  <w:top w:val="nil"/>
                  <w:left w:val="nil"/>
                  <w:bottom w:val="nil"/>
                  <w:right w:val="nil"/>
                </w:tcBorders>
                <w:shd w:val="clear" w:color="auto" w:fill="auto"/>
                <w:noWrap/>
                <w:vAlign w:val="bottom"/>
                <w:hideMark/>
              </w:tcPr>
            </w:tcPrChange>
          </w:tcPr>
          <w:p w14:paraId="68EDEF4A" w14:textId="77777777" w:rsidR="00E0030C" w:rsidRPr="007211A4" w:rsidRDefault="00E0030C" w:rsidP="00E0030C">
            <w:pPr>
              <w:spacing w:line="240" w:lineRule="auto"/>
              <w:rPr>
                <w:ins w:id="1662" w:author="Yang, Xue" w:date="2023-09-27T10:02:00Z"/>
                <w:rFonts w:eastAsia="Times New Roman" w:cs="Times New Roman"/>
                <w:color w:val="000000"/>
                <w:kern w:val="0"/>
                <w14:ligatures w14:val="none"/>
                <w:rPrChange w:id="1663" w:author="Yang, Xue" w:date="2023-09-27T10:07:00Z">
                  <w:rPr>
                    <w:ins w:id="1664" w:author="Yang, Xue" w:date="2023-09-27T10:02:00Z"/>
                    <w:rFonts w:ascii="Calibri" w:eastAsia="Times New Roman" w:hAnsi="Calibri" w:cs="Calibri"/>
                    <w:color w:val="000000"/>
                    <w:kern w:val="0"/>
                    <w14:ligatures w14:val="none"/>
                  </w:rPr>
                </w:rPrChange>
              </w:rPr>
            </w:pPr>
            <w:proofErr w:type="spellStart"/>
            <w:ins w:id="1665" w:author="Yang, Xue" w:date="2023-09-27T10:02:00Z">
              <w:r w:rsidRPr="007211A4">
                <w:rPr>
                  <w:rFonts w:eastAsia="Times New Roman" w:cs="Times New Roman"/>
                  <w:color w:val="000000"/>
                  <w:kern w:val="0"/>
                  <w14:ligatures w14:val="none"/>
                  <w:rPrChange w:id="1666" w:author="Yang, Xue" w:date="2023-09-27T10:07:00Z">
                    <w:rPr>
                      <w:rFonts w:ascii="Calibri" w:eastAsia="Times New Roman" w:hAnsi="Calibri" w:cs="Calibri"/>
                      <w:color w:val="000000"/>
                      <w:kern w:val="0"/>
                      <w14:ligatures w14:val="none"/>
                    </w:rPr>
                  </w:rPrChange>
                </w:rPr>
                <w:t>ddi_ind</w:t>
              </w:r>
              <w:proofErr w:type="spellEnd"/>
            </w:ins>
          </w:p>
        </w:tc>
        <w:tc>
          <w:tcPr>
            <w:tcW w:w="1170" w:type="dxa"/>
            <w:tcBorders>
              <w:top w:val="nil"/>
              <w:left w:val="nil"/>
              <w:bottom w:val="nil"/>
              <w:right w:val="nil"/>
            </w:tcBorders>
            <w:shd w:val="clear" w:color="auto" w:fill="auto"/>
            <w:noWrap/>
            <w:vAlign w:val="bottom"/>
            <w:hideMark/>
            <w:tcPrChange w:id="1667" w:author="Kompella, Sai Chandrika" w:date="2023-09-29T06:51:00Z">
              <w:tcPr>
                <w:tcW w:w="1333" w:type="dxa"/>
                <w:tcBorders>
                  <w:top w:val="nil"/>
                  <w:left w:val="nil"/>
                  <w:bottom w:val="nil"/>
                  <w:right w:val="nil"/>
                </w:tcBorders>
                <w:shd w:val="clear" w:color="auto" w:fill="auto"/>
                <w:noWrap/>
                <w:vAlign w:val="bottom"/>
                <w:hideMark/>
              </w:tcPr>
            </w:tcPrChange>
          </w:tcPr>
          <w:p w14:paraId="61B7F419" w14:textId="77777777" w:rsidR="00E0030C" w:rsidRPr="007211A4" w:rsidRDefault="00E0030C">
            <w:pPr>
              <w:spacing w:line="240" w:lineRule="auto"/>
              <w:jc w:val="center"/>
              <w:rPr>
                <w:ins w:id="1668" w:author="Yang, Xue" w:date="2023-09-27T10:02:00Z"/>
                <w:rFonts w:eastAsia="Times New Roman" w:cs="Times New Roman"/>
                <w:color w:val="000000"/>
                <w:kern w:val="0"/>
                <w14:ligatures w14:val="none"/>
                <w:rPrChange w:id="1669" w:author="Yang, Xue" w:date="2023-09-27T10:07:00Z">
                  <w:rPr>
                    <w:ins w:id="1670" w:author="Yang, Xue" w:date="2023-09-27T10:02:00Z"/>
                    <w:rFonts w:ascii="Calibri" w:eastAsia="Times New Roman" w:hAnsi="Calibri" w:cs="Calibri"/>
                    <w:color w:val="000000"/>
                    <w:kern w:val="0"/>
                    <w14:ligatures w14:val="none"/>
                  </w:rPr>
                </w:rPrChange>
              </w:rPr>
              <w:pPrChange w:id="1671" w:author="Yang, Xue" w:date="2023-09-27T10:03:00Z">
                <w:pPr>
                  <w:spacing w:line="240" w:lineRule="auto"/>
                  <w:jc w:val="right"/>
                </w:pPr>
              </w:pPrChange>
            </w:pPr>
            <w:ins w:id="1672" w:author="Yang, Xue" w:date="2023-09-27T10:02:00Z">
              <w:r w:rsidRPr="007211A4">
                <w:rPr>
                  <w:rFonts w:eastAsia="Times New Roman" w:cs="Times New Roman"/>
                  <w:color w:val="000000"/>
                  <w:kern w:val="0"/>
                  <w14:ligatures w14:val="none"/>
                  <w:rPrChange w:id="1673" w:author="Yang, Xue" w:date="2023-09-27T10:07:00Z">
                    <w:rPr>
                      <w:rFonts w:ascii="Calibri" w:eastAsia="Times New Roman" w:hAnsi="Calibri" w:cs="Calibri"/>
                      <w:color w:val="000000"/>
                      <w:kern w:val="0"/>
                      <w14:ligatures w14:val="none"/>
                    </w:rPr>
                  </w:rPrChange>
                </w:rPr>
                <w:t>0.00</w:t>
              </w:r>
            </w:ins>
          </w:p>
        </w:tc>
        <w:tc>
          <w:tcPr>
            <w:tcW w:w="1188" w:type="dxa"/>
            <w:tcBorders>
              <w:top w:val="nil"/>
              <w:left w:val="nil"/>
              <w:bottom w:val="nil"/>
              <w:right w:val="nil"/>
            </w:tcBorders>
            <w:shd w:val="clear" w:color="auto" w:fill="auto"/>
            <w:noWrap/>
            <w:vAlign w:val="bottom"/>
            <w:hideMark/>
            <w:tcPrChange w:id="1674" w:author="Kompella, Sai Chandrika" w:date="2023-09-29T06:51:00Z">
              <w:tcPr>
                <w:tcW w:w="1351" w:type="dxa"/>
                <w:tcBorders>
                  <w:top w:val="nil"/>
                  <w:left w:val="nil"/>
                  <w:bottom w:val="nil"/>
                  <w:right w:val="nil"/>
                </w:tcBorders>
                <w:shd w:val="clear" w:color="auto" w:fill="auto"/>
                <w:noWrap/>
                <w:vAlign w:val="bottom"/>
                <w:hideMark/>
              </w:tcPr>
            </w:tcPrChange>
          </w:tcPr>
          <w:p w14:paraId="691C3B6C" w14:textId="77777777" w:rsidR="00E0030C" w:rsidRPr="007211A4" w:rsidRDefault="00E0030C">
            <w:pPr>
              <w:spacing w:line="240" w:lineRule="auto"/>
              <w:jc w:val="center"/>
              <w:rPr>
                <w:ins w:id="1675" w:author="Yang, Xue" w:date="2023-09-27T10:02:00Z"/>
                <w:rFonts w:eastAsia="Times New Roman" w:cs="Times New Roman"/>
                <w:color w:val="000000"/>
                <w:kern w:val="0"/>
                <w14:ligatures w14:val="none"/>
                <w:rPrChange w:id="1676" w:author="Yang, Xue" w:date="2023-09-27T10:07:00Z">
                  <w:rPr>
                    <w:ins w:id="1677" w:author="Yang, Xue" w:date="2023-09-27T10:02:00Z"/>
                    <w:rFonts w:ascii="Calibri" w:eastAsia="Times New Roman" w:hAnsi="Calibri" w:cs="Calibri"/>
                    <w:color w:val="000000"/>
                    <w:kern w:val="0"/>
                    <w14:ligatures w14:val="none"/>
                  </w:rPr>
                </w:rPrChange>
              </w:rPr>
              <w:pPrChange w:id="1678" w:author="Yang, Xue" w:date="2023-09-27T10:03:00Z">
                <w:pPr>
                  <w:spacing w:line="240" w:lineRule="auto"/>
                  <w:jc w:val="right"/>
                </w:pPr>
              </w:pPrChange>
            </w:pPr>
            <w:ins w:id="1679" w:author="Yang, Xue" w:date="2023-09-27T10:02:00Z">
              <w:r w:rsidRPr="007211A4">
                <w:rPr>
                  <w:rFonts w:eastAsia="Times New Roman" w:cs="Times New Roman"/>
                  <w:color w:val="000000"/>
                  <w:kern w:val="0"/>
                  <w14:ligatures w14:val="none"/>
                  <w:rPrChange w:id="1680" w:author="Yang, Xue" w:date="2023-09-27T10:07:00Z">
                    <w:rPr>
                      <w:rFonts w:ascii="Calibri" w:eastAsia="Times New Roman" w:hAnsi="Calibri" w:cs="Calibri"/>
                      <w:color w:val="000000"/>
                      <w:kern w:val="0"/>
                      <w14:ligatures w14:val="none"/>
                    </w:rPr>
                  </w:rPrChange>
                </w:rPr>
                <w:t>0.00</w:t>
              </w:r>
            </w:ins>
          </w:p>
        </w:tc>
        <w:tc>
          <w:tcPr>
            <w:tcW w:w="1262" w:type="dxa"/>
            <w:tcBorders>
              <w:top w:val="nil"/>
              <w:left w:val="nil"/>
              <w:bottom w:val="nil"/>
              <w:right w:val="nil"/>
            </w:tcBorders>
            <w:shd w:val="clear" w:color="auto" w:fill="auto"/>
            <w:noWrap/>
            <w:vAlign w:val="bottom"/>
            <w:hideMark/>
            <w:tcPrChange w:id="1681" w:author="Kompella, Sai Chandrika" w:date="2023-09-29T06:51:00Z">
              <w:tcPr>
                <w:tcW w:w="1715" w:type="dxa"/>
                <w:tcBorders>
                  <w:top w:val="nil"/>
                  <w:left w:val="nil"/>
                  <w:bottom w:val="nil"/>
                  <w:right w:val="nil"/>
                </w:tcBorders>
                <w:shd w:val="clear" w:color="auto" w:fill="auto"/>
                <w:noWrap/>
                <w:vAlign w:val="bottom"/>
                <w:hideMark/>
              </w:tcPr>
            </w:tcPrChange>
          </w:tcPr>
          <w:p w14:paraId="7B207DFD" w14:textId="77777777" w:rsidR="00E0030C" w:rsidRPr="007211A4" w:rsidRDefault="00E0030C">
            <w:pPr>
              <w:spacing w:line="240" w:lineRule="auto"/>
              <w:jc w:val="center"/>
              <w:rPr>
                <w:ins w:id="1682" w:author="Yang, Xue" w:date="2023-09-27T10:02:00Z"/>
                <w:rFonts w:eastAsia="Times New Roman" w:cs="Times New Roman"/>
                <w:color w:val="000000"/>
                <w:kern w:val="0"/>
                <w14:ligatures w14:val="none"/>
                <w:rPrChange w:id="1683" w:author="Yang, Xue" w:date="2023-09-27T10:07:00Z">
                  <w:rPr>
                    <w:ins w:id="1684" w:author="Yang, Xue" w:date="2023-09-27T10:02:00Z"/>
                    <w:rFonts w:ascii="Calibri" w:eastAsia="Times New Roman" w:hAnsi="Calibri" w:cs="Calibri"/>
                    <w:color w:val="000000"/>
                    <w:kern w:val="0"/>
                    <w14:ligatures w14:val="none"/>
                  </w:rPr>
                </w:rPrChange>
              </w:rPr>
              <w:pPrChange w:id="1685" w:author="Yang, Xue" w:date="2023-09-27T10:03:00Z">
                <w:pPr>
                  <w:spacing w:line="240" w:lineRule="auto"/>
                  <w:jc w:val="right"/>
                </w:pPr>
              </w:pPrChange>
            </w:pPr>
            <w:ins w:id="1686" w:author="Yang, Xue" w:date="2023-09-27T10:02:00Z">
              <w:r w:rsidRPr="007211A4">
                <w:rPr>
                  <w:rFonts w:eastAsia="Times New Roman" w:cs="Times New Roman"/>
                  <w:color w:val="000000"/>
                  <w:kern w:val="0"/>
                  <w14:ligatures w14:val="none"/>
                  <w:rPrChange w:id="1687" w:author="Yang, Xue" w:date="2023-09-27T10:07:00Z">
                    <w:rPr>
                      <w:rFonts w:ascii="Calibri" w:eastAsia="Times New Roman" w:hAnsi="Calibri" w:cs="Calibri"/>
                      <w:color w:val="000000"/>
                      <w:kern w:val="0"/>
                      <w14:ligatures w14:val="none"/>
                    </w:rPr>
                  </w:rPrChange>
                </w:rPr>
                <w:t>0.00</w:t>
              </w:r>
            </w:ins>
          </w:p>
        </w:tc>
        <w:tc>
          <w:tcPr>
            <w:tcW w:w="1244" w:type="dxa"/>
            <w:tcBorders>
              <w:top w:val="nil"/>
              <w:left w:val="nil"/>
              <w:bottom w:val="nil"/>
              <w:right w:val="nil"/>
            </w:tcBorders>
            <w:shd w:val="clear" w:color="auto" w:fill="auto"/>
            <w:noWrap/>
            <w:vAlign w:val="bottom"/>
            <w:hideMark/>
            <w:tcPrChange w:id="1688" w:author="Kompella, Sai Chandrika" w:date="2023-09-29T06:51:00Z">
              <w:tcPr>
                <w:tcW w:w="1697" w:type="dxa"/>
                <w:tcBorders>
                  <w:top w:val="nil"/>
                  <w:left w:val="nil"/>
                  <w:bottom w:val="nil"/>
                  <w:right w:val="nil"/>
                </w:tcBorders>
                <w:shd w:val="clear" w:color="auto" w:fill="auto"/>
                <w:noWrap/>
                <w:vAlign w:val="bottom"/>
                <w:hideMark/>
              </w:tcPr>
            </w:tcPrChange>
          </w:tcPr>
          <w:p w14:paraId="288E585C" w14:textId="77777777" w:rsidR="00E0030C" w:rsidRPr="007211A4" w:rsidRDefault="00E0030C">
            <w:pPr>
              <w:spacing w:line="240" w:lineRule="auto"/>
              <w:jc w:val="center"/>
              <w:rPr>
                <w:ins w:id="1689" w:author="Yang, Xue" w:date="2023-09-27T10:02:00Z"/>
                <w:rFonts w:eastAsia="Times New Roman" w:cs="Times New Roman"/>
                <w:color w:val="000000"/>
                <w:kern w:val="0"/>
                <w14:ligatures w14:val="none"/>
                <w:rPrChange w:id="1690" w:author="Yang, Xue" w:date="2023-09-27T10:07:00Z">
                  <w:rPr>
                    <w:ins w:id="1691" w:author="Yang, Xue" w:date="2023-09-27T10:02:00Z"/>
                    <w:rFonts w:ascii="Calibri" w:eastAsia="Times New Roman" w:hAnsi="Calibri" w:cs="Calibri"/>
                    <w:color w:val="000000"/>
                    <w:kern w:val="0"/>
                    <w14:ligatures w14:val="none"/>
                  </w:rPr>
                </w:rPrChange>
              </w:rPr>
              <w:pPrChange w:id="1692" w:author="Yang, Xue" w:date="2023-09-27T10:03:00Z">
                <w:pPr>
                  <w:spacing w:line="240" w:lineRule="auto"/>
                  <w:jc w:val="right"/>
                </w:pPr>
              </w:pPrChange>
            </w:pPr>
            <w:ins w:id="1693" w:author="Yang, Xue" w:date="2023-09-27T10:02:00Z">
              <w:r w:rsidRPr="007211A4">
                <w:rPr>
                  <w:rFonts w:eastAsia="Times New Roman" w:cs="Times New Roman"/>
                  <w:color w:val="000000"/>
                  <w:kern w:val="0"/>
                  <w14:ligatures w14:val="none"/>
                  <w:rPrChange w:id="1694" w:author="Yang, Xue" w:date="2023-09-27T10:07:00Z">
                    <w:rPr>
                      <w:rFonts w:ascii="Calibri" w:eastAsia="Times New Roman" w:hAnsi="Calibri" w:cs="Calibri"/>
                      <w:color w:val="000000"/>
                      <w:kern w:val="0"/>
                      <w14:ligatures w14:val="none"/>
                    </w:rPr>
                  </w:rPrChange>
                </w:rPr>
                <w:t>0.00</w:t>
              </w:r>
            </w:ins>
          </w:p>
        </w:tc>
        <w:tc>
          <w:tcPr>
            <w:tcW w:w="960" w:type="dxa"/>
            <w:tcBorders>
              <w:top w:val="nil"/>
              <w:left w:val="nil"/>
              <w:bottom w:val="nil"/>
              <w:right w:val="nil"/>
            </w:tcBorders>
            <w:shd w:val="clear" w:color="auto" w:fill="auto"/>
            <w:noWrap/>
            <w:vAlign w:val="bottom"/>
            <w:hideMark/>
            <w:tcPrChange w:id="1695" w:author="Kompella, Sai Chandrika" w:date="2023-09-29T06:51:00Z">
              <w:tcPr>
                <w:tcW w:w="960" w:type="dxa"/>
                <w:tcBorders>
                  <w:top w:val="nil"/>
                  <w:left w:val="nil"/>
                  <w:bottom w:val="nil"/>
                  <w:right w:val="nil"/>
                </w:tcBorders>
                <w:shd w:val="clear" w:color="auto" w:fill="auto"/>
                <w:noWrap/>
                <w:vAlign w:val="bottom"/>
                <w:hideMark/>
              </w:tcPr>
            </w:tcPrChange>
          </w:tcPr>
          <w:p w14:paraId="77E0883A" w14:textId="77777777" w:rsidR="00E0030C" w:rsidRPr="007211A4" w:rsidRDefault="00E0030C">
            <w:pPr>
              <w:spacing w:line="240" w:lineRule="auto"/>
              <w:jc w:val="center"/>
              <w:rPr>
                <w:ins w:id="1696" w:author="Yang, Xue" w:date="2023-09-27T10:02:00Z"/>
                <w:rFonts w:eastAsia="Times New Roman" w:cs="Times New Roman"/>
                <w:color w:val="000000"/>
                <w:kern w:val="0"/>
                <w14:ligatures w14:val="none"/>
                <w:rPrChange w:id="1697" w:author="Yang, Xue" w:date="2023-09-27T10:07:00Z">
                  <w:rPr>
                    <w:ins w:id="1698" w:author="Yang, Xue" w:date="2023-09-27T10:02:00Z"/>
                    <w:rFonts w:ascii="Calibri" w:eastAsia="Times New Roman" w:hAnsi="Calibri" w:cs="Calibri"/>
                    <w:color w:val="000000"/>
                    <w:kern w:val="0"/>
                    <w14:ligatures w14:val="none"/>
                  </w:rPr>
                </w:rPrChange>
              </w:rPr>
              <w:pPrChange w:id="1699" w:author="Yang, Xue" w:date="2023-09-27T10:03:00Z">
                <w:pPr>
                  <w:spacing w:line="240" w:lineRule="auto"/>
                  <w:jc w:val="right"/>
                </w:pPr>
              </w:pPrChange>
            </w:pPr>
            <w:ins w:id="1700" w:author="Yang, Xue" w:date="2023-09-27T10:02:00Z">
              <w:r w:rsidRPr="007211A4">
                <w:rPr>
                  <w:rFonts w:eastAsia="Times New Roman" w:cs="Times New Roman"/>
                  <w:color w:val="000000"/>
                  <w:kern w:val="0"/>
                  <w14:ligatures w14:val="none"/>
                  <w:rPrChange w:id="1701"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702" w:author="Kompella, Sai Chandrika" w:date="2023-09-29T06:51:00Z">
              <w:tcPr>
                <w:tcW w:w="1134" w:type="dxa"/>
                <w:tcBorders>
                  <w:top w:val="nil"/>
                  <w:left w:val="nil"/>
                  <w:bottom w:val="nil"/>
                  <w:right w:val="nil"/>
                </w:tcBorders>
                <w:shd w:val="clear" w:color="auto" w:fill="auto"/>
                <w:noWrap/>
                <w:vAlign w:val="bottom"/>
                <w:hideMark/>
              </w:tcPr>
            </w:tcPrChange>
          </w:tcPr>
          <w:p w14:paraId="7BD70BDB" w14:textId="77777777" w:rsidR="00E0030C" w:rsidRPr="007211A4" w:rsidRDefault="00E0030C">
            <w:pPr>
              <w:spacing w:line="240" w:lineRule="auto"/>
              <w:jc w:val="center"/>
              <w:rPr>
                <w:ins w:id="1703" w:author="Yang, Xue" w:date="2023-09-27T10:02:00Z"/>
                <w:rFonts w:eastAsia="Times New Roman" w:cs="Times New Roman"/>
                <w:color w:val="000000"/>
                <w:kern w:val="0"/>
                <w14:ligatures w14:val="none"/>
                <w:rPrChange w:id="1704" w:author="Yang, Xue" w:date="2023-09-27T10:07:00Z">
                  <w:rPr>
                    <w:ins w:id="1705" w:author="Yang, Xue" w:date="2023-09-27T10:02:00Z"/>
                    <w:rFonts w:ascii="Calibri" w:eastAsia="Times New Roman" w:hAnsi="Calibri" w:cs="Calibri"/>
                    <w:color w:val="000000"/>
                    <w:kern w:val="0"/>
                    <w14:ligatures w14:val="none"/>
                  </w:rPr>
                </w:rPrChange>
              </w:rPr>
              <w:pPrChange w:id="1706" w:author="Yang, Xue" w:date="2023-09-27T10:03:00Z">
                <w:pPr>
                  <w:spacing w:line="240" w:lineRule="auto"/>
                  <w:jc w:val="right"/>
                </w:pPr>
              </w:pPrChange>
            </w:pPr>
            <w:ins w:id="1707" w:author="Yang, Xue" w:date="2023-09-27T10:02:00Z">
              <w:r w:rsidRPr="007211A4">
                <w:rPr>
                  <w:rFonts w:eastAsia="Times New Roman" w:cs="Times New Roman"/>
                  <w:color w:val="000000"/>
                  <w:kern w:val="0"/>
                  <w14:ligatures w14:val="none"/>
                  <w:rPrChange w:id="1708" w:author="Yang, Xue" w:date="2023-09-27T10:07:00Z">
                    <w:rPr>
                      <w:rFonts w:ascii="Calibri" w:eastAsia="Times New Roman" w:hAnsi="Calibri" w:cs="Calibri"/>
                      <w:color w:val="000000"/>
                      <w:kern w:val="0"/>
                      <w14:ligatures w14:val="none"/>
                    </w:rPr>
                  </w:rPrChange>
                </w:rPr>
                <w:t>0.00</w:t>
              </w:r>
            </w:ins>
          </w:p>
        </w:tc>
        <w:tc>
          <w:tcPr>
            <w:tcW w:w="1260" w:type="dxa"/>
            <w:tcBorders>
              <w:top w:val="nil"/>
              <w:left w:val="nil"/>
              <w:bottom w:val="nil"/>
              <w:right w:val="nil"/>
            </w:tcBorders>
            <w:shd w:val="clear" w:color="auto" w:fill="auto"/>
            <w:noWrap/>
            <w:vAlign w:val="bottom"/>
            <w:hideMark/>
            <w:tcPrChange w:id="1709" w:author="Kompella, Sai Chandrika" w:date="2023-09-29T06:51:00Z">
              <w:tcPr>
                <w:tcW w:w="1400" w:type="dxa"/>
                <w:tcBorders>
                  <w:top w:val="nil"/>
                  <w:left w:val="nil"/>
                  <w:bottom w:val="nil"/>
                  <w:right w:val="nil"/>
                </w:tcBorders>
                <w:shd w:val="clear" w:color="auto" w:fill="auto"/>
                <w:noWrap/>
                <w:vAlign w:val="bottom"/>
                <w:hideMark/>
              </w:tcPr>
            </w:tcPrChange>
          </w:tcPr>
          <w:p w14:paraId="03EEDB41" w14:textId="77777777" w:rsidR="00E0030C" w:rsidRPr="007211A4" w:rsidRDefault="00E0030C">
            <w:pPr>
              <w:spacing w:line="240" w:lineRule="auto"/>
              <w:jc w:val="center"/>
              <w:rPr>
                <w:ins w:id="1710" w:author="Yang, Xue" w:date="2023-09-27T10:02:00Z"/>
                <w:rFonts w:eastAsia="Times New Roman" w:cs="Times New Roman"/>
                <w:color w:val="000000"/>
                <w:kern w:val="0"/>
                <w14:ligatures w14:val="none"/>
                <w:rPrChange w:id="1711" w:author="Yang, Xue" w:date="2023-09-27T10:07:00Z">
                  <w:rPr>
                    <w:ins w:id="1712" w:author="Yang, Xue" w:date="2023-09-27T10:02:00Z"/>
                    <w:rFonts w:ascii="Calibri" w:eastAsia="Times New Roman" w:hAnsi="Calibri" w:cs="Calibri"/>
                    <w:color w:val="000000"/>
                    <w:kern w:val="0"/>
                    <w14:ligatures w14:val="none"/>
                  </w:rPr>
                </w:rPrChange>
              </w:rPr>
              <w:pPrChange w:id="1713" w:author="Yang, Xue" w:date="2023-09-27T10:03:00Z">
                <w:pPr>
                  <w:spacing w:line="240" w:lineRule="auto"/>
                  <w:jc w:val="right"/>
                </w:pPr>
              </w:pPrChange>
            </w:pPr>
            <w:ins w:id="1714" w:author="Yang, Xue" w:date="2023-09-27T10:02:00Z">
              <w:r w:rsidRPr="007211A4">
                <w:rPr>
                  <w:rFonts w:eastAsia="Times New Roman" w:cs="Times New Roman"/>
                  <w:color w:val="000000"/>
                  <w:kern w:val="0"/>
                  <w14:ligatures w14:val="none"/>
                  <w:rPrChange w:id="1715" w:author="Yang, Xue" w:date="2023-09-27T10:07:00Z">
                    <w:rPr>
                      <w:rFonts w:ascii="Calibri" w:eastAsia="Times New Roman" w:hAnsi="Calibri" w:cs="Calibri"/>
                      <w:color w:val="000000"/>
                      <w:kern w:val="0"/>
                      <w14:ligatures w14:val="none"/>
                    </w:rPr>
                  </w:rPrChange>
                </w:rPr>
                <w:t>0.00</w:t>
              </w:r>
            </w:ins>
          </w:p>
        </w:tc>
        <w:tc>
          <w:tcPr>
            <w:tcW w:w="981" w:type="dxa"/>
            <w:tcBorders>
              <w:top w:val="nil"/>
              <w:left w:val="nil"/>
              <w:bottom w:val="nil"/>
              <w:right w:val="nil"/>
            </w:tcBorders>
            <w:shd w:val="clear" w:color="auto" w:fill="auto"/>
            <w:noWrap/>
            <w:vAlign w:val="bottom"/>
            <w:hideMark/>
            <w:tcPrChange w:id="1716" w:author="Kompella, Sai Chandrika" w:date="2023-09-29T06:51:00Z">
              <w:tcPr>
                <w:tcW w:w="960" w:type="dxa"/>
                <w:tcBorders>
                  <w:top w:val="nil"/>
                  <w:left w:val="nil"/>
                  <w:bottom w:val="nil"/>
                  <w:right w:val="nil"/>
                </w:tcBorders>
                <w:shd w:val="clear" w:color="auto" w:fill="auto"/>
                <w:noWrap/>
                <w:vAlign w:val="bottom"/>
                <w:hideMark/>
              </w:tcPr>
            </w:tcPrChange>
          </w:tcPr>
          <w:p w14:paraId="7D5E087A" w14:textId="77777777" w:rsidR="00E0030C" w:rsidRPr="007211A4" w:rsidRDefault="00E0030C">
            <w:pPr>
              <w:spacing w:line="240" w:lineRule="auto"/>
              <w:jc w:val="center"/>
              <w:rPr>
                <w:ins w:id="1717" w:author="Yang, Xue" w:date="2023-09-27T10:02:00Z"/>
                <w:rFonts w:eastAsia="Times New Roman" w:cs="Times New Roman"/>
                <w:color w:val="000000"/>
                <w:kern w:val="0"/>
                <w14:ligatures w14:val="none"/>
                <w:rPrChange w:id="1718" w:author="Yang, Xue" w:date="2023-09-27T10:07:00Z">
                  <w:rPr>
                    <w:ins w:id="1719" w:author="Yang, Xue" w:date="2023-09-27T10:02:00Z"/>
                    <w:rFonts w:ascii="Calibri" w:eastAsia="Times New Roman" w:hAnsi="Calibri" w:cs="Calibri"/>
                    <w:color w:val="000000"/>
                    <w:kern w:val="0"/>
                    <w14:ligatures w14:val="none"/>
                  </w:rPr>
                </w:rPrChange>
              </w:rPr>
              <w:pPrChange w:id="1720" w:author="Yang, Xue" w:date="2023-09-27T10:03:00Z">
                <w:pPr>
                  <w:spacing w:line="240" w:lineRule="auto"/>
                  <w:jc w:val="right"/>
                </w:pPr>
              </w:pPrChange>
            </w:pPr>
            <w:ins w:id="1721" w:author="Yang, Xue" w:date="2023-09-27T10:02:00Z">
              <w:r w:rsidRPr="007211A4">
                <w:rPr>
                  <w:rFonts w:eastAsia="Times New Roman" w:cs="Times New Roman"/>
                  <w:color w:val="000000"/>
                  <w:kern w:val="0"/>
                  <w14:ligatures w14:val="none"/>
                  <w:rPrChange w:id="1722" w:author="Yang, Xue" w:date="2023-09-27T10:07:00Z">
                    <w:rPr>
                      <w:rFonts w:ascii="Calibri" w:eastAsia="Times New Roman" w:hAnsi="Calibri" w:cs="Calibri"/>
                      <w:color w:val="000000"/>
                      <w:kern w:val="0"/>
                      <w14:ligatures w14:val="none"/>
                    </w:rPr>
                  </w:rPrChange>
                </w:rPr>
                <w:t>0.00</w:t>
              </w:r>
            </w:ins>
          </w:p>
        </w:tc>
        <w:tc>
          <w:tcPr>
            <w:tcW w:w="1024" w:type="dxa"/>
            <w:tcBorders>
              <w:top w:val="nil"/>
              <w:left w:val="nil"/>
              <w:bottom w:val="nil"/>
              <w:right w:val="nil"/>
            </w:tcBorders>
            <w:shd w:val="clear" w:color="auto" w:fill="auto"/>
            <w:noWrap/>
            <w:vAlign w:val="bottom"/>
            <w:hideMark/>
            <w:tcPrChange w:id="1723" w:author="Kompella, Sai Chandrika" w:date="2023-09-29T06:51:00Z">
              <w:tcPr>
                <w:tcW w:w="960" w:type="dxa"/>
                <w:tcBorders>
                  <w:top w:val="nil"/>
                  <w:left w:val="nil"/>
                  <w:bottom w:val="nil"/>
                  <w:right w:val="nil"/>
                </w:tcBorders>
                <w:shd w:val="clear" w:color="auto" w:fill="auto"/>
                <w:noWrap/>
                <w:vAlign w:val="bottom"/>
                <w:hideMark/>
              </w:tcPr>
            </w:tcPrChange>
          </w:tcPr>
          <w:p w14:paraId="1B78358C" w14:textId="77777777" w:rsidR="00E0030C" w:rsidRPr="007211A4" w:rsidRDefault="00E0030C">
            <w:pPr>
              <w:spacing w:line="240" w:lineRule="auto"/>
              <w:jc w:val="center"/>
              <w:rPr>
                <w:ins w:id="1724" w:author="Yang, Xue" w:date="2023-09-27T10:02:00Z"/>
                <w:rFonts w:eastAsia="Times New Roman" w:cs="Times New Roman"/>
                <w:color w:val="000000"/>
                <w:kern w:val="0"/>
                <w14:ligatures w14:val="none"/>
                <w:rPrChange w:id="1725" w:author="Yang, Xue" w:date="2023-09-27T10:07:00Z">
                  <w:rPr>
                    <w:ins w:id="1726" w:author="Yang, Xue" w:date="2023-09-27T10:02:00Z"/>
                    <w:rFonts w:ascii="Calibri" w:eastAsia="Times New Roman" w:hAnsi="Calibri" w:cs="Calibri"/>
                    <w:color w:val="000000"/>
                    <w:kern w:val="0"/>
                    <w14:ligatures w14:val="none"/>
                  </w:rPr>
                </w:rPrChange>
              </w:rPr>
              <w:pPrChange w:id="1727" w:author="Yang, Xue" w:date="2023-09-27T10:03:00Z">
                <w:pPr>
                  <w:spacing w:line="240" w:lineRule="auto"/>
                  <w:jc w:val="right"/>
                </w:pPr>
              </w:pPrChange>
            </w:pPr>
            <w:ins w:id="1728" w:author="Yang, Xue" w:date="2023-09-27T10:02:00Z">
              <w:r w:rsidRPr="007211A4">
                <w:rPr>
                  <w:rFonts w:eastAsia="Times New Roman" w:cs="Times New Roman"/>
                  <w:color w:val="000000"/>
                  <w:kern w:val="0"/>
                  <w14:ligatures w14:val="none"/>
                  <w:rPrChange w:id="1729"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730" w:author="Kompella, Sai Chandrika" w:date="2023-09-29T06:51:00Z">
              <w:tcPr>
                <w:tcW w:w="1504" w:type="dxa"/>
                <w:tcBorders>
                  <w:top w:val="nil"/>
                  <w:left w:val="nil"/>
                  <w:bottom w:val="nil"/>
                  <w:right w:val="nil"/>
                </w:tcBorders>
                <w:shd w:val="clear" w:color="auto" w:fill="auto"/>
                <w:noWrap/>
                <w:vAlign w:val="bottom"/>
                <w:hideMark/>
              </w:tcPr>
            </w:tcPrChange>
          </w:tcPr>
          <w:p w14:paraId="6DAAEDD6" w14:textId="77777777" w:rsidR="00E0030C" w:rsidRPr="007211A4" w:rsidRDefault="00E0030C">
            <w:pPr>
              <w:spacing w:line="240" w:lineRule="auto"/>
              <w:jc w:val="center"/>
              <w:rPr>
                <w:ins w:id="1731" w:author="Yang, Xue" w:date="2023-09-27T10:02:00Z"/>
                <w:rFonts w:eastAsia="Times New Roman" w:cs="Times New Roman"/>
                <w:color w:val="000000"/>
                <w:kern w:val="0"/>
                <w14:ligatures w14:val="none"/>
                <w:rPrChange w:id="1732" w:author="Yang, Xue" w:date="2023-09-27T10:07:00Z">
                  <w:rPr>
                    <w:ins w:id="1733" w:author="Yang, Xue" w:date="2023-09-27T10:02:00Z"/>
                    <w:rFonts w:ascii="Calibri" w:eastAsia="Times New Roman" w:hAnsi="Calibri" w:cs="Calibri"/>
                    <w:color w:val="000000"/>
                    <w:kern w:val="0"/>
                    <w14:ligatures w14:val="none"/>
                  </w:rPr>
                </w:rPrChange>
              </w:rPr>
              <w:pPrChange w:id="1734" w:author="Yang, Xue" w:date="2023-09-27T10:03:00Z">
                <w:pPr>
                  <w:spacing w:line="240" w:lineRule="auto"/>
                  <w:jc w:val="right"/>
                </w:pPr>
              </w:pPrChange>
            </w:pPr>
            <w:ins w:id="1735" w:author="Yang, Xue" w:date="2023-09-27T10:02:00Z">
              <w:r w:rsidRPr="007211A4">
                <w:rPr>
                  <w:rFonts w:eastAsia="Times New Roman" w:cs="Times New Roman"/>
                  <w:color w:val="000000"/>
                  <w:kern w:val="0"/>
                  <w14:ligatures w14:val="none"/>
                  <w:rPrChange w:id="1736" w:author="Yang, Xue" w:date="2023-09-27T10:07:00Z">
                    <w:rPr>
                      <w:rFonts w:ascii="Calibri" w:eastAsia="Times New Roman" w:hAnsi="Calibri" w:cs="Calibri"/>
                      <w:color w:val="000000"/>
                      <w:kern w:val="0"/>
                      <w14:ligatures w14:val="none"/>
                    </w:rPr>
                  </w:rPrChange>
                </w:rPr>
                <w:t>0.01</w:t>
              </w:r>
            </w:ins>
          </w:p>
        </w:tc>
      </w:tr>
      <w:tr w:rsidR="00E0030C" w:rsidRPr="00E0030C" w14:paraId="747683B8" w14:textId="77777777" w:rsidTr="2B44B431">
        <w:trPr>
          <w:trHeight w:val="288"/>
          <w:jc w:val="center"/>
          <w:ins w:id="1737" w:author="Yang, Xue" w:date="2023-09-27T10:02:00Z"/>
          <w:trPrChange w:id="1738" w:author="Kompella, Sai Chandrika" w:date="2023-09-29T06:51:00Z">
            <w:trPr>
              <w:trHeight w:val="288"/>
              <w:jc w:val="center"/>
            </w:trPr>
          </w:trPrChange>
        </w:trPr>
        <w:tc>
          <w:tcPr>
            <w:tcW w:w="2460" w:type="dxa"/>
            <w:tcBorders>
              <w:top w:val="nil"/>
              <w:left w:val="nil"/>
              <w:bottom w:val="nil"/>
              <w:right w:val="nil"/>
            </w:tcBorders>
            <w:shd w:val="clear" w:color="auto" w:fill="auto"/>
            <w:noWrap/>
            <w:vAlign w:val="bottom"/>
            <w:hideMark/>
            <w:tcPrChange w:id="1739" w:author="Kompella, Sai Chandrika" w:date="2023-09-29T06:51:00Z">
              <w:tcPr>
                <w:tcW w:w="2274" w:type="dxa"/>
                <w:tcBorders>
                  <w:top w:val="nil"/>
                  <w:left w:val="nil"/>
                  <w:bottom w:val="nil"/>
                  <w:right w:val="nil"/>
                </w:tcBorders>
                <w:shd w:val="clear" w:color="auto" w:fill="auto"/>
                <w:noWrap/>
                <w:vAlign w:val="bottom"/>
                <w:hideMark/>
              </w:tcPr>
            </w:tcPrChange>
          </w:tcPr>
          <w:p w14:paraId="4566AFBC" w14:textId="77777777" w:rsidR="00E0030C" w:rsidRPr="007211A4" w:rsidRDefault="00E0030C" w:rsidP="00E0030C">
            <w:pPr>
              <w:spacing w:line="240" w:lineRule="auto"/>
              <w:rPr>
                <w:ins w:id="1740" w:author="Yang, Xue" w:date="2023-09-27T10:02:00Z"/>
                <w:rFonts w:eastAsia="Times New Roman" w:cs="Times New Roman"/>
                <w:color w:val="000000"/>
                <w:kern w:val="0"/>
                <w14:ligatures w14:val="none"/>
                <w:rPrChange w:id="1741" w:author="Yang, Xue" w:date="2023-09-27T10:07:00Z">
                  <w:rPr>
                    <w:ins w:id="1742" w:author="Yang, Xue" w:date="2023-09-27T10:02:00Z"/>
                    <w:rFonts w:ascii="Calibri" w:eastAsia="Times New Roman" w:hAnsi="Calibri" w:cs="Calibri"/>
                    <w:color w:val="000000"/>
                    <w:kern w:val="0"/>
                    <w14:ligatures w14:val="none"/>
                  </w:rPr>
                </w:rPrChange>
              </w:rPr>
            </w:pPr>
            <w:proofErr w:type="spellStart"/>
            <w:ins w:id="1743" w:author="Yang, Xue" w:date="2023-09-27T10:02:00Z">
              <w:r w:rsidRPr="007211A4">
                <w:rPr>
                  <w:rFonts w:eastAsia="Times New Roman" w:cs="Times New Roman"/>
                  <w:color w:val="000000"/>
                  <w:kern w:val="0"/>
                  <w14:ligatures w14:val="none"/>
                  <w:rPrChange w:id="1744" w:author="Yang, Xue" w:date="2023-09-27T10:07:00Z">
                    <w:rPr>
                      <w:rFonts w:ascii="Calibri" w:eastAsia="Times New Roman" w:hAnsi="Calibri" w:cs="Calibri"/>
                      <w:color w:val="000000"/>
                      <w:kern w:val="0"/>
                      <w14:ligatures w14:val="none"/>
                    </w:rPr>
                  </w:rPrChange>
                </w:rPr>
                <w:t>seizure_treat_ind</w:t>
              </w:r>
              <w:proofErr w:type="spellEnd"/>
            </w:ins>
          </w:p>
        </w:tc>
        <w:tc>
          <w:tcPr>
            <w:tcW w:w="1170" w:type="dxa"/>
            <w:tcBorders>
              <w:top w:val="nil"/>
              <w:left w:val="nil"/>
              <w:bottom w:val="nil"/>
              <w:right w:val="nil"/>
            </w:tcBorders>
            <w:shd w:val="clear" w:color="auto" w:fill="auto"/>
            <w:noWrap/>
            <w:vAlign w:val="bottom"/>
            <w:hideMark/>
            <w:tcPrChange w:id="1745" w:author="Kompella, Sai Chandrika" w:date="2023-09-29T06:51:00Z">
              <w:tcPr>
                <w:tcW w:w="1333" w:type="dxa"/>
                <w:tcBorders>
                  <w:top w:val="nil"/>
                  <w:left w:val="nil"/>
                  <w:bottom w:val="nil"/>
                  <w:right w:val="nil"/>
                </w:tcBorders>
                <w:shd w:val="clear" w:color="auto" w:fill="auto"/>
                <w:noWrap/>
                <w:vAlign w:val="bottom"/>
                <w:hideMark/>
              </w:tcPr>
            </w:tcPrChange>
          </w:tcPr>
          <w:p w14:paraId="6CE94E4F" w14:textId="77777777" w:rsidR="00E0030C" w:rsidRPr="007211A4" w:rsidRDefault="00E0030C">
            <w:pPr>
              <w:spacing w:line="240" w:lineRule="auto"/>
              <w:jc w:val="center"/>
              <w:rPr>
                <w:ins w:id="1746" w:author="Yang, Xue" w:date="2023-09-27T10:02:00Z"/>
                <w:rFonts w:eastAsia="Times New Roman" w:cs="Times New Roman"/>
                <w:color w:val="000000"/>
                <w:kern w:val="0"/>
                <w14:ligatures w14:val="none"/>
                <w:rPrChange w:id="1747" w:author="Yang, Xue" w:date="2023-09-27T10:07:00Z">
                  <w:rPr>
                    <w:ins w:id="1748" w:author="Yang, Xue" w:date="2023-09-27T10:02:00Z"/>
                    <w:rFonts w:ascii="Calibri" w:eastAsia="Times New Roman" w:hAnsi="Calibri" w:cs="Calibri"/>
                    <w:color w:val="000000"/>
                    <w:kern w:val="0"/>
                    <w14:ligatures w14:val="none"/>
                  </w:rPr>
                </w:rPrChange>
              </w:rPr>
              <w:pPrChange w:id="1749" w:author="Yang, Xue" w:date="2023-09-27T10:03:00Z">
                <w:pPr>
                  <w:spacing w:line="240" w:lineRule="auto"/>
                  <w:jc w:val="right"/>
                </w:pPr>
              </w:pPrChange>
            </w:pPr>
            <w:ins w:id="1750" w:author="Yang, Xue" w:date="2023-09-27T10:02:00Z">
              <w:r w:rsidRPr="007211A4">
                <w:rPr>
                  <w:rFonts w:eastAsia="Times New Roman" w:cs="Times New Roman"/>
                  <w:color w:val="000000"/>
                  <w:kern w:val="0"/>
                  <w14:ligatures w14:val="none"/>
                  <w:rPrChange w:id="1751" w:author="Yang, Xue" w:date="2023-09-27T10:07:00Z">
                    <w:rPr>
                      <w:rFonts w:ascii="Calibri" w:eastAsia="Times New Roman" w:hAnsi="Calibri" w:cs="Calibri"/>
                      <w:color w:val="000000"/>
                      <w:kern w:val="0"/>
                      <w14:ligatures w14:val="none"/>
                    </w:rPr>
                  </w:rPrChange>
                </w:rPr>
                <w:t>0.00</w:t>
              </w:r>
            </w:ins>
          </w:p>
        </w:tc>
        <w:tc>
          <w:tcPr>
            <w:tcW w:w="1188" w:type="dxa"/>
            <w:tcBorders>
              <w:top w:val="nil"/>
              <w:left w:val="nil"/>
              <w:bottom w:val="nil"/>
              <w:right w:val="nil"/>
            </w:tcBorders>
            <w:shd w:val="clear" w:color="auto" w:fill="auto"/>
            <w:noWrap/>
            <w:vAlign w:val="bottom"/>
            <w:hideMark/>
            <w:tcPrChange w:id="1752" w:author="Kompella, Sai Chandrika" w:date="2023-09-29T06:51:00Z">
              <w:tcPr>
                <w:tcW w:w="1351" w:type="dxa"/>
                <w:tcBorders>
                  <w:top w:val="nil"/>
                  <w:left w:val="nil"/>
                  <w:bottom w:val="nil"/>
                  <w:right w:val="nil"/>
                </w:tcBorders>
                <w:shd w:val="clear" w:color="auto" w:fill="auto"/>
                <w:noWrap/>
                <w:vAlign w:val="bottom"/>
                <w:hideMark/>
              </w:tcPr>
            </w:tcPrChange>
          </w:tcPr>
          <w:p w14:paraId="4D6E15E6" w14:textId="77777777" w:rsidR="00E0030C" w:rsidRPr="007211A4" w:rsidRDefault="00E0030C">
            <w:pPr>
              <w:spacing w:line="240" w:lineRule="auto"/>
              <w:jc w:val="center"/>
              <w:rPr>
                <w:ins w:id="1753" w:author="Yang, Xue" w:date="2023-09-27T10:02:00Z"/>
                <w:rFonts w:eastAsia="Times New Roman" w:cs="Times New Roman"/>
                <w:color w:val="000000"/>
                <w:kern w:val="0"/>
                <w14:ligatures w14:val="none"/>
                <w:rPrChange w:id="1754" w:author="Yang, Xue" w:date="2023-09-27T10:07:00Z">
                  <w:rPr>
                    <w:ins w:id="1755" w:author="Yang, Xue" w:date="2023-09-27T10:02:00Z"/>
                    <w:rFonts w:ascii="Calibri" w:eastAsia="Times New Roman" w:hAnsi="Calibri" w:cs="Calibri"/>
                    <w:color w:val="000000"/>
                    <w:kern w:val="0"/>
                    <w14:ligatures w14:val="none"/>
                  </w:rPr>
                </w:rPrChange>
              </w:rPr>
              <w:pPrChange w:id="1756" w:author="Yang, Xue" w:date="2023-09-27T10:03:00Z">
                <w:pPr>
                  <w:spacing w:line="240" w:lineRule="auto"/>
                  <w:jc w:val="right"/>
                </w:pPr>
              </w:pPrChange>
            </w:pPr>
            <w:ins w:id="1757" w:author="Yang, Xue" w:date="2023-09-27T10:02:00Z">
              <w:r w:rsidRPr="007211A4">
                <w:rPr>
                  <w:rFonts w:eastAsia="Times New Roman" w:cs="Times New Roman"/>
                  <w:color w:val="000000"/>
                  <w:kern w:val="0"/>
                  <w14:ligatures w14:val="none"/>
                  <w:rPrChange w:id="1758" w:author="Yang, Xue" w:date="2023-09-27T10:07:00Z">
                    <w:rPr>
                      <w:rFonts w:ascii="Calibri" w:eastAsia="Times New Roman" w:hAnsi="Calibri" w:cs="Calibri"/>
                      <w:color w:val="000000"/>
                      <w:kern w:val="0"/>
                      <w14:ligatures w14:val="none"/>
                    </w:rPr>
                  </w:rPrChange>
                </w:rPr>
                <w:t>0.00</w:t>
              </w:r>
            </w:ins>
          </w:p>
        </w:tc>
        <w:tc>
          <w:tcPr>
            <w:tcW w:w="1262" w:type="dxa"/>
            <w:tcBorders>
              <w:top w:val="nil"/>
              <w:left w:val="nil"/>
              <w:bottom w:val="nil"/>
              <w:right w:val="nil"/>
            </w:tcBorders>
            <w:shd w:val="clear" w:color="auto" w:fill="auto"/>
            <w:noWrap/>
            <w:vAlign w:val="bottom"/>
            <w:hideMark/>
            <w:tcPrChange w:id="1759" w:author="Kompella, Sai Chandrika" w:date="2023-09-29T06:51:00Z">
              <w:tcPr>
                <w:tcW w:w="1715" w:type="dxa"/>
                <w:tcBorders>
                  <w:top w:val="nil"/>
                  <w:left w:val="nil"/>
                  <w:bottom w:val="nil"/>
                  <w:right w:val="nil"/>
                </w:tcBorders>
                <w:shd w:val="clear" w:color="auto" w:fill="auto"/>
                <w:noWrap/>
                <w:vAlign w:val="bottom"/>
                <w:hideMark/>
              </w:tcPr>
            </w:tcPrChange>
          </w:tcPr>
          <w:p w14:paraId="134AF34C" w14:textId="77777777" w:rsidR="00E0030C" w:rsidRPr="007211A4" w:rsidRDefault="00E0030C">
            <w:pPr>
              <w:spacing w:line="240" w:lineRule="auto"/>
              <w:jc w:val="center"/>
              <w:rPr>
                <w:ins w:id="1760" w:author="Yang, Xue" w:date="2023-09-27T10:02:00Z"/>
                <w:rFonts w:eastAsia="Times New Roman" w:cs="Times New Roman"/>
                <w:color w:val="000000"/>
                <w:kern w:val="0"/>
                <w14:ligatures w14:val="none"/>
                <w:rPrChange w:id="1761" w:author="Yang, Xue" w:date="2023-09-27T10:07:00Z">
                  <w:rPr>
                    <w:ins w:id="1762" w:author="Yang, Xue" w:date="2023-09-27T10:02:00Z"/>
                    <w:rFonts w:ascii="Calibri" w:eastAsia="Times New Roman" w:hAnsi="Calibri" w:cs="Calibri"/>
                    <w:color w:val="000000"/>
                    <w:kern w:val="0"/>
                    <w14:ligatures w14:val="none"/>
                  </w:rPr>
                </w:rPrChange>
              </w:rPr>
              <w:pPrChange w:id="1763" w:author="Yang, Xue" w:date="2023-09-27T10:03:00Z">
                <w:pPr>
                  <w:spacing w:line="240" w:lineRule="auto"/>
                  <w:jc w:val="right"/>
                </w:pPr>
              </w:pPrChange>
            </w:pPr>
            <w:ins w:id="1764" w:author="Yang, Xue" w:date="2023-09-27T10:02:00Z">
              <w:r w:rsidRPr="007211A4">
                <w:rPr>
                  <w:rFonts w:eastAsia="Times New Roman" w:cs="Times New Roman"/>
                  <w:color w:val="000000"/>
                  <w:kern w:val="0"/>
                  <w14:ligatures w14:val="none"/>
                  <w:rPrChange w:id="1765" w:author="Yang, Xue" w:date="2023-09-27T10:07:00Z">
                    <w:rPr>
                      <w:rFonts w:ascii="Calibri" w:eastAsia="Times New Roman" w:hAnsi="Calibri" w:cs="Calibri"/>
                      <w:color w:val="000000"/>
                      <w:kern w:val="0"/>
                      <w14:ligatures w14:val="none"/>
                    </w:rPr>
                  </w:rPrChange>
                </w:rPr>
                <w:t>0.00</w:t>
              </w:r>
            </w:ins>
          </w:p>
        </w:tc>
        <w:tc>
          <w:tcPr>
            <w:tcW w:w="1244" w:type="dxa"/>
            <w:tcBorders>
              <w:top w:val="nil"/>
              <w:left w:val="nil"/>
              <w:bottom w:val="nil"/>
              <w:right w:val="nil"/>
            </w:tcBorders>
            <w:shd w:val="clear" w:color="auto" w:fill="auto"/>
            <w:noWrap/>
            <w:vAlign w:val="bottom"/>
            <w:hideMark/>
            <w:tcPrChange w:id="1766" w:author="Kompella, Sai Chandrika" w:date="2023-09-29T06:51:00Z">
              <w:tcPr>
                <w:tcW w:w="1697" w:type="dxa"/>
                <w:tcBorders>
                  <w:top w:val="nil"/>
                  <w:left w:val="nil"/>
                  <w:bottom w:val="nil"/>
                  <w:right w:val="nil"/>
                </w:tcBorders>
                <w:shd w:val="clear" w:color="auto" w:fill="auto"/>
                <w:noWrap/>
                <w:vAlign w:val="bottom"/>
                <w:hideMark/>
              </w:tcPr>
            </w:tcPrChange>
          </w:tcPr>
          <w:p w14:paraId="3D645CD0" w14:textId="77777777" w:rsidR="00E0030C" w:rsidRPr="007211A4" w:rsidRDefault="00E0030C">
            <w:pPr>
              <w:spacing w:line="240" w:lineRule="auto"/>
              <w:jc w:val="center"/>
              <w:rPr>
                <w:ins w:id="1767" w:author="Yang, Xue" w:date="2023-09-27T10:02:00Z"/>
                <w:rFonts w:eastAsia="Times New Roman" w:cs="Times New Roman"/>
                <w:color w:val="000000"/>
                <w:kern w:val="0"/>
                <w14:ligatures w14:val="none"/>
                <w:rPrChange w:id="1768" w:author="Yang, Xue" w:date="2023-09-27T10:07:00Z">
                  <w:rPr>
                    <w:ins w:id="1769" w:author="Yang, Xue" w:date="2023-09-27T10:02:00Z"/>
                    <w:rFonts w:ascii="Calibri" w:eastAsia="Times New Roman" w:hAnsi="Calibri" w:cs="Calibri"/>
                    <w:color w:val="000000"/>
                    <w:kern w:val="0"/>
                    <w14:ligatures w14:val="none"/>
                  </w:rPr>
                </w:rPrChange>
              </w:rPr>
              <w:pPrChange w:id="1770" w:author="Yang, Xue" w:date="2023-09-27T10:03:00Z">
                <w:pPr>
                  <w:spacing w:line="240" w:lineRule="auto"/>
                  <w:jc w:val="right"/>
                </w:pPr>
              </w:pPrChange>
            </w:pPr>
            <w:ins w:id="1771" w:author="Yang, Xue" w:date="2023-09-27T10:02:00Z">
              <w:r w:rsidRPr="007211A4">
                <w:rPr>
                  <w:rFonts w:eastAsia="Times New Roman" w:cs="Times New Roman"/>
                  <w:color w:val="000000"/>
                  <w:kern w:val="0"/>
                  <w14:ligatures w14:val="none"/>
                  <w:rPrChange w:id="1772" w:author="Yang, Xue" w:date="2023-09-27T10:07:00Z">
                    <w:rPr>
                      <w:rFonts w:ascii="Calibri" w:eastAsia="Times New Roman" w:hAnsi="Calibri" w:cs="Calibri"/>
                      <w:color w:val="000000"/>
                      <w:kern w:val="0"/>
                      <w14:ligatures w14:val="none"/>
                    </w:rPr>
                  </w:rPrChange>
                </w:rPr>
                <w:t>0.00</w:t>
              </w:r>
            </w:ins>
          </w:p>
        </w:tc>
        <w:tc>
          <w:tcPr>
            <w:tcW w:w="960" w:type="dxa"/>
            <w:tcBorders>
              <w:top w:val="nil"/>
              <w:left w:val="nil"/>
              <w:bottom w:val="nil"/>
              <w:right w:val="nil"/>
            </w:tcBorders>
            <w:shd w:val="clear" w:color="auto" w:fill="auto"/>
            <w:noWrap/>
            <w:vAlign w:val="bottom"/>
            <w:hideMark/>
            <w:tcPrChange w:id="1773" w:author="Kompella, Sai Chandrika" w:date="2023-09-29T06:51:00Z">
              <w:tcPr>
                <w:tcW w:w="960" w:type="dxa"/>
                <w:tcBorders>
                  <w:top w:val="nil"/>
                  <w:left w:val="nil"/>
                  <w:bottom w:val="nil"/>
                  <w:right w:val="nil"/>
                </w:tcBorders>
                <w:shd w:val="clear" w:color="auto" w:fill="auto"/>
                <w:noWrap/>
                <w:vAlign w:val="bottom"/>
                <w:hideMark/>
              </w:tcPr>
            </w:tcPrChange>
          </w:tcPr>
          <w:p w14:paraId="4E4965DD" w14:textId="77777777" w:rsidR="00E0030C" w:rsidRPr="007211A4" w:rsidRDefault="00E0030C">
            <w:pPr>
              <w:spacing w:line="240" w:lineRule="auto"/>
              <w:jc w:val="center"/>
              <w:rPr>
                <w:ins w:id="1774" w:author="Yang, Xue" w:date="2023-09-27T10:02:00Z"/>
                <w:rFonts w:eastAsia="Times New Roman" w:cs="Times New Roman"/>
                <w:color w:val="000000"/>
                <w:kern w:val="0"/>
                <w14:ligatures w14:val="none"/>
                <w:rPrChange w:id="1775" w:author="Yang, Xue" w:date="2023-09-27T10:07:00Z">
                  <w:rPr>
                    <w:ins w:id="1776" w:author="Yang, Xue" w:date="2023-09-27T10:02:00Z"/>
                    <w:rFonts w:ascii="Calibri" w:eastAsia="Times New Roman" w:hAnsi="Calibri" w:cs="Calibri"/>
                    <w:color w:val="000000"/>
                    <w:kern w:val="0"/>
                    <w14:ligatures w14:val="none"/>
                  </w:rPr>
                </w:rPrChange>
              </w:rPr>
              <w:pPrChange w:id="1777" w:author="Yang, Xue" w:date="2023-09-27T10:03:00Z">
                <w:pPr>
                  <w:spacing w:line="240" w:lineRule="auto"/>
                  <w:jc w:val="right"/>
                </w:pPr>
              </w:pPrChange>
            </w:pPr>
            <w:ins w:id="1778" w:author="Yang, Xue" w:date="2023-09-27T10:02:00Z">
              <w:r w:rsidRPr="007211A4">
                <w:rPr>
                  <w:rFonts w:eastAsia="Times New Roman" w:cs="Times New Roman"/>
                  <w:color w:val="000000"/>
                  <w:kern w:val="0"/>
                  <w14:ligatures w14:val="none"/>
                  <w:rPrChange w:id="1779" w:author="Yang, Xue" w:date="2023-09-27T10:07:00Z">
                    <w:rPr>
                      <w:rFonts w:ascii="Calibri" w:eastAsia="Times New Roman" w:hAnsi="Calibri" w:cs="Calibri"/>
                      <w:color w:val="000000"/>
                      <w:kern w:val="0"/>
                      <w14:ligatures w14:val="none"/>
                    </w:rPr>
                  </w:rPrChange>
                </w:rPr>
                <w:t>0.00</w:t>
              </w:r>
            </w:ins>
          </w:p>
        </w:tc>
        <w:tc>
          <w:tcPr>
            <w:tcW w:w="1134" w:type="dxa"/>
            <w:tcBorders>
              <w:top w:val="nil"/>
              <w:left w:val="nil"/>
              <w:bottom w:val="nil"/>
              <w:right w:val="nil"/>
            </w:tcBorders>
            <w:shd w:val="clear" w:color="auto" w:fill="auto"/>
            <w:noWrap/>
            <w:vAlign w:val="bottom"/>
            <w:hideMark/>
            <w:tcPrChange w:id="1780" w:author="Kompella, Sai Chandrika" w:date="2023-09-29T06:51:00Z">
              <w:tcPr>
                <w:tcW w:w="1134" w:type="dxa"/>
                <w:tcBorders>
                  <w:top w:val="nil"/>
                  <w:left w:val="nil"/>
                  <w:bottom w:val="nil"/>
                  <w:right w:val="nil"/>
                </w:tcBorders>
                <w:shd w:val="clear" w:color="auto" w:fill="auto"/>
                <w:noWrap/>
                <w:vAlign w:val="bottom"/>
                <w:hideMark/>
              </w:tcPr>
            </w:tcPrChange>
          </w:tcPr>
          <w:p w14:paraId="70D5A201" w14:textId="77777777" w:rsidR="00E0030C" w:rsidRPr="007211A4" w:rsidRDefault="00E0030C">
            <w:pPr>
              <w:spacing w:line="240" w:lineRule="auto"/>
              <w:jc w:val="center"/>
              <w:rPr>
                <w:ins w:id="1781" w:author="Yang, Xue" w:date="2023-09-27T10:02:00Z"/>
                <w:rFonts w:eastAsia="Times New Roman" w:cs="Times New Roman"/>
                <w:color w:val="000000"/>
                <w:kern w:val="0"/>
                <w14:ligatures w14:val="none"/>
                <w:rPrChange w:id="1782" w:author="Yang, Xue" w:date="2023-09-27T10:07:00Z">
                  <w:rPr>
                    <w:ins w:id="1783" w:author="Yang, Xue" w:date="2023-09-27T10:02:00Z"/>
                    <w:rFonts w:ascii="Calibri" w:eastAsia="Times New Roman" w:hAnsi="Calibri" w:cs="Calibri"/>
                    <w:color w:val="000000"/>
                    <w:kern w:val="0"/>
                    <w14:ligatures w14:val="none"/>
                  </w:rPr>
                </w:rPrChange>
              </w:rPr>
              <w:pPrChange w:id="1784" w:author="Yang, Xue" w:date="2023-09-27T10:03:00Z">
                <w:pPr>
                  <w:spacing w:line="240" w:lineRule="auto"/>
                  <w:jc w:val="right"/>
                </w:pPr>
              </w:pPrChange>
            </w:pPr>
            <w:ins w:id="1785" w:author="Yang, Xue" w:date="2023-09-27T10:02:00Z">
              <w:r w:rsidRPr="007211A4">
                <w:rPr>
                  <w:rFonts w:eastAsia="Times New Roman" w:cs="Times New Roman"/>
                  <w:color w:val="000000"/>
                  <w:kern w:val="0"/>
                  <w14:ligatures w14:val="none"/>
                  <w:rPrChange w:id="1786" w:author="Yang, Xue" w:date="2023-09-27T10:07:00Z">
                    <w:rPr>
                      <w:rFonts w:ascii="Calibri" w:eastAsia="Times New Roman" w:hAnsi="Calibri" w:cs="Calibri"/>
                      <w:color w:val="000000"/>
                      <w:kern w:val="0"/>
                      <w14:ligatures w14:val="none"/>
                    </w:rPr>
                  </w:rPrChange>
                </w:rPr>
                <w:t>0.00</w:t>
              </w:r>
            </w:ins>
          </w:p>
        </w:tc>
        <w:tc>
          <w:tcPr>
            <w:tcW w:w="1260" w:type="dxa"/>
            <w:tcBorders>
              <w:top w:val="nil"/>
              <w:left w:val="nil"/>
              <w:bottom w:val="nil"/>
              <w:right w:val="nil"/>
            </w:tcBorders>
            <w:shd w:val="clear" w:color="auto" w:fill="auto"/>
            <w:noWrap/>
            <w:vAlign w:val="bottom"/>
            <w:hideMark/>
            <w:tcPrChange w:id="1787" w:author="Kompella, Sai Chandrika" w:date="2023-09-29T06:51:00Z">
              <w:tcPr>
                <w:tcW w:w="1400" w:type="dxa"/>
                <w:tcBorders>
                  <w:top w:val="nil"/>
                  <w:left w:val="nil"/>
                  <w:bottom w:val="nil"/>
                  <w:right w:val="nil"/>
                </w:tcBorders>
                <w:shd w:val="clear" w:color="auto" w:fill="auto"/>
                <w:noWrap/>
                <w:vAlign w:val="bottom"/>
                <w:hideMark/>
              </w:tcPr>
            </w:tcPrChange>
          </w:tcPr>
          <w:p w14:paraId="4EB4EE95" w14:textId="77777777" w:rsidR="00E0030C" w:rsidRPr="007211A4" w:rsidRDefault="00E0030C">
            <w:pPr>
              <w:spacing w:line="240" w:lineRule="auto"/>
              <w:jc w:val="center"/>
              <w:rPr>
                <w:ins w:id="1788" w:author="Yang, Xue" w:date="2023-09-27T10:02:00Z"/>
                <w:rFonts w:eastAsia="Times New Roman" w:cs="Times New Roman"/>
                <w:color w:val="000000"/>
                <w:kern w:val="0"/>
                <w14:ligatures w14:val="none"/>
                <w:rPrChange w:id="1789" w:author="Yang, Xue" w:date="2023-09-27T10:07:00Z">
                  <w:rPr>
                    <w:ins w:id="1790" w:author="Yang, Xue" w:date="2023-09-27T10:02:00Z"/>
                    <w:rFonts w:ascii="Calibri" w:eastAsia="Times New Roman" w:hAnsi="Calibri" w:cs="Calibri"/>
                    <w:color w:val="000000"/>
                    <w:kern w:val="0"/>
                    <w14:ligatures w14:val="none"/>
                  </w:rPr>
                </w:rPrChange>
              </w:rPr>
              <w:pPrChange w:id="1791" w:author="Yang, Xue" w:date="2023-09-27T10:03:00Z">
                <w:pPr>
                  <w:spacing w:line="240" w:lineRule="auto"/>
                  <w:jc w:val="right"/>
                </w:pPr>
              </w:pPrChange>
            </w:pPr>
            <w:ins w:id="1792" w:author="Yang, Xue" w:date="2023-09-27T10:02:00Z">
              <w:r w:rsidRPr="007211A4">
                <w:rPr>
                  <w:rFonts w:eastAsia="Times New Roman" w:cs="Times New Roman"/>
                  <w:color w:val="000000"/>
                  <w:kern w:val="0"/>
                  <w14:ligatures w14:val="none"/>
                  <w:rPrChange w:id="1793" w:author="Yang, Xue" w:date="2023-09-27T10:07:00Z">
                    <w:rPr>
                      <w:rFonts w:ascii="Calibri" w:eastAsia="Times New Roman" w:hAnsi="Calibri" w:cs="Calibri"/>
                      <w:color w:val="000000"/>
                      <w:kern w:val="0"/>
                      <w14:ligatures w14:val="none"/>
                    </w:rPr>
                  </w:rPrChange>
                </w:rPr>
                <w:t>0.00</w:t>
              </w:r>
            </w:ins>
          </w:p>
        </w:tc>
        <w:tc>
          <w:tcPr>
            <w:tcW w:w="981" w:type="dxa"/>
            <w:tcBorders>
              <w:top w:val="nil"/>
              <w:left w:val="nil"/>
              <w:bottom w:val="nil"/>
              <w:right w:val="nil"/>
            </w:tcBorders>
            <w:shd w:val="clear" w:color="auto" w:fill="auto"/>
            <w:noWrap/>
            <w:vAlign w:val="bottom"/>
            <w:hideMark/>
            <w:tcPrChange w:id="1794" w:author="Kompella, Sai Chandrika" w:date="2023-09-29T06:51:00Z">
              <w:tcPr>
                <w:tcW w:w="960" w:type="dxa"/>
                <w:tcBorders>
                  <w:top w:val="nil"/>
                  <w:left w:val="nil"/>
                  <w:bottom w:val="nil"/>
                  <w:right w:val="nil"/>
                </w:tcBorders>
                <w:shd w:val="clear" w:color="auto" w:fill="auto"/>
                <w:noWrap/>
                <w:vAlign w:val="bottom"/>
                <w:hideMark/>
              </w:tcPr>
            </w:tcPrChange>
          </w:tcPr>
          <w:p w14:paraId="0E31AB77" w14:textId="77777777" w:rsidR="00E0030C" w:rsidRPr="007211A4" w:rsidRDefault="00E0030C">
            <w:pPr>
              <w:spacing w:line="240" w:lineRule="auto"/>
              <w:jc w:val="center"/>
              <w:rPr>
                <w:ins w:id="1795" w:author="Yang, Xue" w:date="2023-09-27T10:02:00Z"/>
                <w:rFonts w:eastAsia="Times New Roman" w:cs="Times New Roman"/>
                <w:color w:val="000000"/>
                <w:kern w:val="0"/>
                <w14:ligatures w14:val="none"/>
                <w:rPrChange w:id="1796" w:author="Yang, Xue" w:date="2023-09-27T10:07:00Z">
                  <w:rPr>
                    <w:ins w:id="1797" w:author="Yang, Xue" w:date="2023-09-27T10:02:00Z"/>
                    <w:rFonts w:ascii="Calibri" w:eastAsia="Times New Roman" w:hAnsi="Calibri" w:cs="Calibri"/>
                    <w:color w:val="000000"/>
                    <w:kern w:val="0"/>
                    <w14:ligatures w14:val="none"/>
                  </w:rPr>
                </w:rPrChange>
              </w:rPr>
              <w:pPrChange w:id="1798" w:author="Yang, Xue" w:date="2023-09-27T10:03:00Z">
                <w:pPr>
                  <w:spacing w:line="240" w:lineRule="auto"/>
                  <w:jc w:val="right"/>
                </w:pPr>
              </w:pPrChange>
            </w:pPr>
            <w:ins w:id="1799" w:author="Yang, Xue" w:date="2023-09-27T10:02:00Z">
              <w:r w:rsidRPr="007211A4">
                <w:rPr>
                  <w:rFonts w:eastAsia="Times New Roman" w:cs="Times New Roman"/>
                  <w:color w:val="000000"/>
                  <w:kern w:val="0"/>
                  <w14:ligatures w14:val="none"/>
                  <w:rPrChange w:id="1800" w:author="Yang, Xue" w:date="2023-09-27T10:07:00Z">
                    <w:rPr>
                      <w:rFonts w:ascii="Calibri" w:eastAsia="Times New Roman" w:hAnsi="Calibri" w:cs="Calibri"/>
                      <w:color w:val="000000"/>
                      <w:kern w:val="0"/>
                      <w14:ligatures w14:val="none"/>
                    </w:rPr>
                  </w:rPrChange>
                </w:rPr>
                <w:t>0.00</w:t>
              </w:r>
            </w:ins>
          </w:p>
        </w:tc>
        <w:tc>
          <w:tcPr>
            <w:tcW w:w="1024" w:type="dxa"/>
            <w:tcBorders>
              <w:top w:val="nil"/>
              <w:left w:val="nil"/>
              <w:bottom w:val="nil"/>
              <w:right w:val="nil"/>
            </w:tcBorders>
            <w:shd w:val="clear" w:color="auto" w:fill="auto"/>
            <w:noWrap/>
            <w:vAlign w:val="bottom"/>
            <w:hideMark/>
            <w:tcPrChange w:id="1801" w:author="Kompella, Sai Chandrika" w:date="2023-09-29T06:51:00Z">
              <w:tcPr>
                <w:tcW w:w="960" w:type="dxa"/>
                <w:tcBorders>
                  <w:top w:val="nil"/>
                  <w:left w:val="nil"/>
                  <w:bottom w:val="nil"/>
                  <w:right w:val="nil"/>
                </w:tcBorders>
                <w:shd w:val="clear" w:color="auto" w:fill="auto"/>
                <w:noWrap/>
                <w:vAlign w:val="bottom"/>
                <w:hideMark/>
              </w:tcPr>
            </w:tcPrChange>
          </w:tcPr>
          <w:p w14:paraId="228BA5D6" w14:textId="77777777" w:rsidR="00E0030C" w:rsidRPr="007211A4" w:rsidRDefault="00E0030C">
            <w:pPr>
              <w:spacing w:line="240" w:lineRule="auto"/>
              <w:jc w:val="center"/>
              <w:rPr>
                <w:ins w:id="1802" w:author="Yang, Xue" w:date="2023-09-27T10:02:00Z"/>
                <w:rFonts w:eastAsia="Times New Roman" w:cs="Times New Roman"/>
                <w:color w:val="000000"/>
                <w:kern w:val="0"/>
                <w14:ligatures w14:val="none"/>
                <w:rPrChange w:id="1803" w:author="Yang, Xue" w:date="2023-09-27T10:07:00Z">
                  <w:rPr>
                    <w:ins w:id="1804" w:author="Yang, Xue" w:date="2023-09-27T10:02:00Z"/>
                    <w:rFonts w:ascii="Calibri" w:eastAsia="Times New Roman" w:hAnsi="Calibri" w:cs="Calibri"/>
                    <w:color w:val="000000"/>
                    <w:kern w:val="0"/>
                    <w14:ligatures w14:val="none"/>
                  </w:rPr>
                </w:rPrChange>
              </w:rPr>
              <w:pPrChange w:id="1805" w:author="Yang, Xue" w:date="2023-09-27T10:03:00Z">
                <w:pPr>
                  <w:spacing w:line="240" w:lineRule="auto"/>
                  <w:jc w:val="right"/>
                </w:pPr>
              </w:pPrChange>
            </w:pPr>
            <w:ins w:id="1806" w:author="Yang, Xue" w:date="2023-09-27T10:02:00Z">
              <w:r w:rsidRPr="007211A4">
                <w:rPr>
                  <w:rFonts w:eastAsia="Times New Roman" w:cs="Times New Roman"/>
                  <w:color w:val="000000"/>
                  <w:kern w:val="0"/>
                  <w14:ligatures w14:val="none"/>
                  <w:rPrChange w:id="1807" w:author="Yang, Xue" w:date="2023-09-27T10:07:00Z">
                    <w:rPr>
                      <w:rFonts w:ascii="Calibri" w:eastAsia="Times New Roman" w:hAnsi="Calibri" w:cs="Calibri"/>
                      <w:color w:val="000000"/>
                      <w:kern w:val="0"/>
                      <w14:ligatures w14:val="none"/>
                    </w:rPr>
                  </w:rPrChange>
                </w:rPr>
                <w:t>0.00</w:t>
              </w:r>
            </w:ins>
          </w:p>
        </w:tc>
        <w:tc>
          <w:tcPr>
            <w:tcW w:w="1200" w:type="dxa"/>
            <w:tcBorders>
              <w:top w:val="nil"/>
              <w:left w:val="nil"/>
              <w:bottom w:val="nil"/>
              <w:right w:val="nil"/>
            </w:tcBorders>
            <w:shd w:val="clear" w:color="auto" w:fill="auto"/>
            <w:noWrap/>
            <w:vAlign w:val="bottom"/>
            <w:hideMark/>
            <w:tcPrChange w:id="1808" w:author="Kompella, Sai Chandrika" w:date="2023-09-29T06:51:00Z">
              <w:tcPr>
                <w:tcW w:w="1504" w:type="dxa"/>
                <w:tcBorders>
                  <w:top w:val="nil"/>
                  <w:left w:val="nil"/>
                  <w:bottom w:val="nil"/>
                  <w:right w:val="nil"/>
                </w:tcBorders>
                <w:shd w:val="clear" w:color="auto" w:fill="auto"/>
                <w:noWrap/>
                <w:vAlign w:val="bottom"/>
                <w:hideMark/>
              </w:tcPr>
            </w:tcPrChange>
          </w:tcPr>
          <w:p w14:paraId="6265BFA8" w14:textId="77777777" w:rsidR="00E0030C" w:rsidRPr="007211A4" w:rsidRDefault="00E0030C">
            <w:pPr>
              <w:spacing w:line="240" w:lineRule="auto"/>
              <w:jc w:val="center"/>
              <w:rPr>
                <w:ins w:id="1809" w:author="Yang, Xue" w:date="2023-09-27T10:02:00Z"/>
                <w:rFonts w:eastAsia="Times New Roman" w:cs="Times New Roman"/>
                <w:color w:val="000000"/>
                <w:kern w:val="0"/>
                <w14:ligatures w14:val="none"/>
                <w:rPrChange w:id="1810" w:author="Yang, Xue" w:date="2023-09-27T10:07:00Z">
                  <w:rPr>
                    <w:ins w:id="1811" w:author="Yang, Xue" w:date="2023-09-27T10:02:00Z"/>
                    <w:rFonts w:ascii="Calibri" w:eastAsia="Times New Roman" w:hAnsi="Calibri" w:cs="Calibri"/>
                    <w:color w:val="000000"/>
                    <w:kern w:val="0"/>
                    <w14:ligatures w14:val="none"/>
                  </w:rPr>
                </w:rPrChange>
              </w:rPr>
              <w:pPrChange w:id="1812" w:author="Yang, Xue" w:date="2023-09-27T10:03:00Z">
                <w:pPr>
                  <w:spacing w:line="240" w:lineRule="auto"/>
                  <w:jc w:val="right"/>
                </w:pPr>
              </w:pPrChange>
            </w:pPr>
            <w:ins w:id="1813" w:author="Yang, Xue" w:date="2023-09-27T10:02:00Z">
              <w:r w:rsidRPr="007211A4">
                <w:rPr>
                  <w:rFonts w:eastAsia="Times New Roman" w:cs="Times New Roman"/>
                  <w:color w:val="000000"/>
                  <w:kern w:val="0"/>
                  <w14:ligatures w14:val="none"/>
                  <w:rPrChange w:id="1814" w:author="Yang, Xue" w:date="2023-09-27T10:07:00Z">
                    <w:rPr>
                      <w:rFonts w:ascii="Calibri" w:eastAsia="Times New Roman" w:hAnsi="Calibri" w:cs="Calibri"/>
                      <w:color w:val="000000"/>
                      <w:kern w:val="0"/>
                      <w14:ligatures w14:val="none"/>
                    </w:rPr>
                  </w:rPrChange>
                </w:rPr>
                <w:t>0.00</w:t>
              </w:r>
            </w:ins>
          </w:p>
        </w:tc>
      </w:tr>
    </w:tbl>
    <w:p w14:paraId="25E4DBA4" w14:textId="77777777" w:rsidR="00E0030C" w:rsidRPr="00E0030C" w:rsidRDefault="00E0030C">
      <w:pPr>
        <w:pPrChange w:id="1815" w:author="Yang, Xue" w:date="2023-09-27T10:02:00Z">
          <w:pPr>
            <w:pStyle w:val="Heading2"/>
          </w:pPr>
        </w:pPrChange>
      </w:pPr>
    </w:p>
    <w:p w14:paraId="688EBF89" w14:textId="1E68654D" w:rsidR="00621574" w:rsidDel="00E0030C" w:rsidRDefault="5BBE0FC2" w:rsidP="00384807">
      <w:pPr>
        <w:rPr>
          <w:ins w:id="1816" w:author="Kompella, Sai Chandrika" w:date="2023-09-29T06:46:00Z"/>
        </w:rPr>
      </w:pPr>
      <w:ins w:id="1817" w:author="Kompella, Sai Chandrika" w:date="2023-09-29T06:48:00Z">
        <w:r>
          <w:t xml:space="preserve">Feature importance refers to a set of techniques that assign a score to input features based on how useful or valuable they are in predicting the target variable in a machine learning model. The idea is to understand which features (or variables) drive the predictions most and which are less relevant. </w:t>
        </w:r>
      </w:ins>
      <w:ins w:id="1818" w:author="Kompella, Sai Chandrika" w:date="2023-09-29T06:46:00Z">
        <w:r w:rsidR="53037472">
          <w:t>The values seem to represent the importance or influence of each variable in the model's predictions:</w:t>
        </w:r>
      </w:ins>
    </w:p>
    <w:p w14:paraId="387957E5" w14:textId="6DE03E72" w:rsidR="00621574" w:rsidDel="00E0030C" w:rsidRDefault="53037472">
      <w:pPr>
        <w:rPr>
          <w:ins w:id="1819" w:author="Kompella, Sai Chandrika" w:date="2023-09-29T06:46:00Z"/>
        </w:rPr>
      </w:pPr>
      <w:ins w:id="1820" w:author="Kompella, Sai Chandrika" w:date="2023-09-29T06:46:00Z">
        <w:r>
          <w:t>A value of 1 indicates maximum importance in that model.</w:t>
        </w:r>
      </w:ins>
      <w:ins w:id="1821" w:author="Kompella, Sai Chandrika" w:date="2023-09-29T06:48:00Z">
        <w:r w:rsidR="21463D55">
          <w:t xml:space="preserve"> </w:t>
        </w:r>
      </w:ins>
      <w:ins w:id="1822" w:author="Kompella, Sai Chandrika" w:date="2023-09-29T06:46:00Z">
        <w:r>
          <w:t>A value closer to 0 suggests that the variable has little to no importance for that model's predictions.</w:t>
        </w:r>
      </w:ins>
      <w:ins w:id="1823" w:author="Kompella, Sai Chandrika" w:date="2023-09-29T06:49:00Z">
        <w:r w:rsidR="13FC5E90">
          <w:t xml:space="preserve"> The variable </w:t>
        </w:r>
      </w:ins>
      <w:ins w:id="1824" w:author="Kompella, Sai Chandrika" w:date="2023-09-29T06:50:00Z">
        <w:r w:rsidR="13FC5E90">
          <w:t xml:space="preserve">race , </w:t>
        </w:r>
      </w:ins>
      <w:proofErr w:type="spellStart"/>
      <w:ins w:id="1825" w:author="Kompella, Sai Chandrika" w:date="2023-09-29T06:49:00Z">
        <w:r w:rsidR="13FC5E90">
          <w:t>est</w:t>
        </w:r>
      </w:ins>
      <w:ins w:id="1826" w:author="Kompella, Sai Chandrika" w:date="2023-09-29T06:50:00Z">
        <w:r w:rsidR="13FC5E90">
          <w:t>_</w:t>
        </w:r>
      </w:ins>
      <w:ins w:id="1827" w:author="Kompella, Sai Chandrika" w:date="2023-09-29T06:49:00Z">
        <w:r w:rsidR="13FC5E90">
          <w:t>age</w:t>
        </w:r>
        <w:proofErr w:type="spellEnd"/>
        <w:r w:rsidR="13FC5E90">
          <w:t xml:space="preserve"> </w:t>
        </w:r>
      </w:ins>
      <w:proofErr w:type="gramStart"/>
      <w:ins w:id="1828" w:author="Kompella, Sai Chandrika" w:date="2023-09-29T06:50:00Z">
        <w:r w:rsidR="13FC5E90">
          <w:t>are</w:t>
        </w:r>
        <w:proofErr w:type="gramEnd"/>
        <w:r w:rsidR="13FC5E90">
          <w:t xml:space="preserve"> </w:t>
        </w:r>
      </w:ins>
      <w:ins w:id="1829" w:author="Kompella, Sai Chandrika" w:date="2023-09-29T06:49:00Z">
        <w:r w:rsidR="13FC5E90">
          <w:t xml:space="preserve"> very important across almost all models, </w:t>
        </w:r>
      </w:ins>
      <w:ins w:id="1830" w:author="Kompella, Sai Chandrika" w:date="2023-09-29T06:50:00Z">
        <w:r w:rsidR="5EEA3E67">
          <w:t xml:space="preserve">and </w:t>
        </w:r>
      </w:ins>
      <w:ins w:id="1831" w:author="Kompella, Sai Chandrika" w:date="2023-09-29T06:49:00Z">
        <w:r w:rsidR="13FC5E90">
          <w:t>with values around 0.9 or higher in most cases.</w:t>
        </w:r>
      </w:ins>
    </w:p>
    <w:p w14:paraId="25FE3533" w14:textId="202652FA" w:rsidR="00621574" w:rsidDel="00E0030C" w:rsidRDefault="00621574" w:rsidP="2B44B431">
      <w:pPr>
        <w:rPr>
          <w:del w:id="1832" w:author="Yang, Xue" w:date="2023-09-27T10:03:00Z"/>
        </w:rPr>
      </w:pPr>
    </w:p>
    <w:tbl>
      <w:tblPr>
        <w:tblW w:w="15451" w:type="dxa"/>
        <w:jc w:val="center"/>
        <w:tblLook w:val="04A0" w:firstRow="1" w:lastRow="0" w:firstColumn="1" w:lastColumn="0" w:noHBand="0" w:noVBand="1"/>
      </w:tblPr>
      <w:tblGrid>
        <w:gridCol w:w="2569"/>
        <w:gridCol w:w="1351"/>
        <w:gridCol w:w="1333"/>
        <w:gridCol w:w="1262"/>
        <w:gridCol w:w="1244"/>
        <w:gridCol w:w="981"/>
        <w:gridCol w:w="1228"/>
        <w:gridCol w:w="1270"/>
        <w:gridCol w:w="1099"/>
        <w:gridCol w:w="994"/>
        <w:gridCol w:w="960"/>
        <w:gridCol w:w="1160"/>
        <w:tblGridChange w:id="1833">
          <w:tblGrid>
            <w:gridCol w:w="2569"/>
            <w:gridCol w:w="1351"/>
            <w:gridCol w:w="1333"/>
            <w:gridCol w:w="1262"/>
            <w:gridCol w:w="1244"/>
            <w:gridCol w:w="981"/>
            <w:gridCol w:w="1228"/>
            <w:gridCol w:w="1270"/>
            <w:gridCol w:w="1099"/>
            <w:gridCol w:w="994"/>
            <w:gridCol w:w="960"/>
            <w:gridCol w:w="1160"/>
          </w:tblGrid>
        </w:tblGridChange>
      </w:tblGrid>
      <w:tr w:rsidR="00621574" w:rsidRPr="00621574" w:rsidDel="00E0030C" w14:paraId="068A5456" w14:textId="1513106B" w:rsidTr="2B44B431">
        <w:trPr>
          <w:trHeight w:val="300"/>
          <w:jc w:val="center"/>
          <w:del w:id="1834" w:author="Yang, Xue" w:date="2023-09-27T10:03:00Z"/>
        </w:trPr>
        <w:tc>
          <w:tcPr>
            <w:tcW w:w="2569" w:type="dxa"/>
            <w:tcBorders>
              <w:top w:val="nil"/>
              <w:left w:val="nil"/>
              <w:bottom w:val="nil"/>
              <w:right w:val="nil"/>
            </w:tcBorders>
            <w:shd w:val="clear" w:color="auto" w:fill="auto"/>
            <w:noWrap/>
            <w:vAlign w:val="bottom"/>
            <w:hideMark/>
          </w:tcPr>
          <w:p w14:paraId="63B67C78" w14:textId="200610D9" w:rsidR="00621574" w:rsidRPr="00621574" w:rsidDel="00E0030C" w:rsidRDefault="00621574" w:rsidP="00621574">
            <w:pPr>
              <w:spacing w:line="240" w:lineRule="auto"/>
              <w:rPr>
                <w:del w:id="1835" w:author="Yang, Xue" w:date="2023-09-27T10:03:00Z"/>
                <w:rFonts w:ascii="Calibri" w:eastAsia="Times New Roman" w:hAnsi="Calibri" w:cs="Calibri"/>
                <w:color w:val="000000"/>
                <w:kern w:val="0"/>
                <w14:ligatures w14:val="none"/>
              </w:rPr>
            </w:pPr>
            <w:del w:id="1836" w:author="Yang, Xue" w:date="2023-09-27T10:03:00Z">
              <w:r w:rsidRPr="00621574" w:rsidDel="00E0030C">
                <w:rPr>
                  <w:rFonts w:ascii="Calibri" w:eastAsia="Times New Roman" w:hAnsi="Calibri" w:cs="Calibri"/>
                  <w:color w:val="000000"/>
                  <w:kern w:val="0"/>
                  <w14:ligatures w14:val="none"/>
                </w:rPr>
                <w:delText>Variable</w:delText>
              </w:r>
            </w:del>
          </w:p>
        </w:tc>
        <w:tc>
          <w:tcPr>
            <w:tcW w:w="1351" w:type="dxa"/>
            <w:tcBorders>
              <w:top w:val="nil"/>
              <w:left w:val="nil"/>
              <w:bottom w:val="nil"/>
              <w:right w:val="nil"/>
            </w:tcBorders>
            <w:shd w:val="clear" w:color="auto" w:fill="auto"/>
            <w:noWrap/>
            <w:vAlign w:val="bottom"/>
            <w:hideMark/>
          </w:tcPr>
          <w:p w14:paraId="0BAB6601" w14:textId="453EF1D0" w:rsidR="00BA7FD1" w:rsidDel="00E0030C" w:rsidRDefault="00621574" w:rsidP="00621574">
            <w:pPr>
              <w:spacing w:line="240" w:lineRule="auto"/>
              <w:rPr>
                <w:del w:id="1837" w:author="Yang, Xue" w:date="2023-09-27T10:03:00Z"/>
                <w:rFonts w:ascii="Calibri" w:eastAsia="Times New Roman" w:hAnsi="Calibri" w:cs="Calibri"/>
                <w:color w:val="000000"/>
                <w:kern w:val="0"/>
                <w14:ligatures w14:val="none"/>
              </w:rPr>
            </w:pPr>
            <w:del w:id="1838" w:author="Yang, Xue" w:date="2023-09-27T10:03:00Z">
              <w:r w:rsidRPr="00621574" w:rsidDel="00E0030C">
                <w:rPr>
                  <w:rFonts w:ascii="Calibri" w:eastAsia="Times New Roman" w:hAnsi="Calibri" w:cs="Calibri"/>
                  <w:color w:val="000000"/>
                  <w:kern w:val="0"/>
                  <w14:ligatures w14:val="none"/>
                </w:rPr>
                <w:delText>Extra</w:delText>
              </w:r>
            </w:del>
          </w:p>
          <w:p w14:paraId="6AD1F79C" w14:textId="5186FCF0" w:rsidR="00621574" w:rsidRPr="00621574" w:rsidDel="00E0030C" w:rsidRDefault="00621574" w:rsidP="00621574">
            <w:pPr>
              <w:spacing w:line="240" w:lineRule="auto"/>
              <w:rPr>
                <w:del w:id="1839" w:author="Yang, Xue" w:date="2023-09-27T10:03:00Z"/>
                <w:rFonts w:ascii="Calibri" w:eastAsia="Times New Roman" w:hAnsi="Calibri" w:cs="Calibri"/>
                <w:color w:val="000000"/>
                <w:kern w:val="0"/>
                <w14:ligatures w14:val="none"/>
              </w:rPr>
            </w:pPr>
            <w:del w:id="1840" w:author="Yang, Xue" w:date="2023-09-27T10:03:00Z">
              <w:r w:rsidRPr="00621574" w:rsidDel="00E0030C">
                <w:rPr>
                  <w:rFonts w:ascii="Calibri" w:eastAsia="Times New Roman" w:hAnsi="Calibri" w:cs="Calibri"/>
                  <w:color w:val="000000"/>
                  <w:kern w:val="0"/>
                  <w14:ligatures w14:val="none"/>
                </w:rPr>
                <w:delText>TreesEntr</w:delText>
              </w:r>
            </w:del>
          </w:p>
        </w:tc>
        <w:tc>
          <w:tcPr>
            <w:tcW w:w="1333" w:type="dxa"/>
            <w:tcBorders>
              <w:top w:val="nil"/>
              <w:left w:val="nil"/>
              <w:bottom w:val="nil"/>
              <w:right w:val="nil"/>
            </w:tcBorders>
            <w:shd w:val="clear" w:color="auto" w:fill="auto"/>
            <w:noWrap/>
            <w:vAlign w:val="bottom"/>
            <w:hideMark/>
          </w:tcPr>
          <w:p w14:paraId="7D934A1C" w14:textId="2A2C7728" w:rsidR="00BA7FD1" w:rsidDel="00E0030C" w:rsidRDefault="00621574" w:rsidP="00621574">
            <w:pPr>
              <w:spacing w:line="240" w:lineRule="auto"/>
              <w:rPr>
                <w:del w:id="1841" w:author="Yang, Xue" w:date="2023-09-27T10:03:00Z"/>
                <w:rFonts w:ascii="Calibri" w:eastAsia="Times New Roman" w:hAnsi="Calibri" w:cs="Calibri"/>
                <w:color w:val="000000"/>
                <w:kern w:val="0"/>
                <w14:ligatures w14:val="none"/>
              </w:rPr>
            </w:pPr>
            <w:del w:id="1842" w:author="Yang, Xue" w:date="2023-09-27T10:03:00Z">
              <w:r w:rsidRPr="00621574" w:rsidDel="00E0030C">
                <w:rPr>
                  <w:rFonts w:ascii="Calibri" w:eastAsia="Times New Roman" w:hAnsi="Calibri" w:cs="Calibri"/>
                  <w:color w:val="000000"/>
                  <w:kern w:val="0"/>
                  <w14:ligatures w14:val="none"/>
                </w:rPr>
                <w:delText>Extra</w:delText>
              </w:r>
            </w:del>
          </w:p>
          <w:p w14:paraId="14150AB8" w14:textId="73CE3774" w:rsidR="00621574" w:rsidRPr="00621574" w:rsidDel="00E0030C" w:rsidRDefault="00621574" w:rsidP="00621574">
            <w:pPr>
              <w:spacing w:line="240" w:lineRule="auto"/>
              <w:rPr>
                <w:del w:id="1843" w:author="Yang, Xue" w:date="2023-09-27T10:03:00Z"/>
                <w:rFonts w:ascii="Calibri" w:eastAsia="Times New Roman" w:hAnsi="Calibri" w:cs="Calibri"/>
                <w:color w:val="000000"/>
                <w:kern w:val="0"/>
                <w14:ligatures w14:val="none"/>
              </w:rPr>
            </w:pPr>
            <w:del w:id="1844" w:author="Yang, Xue" w:date="2023-09-27T10:03:00Z">
              <w:r w:rsidRPr="00621574" w:rsidDel="00E0030C">
                <w:rPr>
                  <w:rFonts w:ascii="Calibri" w:eastAsia="Times New Roman" w:hAnsi="Calibri" w:cs="Calibri"/>
                  <w:color w:val="000000"/>
                  <w:kern w:val="0"/>
                  <w14:ligatures w14:val="none"/>
                </w:rPr>
                <w:delText>TreesGini</w:delText>
              </w:r>
            </w:del>
          </w:p>
        </w:tc>
        <w:tc>
          <w:tcPr>
            <w:tcW w:w="1262" w:type="dxa"/>
            <w:tcBorders>
              <w:top w:val="nil"/>
              <w:left w:val="nil"/>
              <w:bottom w:val="nil"/>
              <w:right w:val="nil"/>
            </w:tcBorders>
            <w:shd w:val="clear" w:color="auto" w:fill="auto"/>
            <w:noWrap/>
            <w:vAlign w:val="bottom"/>
            <w:hideMark/>
          </w:tcPr>
          <w:p w14:paraId="3F13E6EE" w14:textId="2911CEB9" w:rsidR="00BA7FD1" w:rsidDel="00E0030C" w:rsidRDefault="00621574" w:rsidP="00621574">
            <w:pPr>
              <w:spacing w:line="240" w:lineRule="auto"/>
              <w:rPr>
                <w:del w:id="1845" w:author="Yang, Xue" w:date="2023-09-27T10:03:00Z"/>
                <w:rFonts w:ascii="Calibri" w:eastAsia="Times New Roman" w:hAnsi="Calibri" w:cs="Calibri"/>
                <w:color w:val="000000"/>
                <w:kern w:val="0"/>
                <w14:ligatures w14:val="none"/>
              </w:rPr>
            </w:pPr>
            <w:del w:id="1846" w:author="Yang, Xue" w:date="2023-09-27T10:03:00Z">
              <w:r w:rsidRPr="00621574" w:rsidDel="00E0030C">
                <w:rPr>
                  <w:rFonts w:ascii="Calibri" w:eastAsia="Times New Roman" w:hAnsi="Calibri" w:cs="Calibri"/>
                  <w:color w:val="000000"/>
                  <w:kern w:val="0"/>
                  <w14:ligatures w14:val="none"/>
                </w:rPr>
                <w:delText>Random</w:delText>
              </w:r>
            </w:del>
          </w:p>
          <w:p w14:paraId="0648EFD1" w14:textId="147265C0" w:rsidR="00621574" w:rsidRPr="00621574" w:rsidDel="00E0030C" w:rsidRDefault="00621574" w:rsidP="00621574">
            <w:pPr>
              <w:spacing w:line="240" w:lineRule="auto"/>
              <w:rPr>
                <w:del w:id="1847" w:author="Yang, Xue" w:date="2023-09-27T10:03:00Z"/>
                <w:rFonts w:ascii="Calibri" w:eastAsia="Times New Roman" w:hAnsi="Calibri" w:cs="Calibri"/>
                <w:color w:val="000000"/>
                <w:kern w:val="0"/>
                <w14:ligatures w14:val="none"/>
              </w:rPr>
            </w:pPr>
            <w:del w:id="1848" w:author="Yang, Xue" w:date="2023-09-27T10:03:00Z">
              <w:r w:rsidRPr="00621574" w:rsidDel="00E0030C">
                <w:rPr>
                  <w:rFonts w:ascii="Calibri" w:eastAsia="Times New Roman" w:hAnsi="Calibri" w:cs="Calibri"/>
                  <w:color w:val="000000"/>
                  <w:kern w:val="0"/>
                  <w14:ligatures w14:val="none"/>
                </w:rPr>
                <w:delText>ForestEntr</w:delText>
              </w:r>
            </w:del>
          </w:p>
        </w:tc>
        <w:tc>
          <w:tcPr>
            <w:tcW w:w="1244" w:type="dxa"/>
            <w:tcBorders>
              <w:top w:val="nil"/>
              <w:left w:val="nil"/>
              <w:bottom w:val="nil"/>
              <w:right w:val="nil"/>
            </w:tcBorders>
            <w:shd w:val="clear" w:color="auto" w:fill="auto"/>
            <w:noWrap/>
            <w:vAlign w:val="bottom"/>
            <w:hideMark/>
          </w:tcPr>
          <w:p w14:paraId="13FF4AF7" w14:textId="7FE61493" w:rsidR="00BA7FD1" w:rsidDel="00E0030C" w:rsidRDefault="00621574" w:rsidP="00621574">
            <w:pPr>
              <w:spacing w:line="240" w:lineRule="auto"/>
              <w:rPr>
                <w:del w:id="1849" w:author="Yang, Xue" w:date="2023-09-27T10:03:00Z"/>
                <w:rFonts w:ascii="Calibri" w:eastAsia="Times New Roman" w:hAnsi="Calibri" w:cs="Calibri"/>
                <w:color w:val="000000"/>
                <w:kern w:val="0"/>
                <w14:ligatures w14:val="none"/>
              </w:rPr>
            </w:pPr>
            <w:del w:id="1850" w:author="Yang, Xue" w:date="2023-09-27T10:03:00Z">
              <w:r w:rsidRPr="00621574" w:rsidDel="00E0030C">
                <w:rPr>
                  <w:rFonts w:ascii="Calibri" w:eastAsia="Times New Roman" w:hAnsi="Calibri" w:cs="Calibri"/>
                  <w:color w:val="000000"/>
                  <w:kern w:val="0"/>
                  <w14:ligatures w14:val="none"/>
                </w:rPr>
                <w:delText>Random</w:delText>
              </w:r>
            </w:del>
          </w:p>
          <w:p w14:paraId="3724D687" w14:textId="5BCA883A" w:rsidR="00621574" w:rsidRPr="00621574" w:rsidDel="00E0030C" w:rsidRDefault="00621574" w:rsidP="00621574">
            <w:pPr>
              <w:spacing w:line="240" w:lineRule="auto"/>
              <w:rPr>
                <w:del w:id="1851" w:author="Yang, Xue" w:date="2023-09-27T10:03:00Z"/>
                <w:rFonts w:ascii="Calibri" w:eastAsia="Times New Roman" w:hAnsi="Calibri" w:cs="Calibri"/>
                <w:color w:val="000000"/>
                <w:kern w:val="0"/>
                <w14:ligatures w14:val="none"/>
              </w:rPr>
            </w:pPr>
            <w:del w:id="1852" w:author="Yang, Xue" w:date="2023-09-27T10:03:00Z">
              <w:r w:rsidRPr="00621574" w:rsidDel="00E0030C">
                <w:rPr>
                  <w:rFonts w:ascii="Calibri" w:eastAsia="Times New Roman" w:hAnsi="Calibri" w:cs="Calibri"/>
                  <w:color w:val="000000"/>
                  <w:kern w:val="0"/>
                  <w14:ligatures w14:val="none"/>
                </w:rPr>
                <w:delText>ForestGini</w:delText>
              </w:r>
            </w:del>
          </w:p>
        </w:tc>
        <w:tc>
          <w:tcPr>
            <w:tcW w:w="981" w:type="dxa"/>
            <w:tcBorders>
              <w:top w:val="nil"/>
              <w:left w:val="nil"/>
              <w:bottom w:val="nil"/>
              <w:right w:val="nil"/>
            </w:tcBorders>
            <w:shd w:val="clear" w:color="auto" w:fill="auto"/>
            <w:noWrap/>
            <w:vAlign w:val="bottom"/>
            <w:hideMark/>
          </w:tcPr>
          <w:p w14:paraId="1B46DC53" w14:textId="37EB23CA" w:rsidR="00621574" w:rsidRPr="00621574" w:rsidDel="00E0030C" w:rsidRDefault="00621574" w:rsidP="00621574">
            <w:pPr>
              <w:spacing w:line="240" w:lineRule="auto"/>
              <w:rPr>
                <w:del w:id="1853" w:author="Yang, Xue" w:date="2023-09-27T10:03:00Z"/>
                <w:rFonts w:ascii="Calibri" w:eastAsia="Times New Roman" w:hAnsi="Calibri" w:cs="Calibri"/>
                <w:color w:val="000000"/>
                <w:kern w:val="0"/>
                <w14:ligatures w14:val="none"/>
              </w:rPr>
            </w:pPr>
            <w:del w:id="1854" w:author="Yang, Xue" w:date="2023-09-27T10:03:00Z">
              <w:r w:rsidRPr="00621574" w:rsidDel="00E0030C">
                <w:rPr>
                  <w:rFonts w:ascii="Calibri" w:eastAsia="Times New Roman" w:hAnsi="Calibri" w:cs="Calibri"/>
                  <w:color w:val="000000"/>
                  <w:kern w:val="0"/>
                  <w14:ligatures w14:val="none"/>
                </w:rPr>
                <w:delText>XGBoost</w:delText>
              </w:r>
            </w:del>
          </w:p>
        </w:tc>
        <w:tc>
          <w:tcPr>
            <w:tcW w:w="1228" w:type="dxa"/>
            <w:tcBorders>
              <w:top w:val="nil"/>
              <w:left w:val="nil"/>
              <w:bottom w:val="nil"/>
              <w:right w:val="nil"/>
            </w:tcBorders>
            <w:shd w:val="clear" w:color="auto" w:fill="auto"/>
            <w:noWrap/>
            <w:vAlign w:val="bottom"/>
            <w:hideMark/>
          </w:tcPr>
          <w:p w14:paraId="4776EC9B" w14:textId="79D2A849" w:rsidR="00BA7FD1" w:rsidDel="00E0030C" w:rsidRDefault="00621574" w:rsidP="00621574">
            <w:pPr>
              <w:spacing w:line="240" w:lineRule="auto"/>
              <w:rPr>
                <w:del w:id="1855" w:author="Yang, Xue" w:date="2023-09-27T10:03:00Z"/>
                <w:rFonts w:ascii="Calibri" w:eastAsia="Times New Roman" w:hAnsi="Calibri" w:cs="Calibri"/>
                <w:color w:val="000000"/>
                <w:kern w:val="0"/>
                <w14:ligatures w14:val="none"/>
              </w:rPr>
            </w:pPr>
            <w:del w:id="1856" w:author="Yang, Xue" w:date="2023-09-27T10:03:00Z">
              <w:r w:rsidRPr="00621574" w:rsidDel="00E0030C">
                <w:rPr>
                  <w:rFonts w:ascii="Calibri" w:eastAsia="Times New Roman" w:hAnsi="Calibri" w:cs="Calibri"/>
                  <w:color w:val="000000"/>
                  <w:kern w:val="0"/>
                  <w14:ligatures w14:val="none"/>
                </w:rPr>
                <w:delText>LightGBM</w:delText>
              </w:r>
            </w:del>
          </w:p>
          <w:p w14:paraId="087F297B" w14:textId="059DBAE3" w:rsidR="00621574" w:rsidRPr="00621574" w:rsidDel="00E0030C" w:rsidRDefault="00621574" w:rsidP="00621574">
            <w:pPr>
              <w:spacing w:line="240" w:lineRule="auto"/>
              <w:rPr>
                <w:del w:id="1857" w:author="Yang, Xue" w:date="2023-09-27T10:03:00Z"/>
                <w:rFonts w:ascii="Calibri" w:eastAsia="Times New Roman" w:hAnsi="Calibri" w:cs="Calibri"/>
                <w:color w:val="000000"/>
                <w:kern w:val="0"/>
                <w14:ligatures w14:val="none"/>
              </w:rPr>
            </w:pPr>
            <w:del w:id="1858" w:author="Yang, Xue" w:date="2023-09-27T10:03:00Z">
              <w:r w:rsidRPr="00621574" w:rsidDel="00E0030C">
                <w:rPr>
                  <w:rFonts w:ascii="Calibri" w:eastAsia="Times New Roman" w:hAnsi="Calibri" w:cs="Calibri"/>
                  <w:color w:val="000000"/>
                  <w:kern w:val="0"/>
                  <w14:ligatures w14:val="none"/>
                </w:rPr>
                <w:delText>Large</w:delText>
              </w:r>
            </w:del>
          </w:p>
        </w:tc>
        <w:tc>
          <w:tcPr>
            <w:tcW w:w="1270" w:type="dxa"/>
            <w:tcBorders>
              <w:top w:val="nil"/>
              <w:left w:val="nil"/>
              <w:bottom w:val="nil"/>
              <w:right w:val="nil"/>
            </w:tcBorders>
            <w:shd w:val="clear" w:color="auto" w:fill="auto"/>
            <w:noWrap/>
            <w:vAlign w:val="bottom"/>
            <w:hideMark/>
          </w:tcPr>
          <w:p w14:paraId="50731FF3" w14:textId="09182FC6" w:rsidR="00BA7FD1" w:rsidDel="00E0030C" w:rsidRDefault="00621574" w:rsidP="00621574">
            <w:pPr>
              <w:spacing w:line="240" w:lineRule="auto"/>
              <w:rPr>
                <w:del w:id="1859" w:author="Yang, Xue" w:date="2023-09-27T10:03:00Z"/>
                <w:rFonts w:ascii="Calibri" w:eastAsia="Times New Roman" w:hAnsi="Calibri" w:cs="Calibri"/>
                <w:color w:val="000000"/>
                <w:kern w:val="0"/>
                <w14:ligatures w14:val="none"/>
              </w:rPr>
            </w:pPr>
            <w:del w:id="1860" w:author="Yang, Xue" w:date="2023-09-27T10:03:00Z">
              <w:r w:rsidRPr="00621574" w:rsidDel="00E0030C">
                <w:rPr>
                  <w:rFonts w:ascii="Calibri" w:eastAsia="Times New Roman" w:hAnsi="Calibri" w:cs="Calibri"/>
                  <w:color w:val="000000"/>
                  <w:kern w:val="0"/>
                  <w14:ligatures w14:val="none"/>
                </w:rPr>
                <w:delText>NeuralNet</w:delText>
              </w:r>
            </w:del>
          </w:p>
          <w:p w14:paraId="1167188C" w14:textId="528A3A1E" w:rsidR="00621574" w:rsidRPr="00621574" w:rsidDel="00E0030C" w:rsidRDefault="00621574" w:rsidP="00621574">
            <w:pPr>
              <w:spacing w:line="240" w:lineRule="auto"/>
              <w:rPr>
                <w:del w:id="1861" w:author="Yang, Xue" w:date="2023-09-27T10:03:00Z"/>
                <w:rFonts w:ascii="Calibri" w:eastAsia="Times New Roman" w:hAnsi="Calibri" w:cs="Calibri"/>
                <w:color w:val="000000"/>
                <w:kern w:val="0"/>
                <w14:ligatures w14:val="none"/>
              </w:rPr>
            </w:pPr>
            <w:del w:id="1862" w:author="Yang, Xue" w:date="2023-09-27T10:03:00Z">
              <w:r w:rsidRPr="00621574" w:rsidDel="00E0030C">
                <w:rPr>
                  <w:rFonts w:ascii="Calibri" w:eastAsia="Times New Roman" w:hAnsi="Calibri" w:cs="Calibri"/>
                  <w:color w:val="000000"/>
                  <w:kern w:val="0"/>
                  <w14:ligatures w14:val="none"/>
                </w:rPr>
                <w:delText>FastAI</w:delText>
              </w:r>
            </w:del>
          </w:p>
        </w:tc>
        <w:tc>
          <w:tcPr>
            <w:tcW w:w="1099" w:type="dxa"/>
            <w:tcBorders>
              <w:top w:val="nil"/>
              <w:left w:val="nil"/>
              <w:bottom w:val="nil"/>
              <w:right w:val="nil"/>
            </w:tcBorders>
            <w:shd w:val="clear" w:color="auto" w:fill="auto"/>
            <w:noWrap/>
            <w:vAlign w:val="bottom"/>
            <w:hideMark/>
          </w:tcPr>
          <w:p w14:paraId="3B256390" w14:textId="25F399EB" w:rsidR="00621574" w:rsidRPr="00621574" w:rsidDel="00E0030C" w:rsidRDefault="00621574" w:rsidP="00621574">
            <w:pPr>
              <w:spacing w:line="240" w:lineRule="auto"/>
              <w:rPr>
                <w:del w:id="1863" w:author="Yang, Xue" w:date="2023-09-27T10:03:00Z"/>
                <w:rFonts w:ascii="Calibri" w:eastAsia="Times New Roman" w:hAnsi="Calibri" w:cs="Calibri"/>
                <w:color w:val="000000"/>
                <w:kern w:val="0"/>
                <w14:ligatures w14:val="none"/>
              </w:rPr>
            </w:pPr>
            <w:del w:id="1864" w:author="Yang, Xue" w:date="2023-09-27T10:03:00Z">
              <w:r w:rsidRPr="00621574" w:rsidDel="00E0030C">
                <w:rPr>
                  <w:rFonts w:ascii="Calibri" w:eastAsia="Times New Roman" w:hAnsi="Calibri" w:cs="Calibri"/>
                  <w:color w:val="000000"/>
                  <w:kern w:val="0"/>
                  <w14:ligatures w14:val="none"/>
                </w:rPr>
                <w:delText>LightGBM</w:delText>
              </w:r>
            </w:del>
          </w:p>
        </w:tc>
        <w:tc>
          <w:tcPr>
            <w:tcW w:w="994" w:type="dxa"/>
            <w:tcBorders>
              <w:top w:val="nil"/>
              <w:left w:val="nil"/>
              <w:bottom w:val="nil"/>
              <w:right w:val="nil"/>
            </w:tcBorders>
            <w:shd w:val="clear" w:color="auto" w:fill="auto"/>
            <w:noWrap/>
            <w:vAlign w:val="bottom"/>
            <w:hideMark/>
          </w:tcPr>
          <w:p w14:paraId="4C2ECBC7" w14:textId="676C0CC1" w:rsidR="00BA7FD1" w:rsidDel="00E0030C" w:rsidRDefault="00621574" w:rsidP="00621574">
            <w:pPr>
              <w:spacing w:line="240" w:lineRule="auto"/>
              <w:rPr>
                <w:del w:id="1865" w:author="Yang, Xue" w:date="2023-09-27T10:03:00Z"/>
                <w:rFonts w:ascii="Calibri" w:eastAsia="Times New Roman" w:hAnsi="Calibri" w:cs="Calibri"/>
                <w:color w:val="000000"/>
                <w:kern w:val="0"/>
                <w14:ligatures w14:val="none"/>
              </w:rPr>
            </w:pPr>
            <w:del w:id="1866" w:author="Yang, Xue" w:date="2023-09-27T10:03:00Z">
              <w:r w:rsidRPr="00621574" w:rsidDel="00E0030C">
                <w:rPr>
                  <w:rFonts w:ascii="Calibri" w:eastAsia="Times New Roman" w:hAnsi="Calibri" w:cs="Calibri"/>
                  <w:color w:val="000000"/>
                  <w:kern w:val="0"/>
                  <w14:ligatures w14:val="none"/>
                </w:rPr>
                <w:delText>Light</w:delText>
              </w:r>
            </w:del>
          </w:p>
          <w:p w14:paraId="246967B3" w14:textId="1E04A8FF" w:rsidR="00621574" w:rsidRPr="00621574" w:rsidDel="00E0030C" w:rsidRDefault="00621574" w:rsidP="00621574">
            <w:pPr>
              <w:spacing w:line="240" w:lineRule="auto"/>
              <w:rPr>
                <w:del w:id="1867" w:author="Yang, Xue" w:date="2023-09-27T10:03:00Z"/>
                <w:rFonts w:ascii="Calibri" w:eastAsia="Times New Roman" w:hAnsi="Calibri" w:cs="Calibri"/>
                <w:color w:val="000000"/>
                <w:kern w:val="0"/>
                <w14:ligatures w14:val="none"/>
              </w:rPr>
            </w:pPr>
            <w:del w:id="1868" w:author="Yang, Xue" w:date="2023-09-27T10:03:00Z">
              <w:r w:rsidRPr="00621574" w:rsidDel="00E0030C">
                <w:rPr>
                  <w:rFonts w:ascii="Calibri" w:eastAsia="Times New Roman" w:hAnsi="Calibri" w:cs="Calibri"/>
                  <w:color w:val="000000"/>
                  <w:kern w:val="0"/>
                  <w14:ligatures w14:val="none"/>
                </w:rPr>
                <w:delText>GBMXT</w:delText>
              </w:r>
            </w:del>
          </w:p>
        </w:tc>
        <w:tc>
          <w:tcPr>
            <w:tcW w:w="960" w:type="dxa"/>
            <w:tcBorders>
              <w:top w:val="nil"/>
              <w:left w:val="nil"/>
              <w:bottom w:val="nil"/>
              <w:right w:val="nil"/>
            </w:tcBorders>
            <w:shd w:val="clear" w:color="auto" w:fill="auto"/>
            <w:noWrap/>
            <w:vAlign w:val="bottom"/>
            <w:hideMark/>
          </w:tcPr>
          <w:p w14:paraId="23372891" w14:textId="1752589A" w:rsidR="00BA7FD1" w:rsidDel="00E0030C" w:rsidRDefault="00621574" w:rsidP="00621574">
            <w:pPr>
              <w:spacing w:line="240" w:lineRule="auto"/>
              <w:rPr>
                <w:del w:id="1869" w:author="Yang, Xue" w:date="2023-09-27T10:03:00Z"/>
                <w:rFonts w:ascii="Calibri" w:eastAsia="Times New Roman" w:hAnsi="Calibri" w:cs="Calibri"/>
                <w:color w:val="000000"/>
                <w:kern w:val="0"/>
                <w14:ligatures w14:val="none"/>
              </w:rPr>
            </w:pPr>
            <w:del w:id="1870" w:author="Yang, Xue" w:date="2023-09-27T10:03:00Z">
              <w:r w:rsidRPr="00621574" w:rsidDel="00E0030C">
                <w:rPr>
                  <w:rFonts w:ascii="Calibri" w:eastAsia="Times New Roman" w:hAnsi="Calibri" w:cs="Calibri"/>
                  <w:color w:val="000000"/>
                  <w:kern w:val="0"/>
                  <w14:ligatures w14:val="none"/>
                </w:rPr>
                <w:delText>Cat</w:delText>
              </w:r>
            </w:del>
          </w:p>
          <w:p w14:paraId="7ABC1671" w14:textId="0D3EF621" w:rsidR="00621574" w:rsidRPr="00621574" w:rsidDel="00E0030C" w:rsidRDefault="00621574" w:rsidP="00621574">
            <w:pPr>
              <w:spacing w:line="240" w:lineRule="auto"/>
              <w:rPr>
                <w:del w:id="1871" w:author="Yang, Xue" w:date="2023-09-27T10:03:00Z"/>
                <w:rFonts w:ascii="Calibri" w:eastAsia="Times New Roman" w:hAnsi="Calibri" w:cs="Calibri"/>
                <w:color w:val="000000"/>
                <w:kern w:val="0"/>
                <w14:ligatures w14:val="none"/>
              </w:rPr>
            </w:pPr>
            <w:del w:id="1872" w:author="Yang, Xue" w:date="2023-09-27T10:03:00Z">
              <w:r w:rsidRPr="00621574" w:rsidDel="00E0030C">
                <w:rPr>
                  <w:rFonts w:ascii="Calibri" w:eastAsia="Times New Roman" w:hAnsi="Calibri" w:cs="Calibri"/>
                  <w:color w:val="000000"/>
                  <w:kern w:val="0"/>
                  <w14:ligatures w14:val="none"/>
                </w:rPr>
                <w:delText>Boost</w:delText>
              </w:r>
            </w:del>
          </w:p>
        </w:tc>
        <w:tc>
          <w:tcPr>
            <w:tcW w:w="1160" w:type="dxa"/>
            <w:tcBorders>
              <w:top w:val="nil"/>
              <w:left w:val="nil"/>
              <w:bottom w:val="nil"/>
              <w:right w:val="nil"/>
            </w:tcBorders>
            <w:shd w:val="clear" w:color="auto" w:fill="auto"/>
            <w:noWrap/>
            <w:vAlign w:val="bottom"/>
            <w:hideMark/>
          </w:tcPr>
          <w:p w14:paraId="1EDC7E5D" w14:textId="7AD9407C" w:rsidR="00BA7FD1" w:rsidDel="00E0030C" w:rsidRDefault="00621574" w:rsidP="00621574">
            <w:pPr>
              <w:spacing w:line="240" w:lineRule="auto"/>
              <w:rPr>
                <w:del w:id="1873" w:author="Yang, Xue" w:date="2023-09-27T10:03:00Z"/>
                <w:rFonts w:ascii="Calibri" w:eastAsia="Times New Roman" w:hAnsi="Calibri" w:cs="Calibri"/>
                <w:color w:val="000000"/>
                <w:kern w:val="0"/>
                <w14:ligatures w14:val="none"/>
              </w:rPr>
            </w:pPr>
            <w:del w:id="1874" w:author="Yang, Xue" w:date="2023-09-27T10:03:00Z">
              <w:r w:rsidRPr="00621574" w:rsidDel="00E0030C">
                <w:rPr>
                  <w:rFonts w:ascii="Calibri" w:eastAsia="Times New Roman" w:hAnsi="Calibri" w:cs="Calibri"/>
                  <w:color w:val="000000"/>
                  <w:kern w:val="0"/>
                  <w14:ligatures w14:val="none"/>
                </w:rPr>
                <w:delText>Neural</w:delText>
              </w:r>
            </w:del>
          </w:p>
          <w:p w14:paraId="1CB5D3C8" w14:textId="3F4A00F2" w:rsidR="00621574" w:rsidRPr="00621574" w:rsidDel="00E0030C" w:rsidRDefault="00621574" w:rsidP="00621574">
            <w:pPr>
              <w:spacing w:line="240" w:lineRule="auto"/>
              <w:rPr>
                <w:del w:id="1875" w:author="Yang, Xue" w:date="2023-09-27T10:03:00Z"/>
                <w:rFonts w:ascii="Calibri" w:eastAsia="Times New Roman" w:hAnsi="Calibri" w:cs="Calibri"/>
                <w:color w:val="000000"/>
                <w:kern w:val="0"/>
                <w14:ligatures w14:val="none"/>
              </w:rPr>
            </w:pPr>
            <w:del w:id="1876" w:author="Yang, Xue" w:date="2023-09-27T10:03:00Z">
              <w:r w:rsidRPr="00621574" w:rsidDel="00E0030C">
                <w:rPr>
                  <w:rFonts w:ascii="Calibri" w:eastAsia="Times New Roman" w:hAnsi="Calibri" w:cs="Calibri"/>
                  <w:color w:val="000000"/>
                  <w:kern w:val="0"/>
                  <w14:ligatures w14:val="none"/>
                </w:rPr>
                <w:delText>NetTorch</w:delText>
              </w:r>
            </w:del>
          </w:p>
        </w:tc>
      </w:tr>
      <w:tr w:rsidR="00621574" w:rsidRPr="00621574" w:rsidDel="00E0030C" w14:paraId="15692BEA" w14:textId="3FF2B6D2" w:rsidTr="2B44B431">
        <w:trPr>
          <w:trHeight w:val="300"/>
          <w:jc w:val="center"/>
          <w:del w:id="1877" w:author="Yang, Xue" w:date="2023-09-27T10:03:00Z"/>
        </w:trPr>
        <w:tc>
          <w:tcPr>
            <w:tcW w:w="2569" w:type="dxa"/>
            <w:tcBorders>
              <w:top w:val="nil"/>
              <w:left w:val="nil"/>
              <w:bottom w:val="nil"/>
              <w:right w:val="nil"/>
            </w:tcBorders>
            <w:shd w:val="clear" w:color="auto" w:fill="auto"/>
            <w:noWrap/>
            <w:vAlign w:val="bottom"/>
            <w:hideMark/>
          </w:tcPr>
          <w:p w14:paraId="723431CE" w14:textId="49D7C5DF" w:rsidR="00BA7FD1" w:rsidDel="00E0030C" w:rsidRDefault="00621574" w:rsidP="00621574">
            <w:pPr>
              <w:spacing w:line="240" w:lineRule="auto"/>
              <w:rPr>
                <w:del w:id="1878" w:author="Yang, Xue" w:date="2023-09-27T10:03:00Z"/>
                <w:rFonts w:ascii="Calibri" w:eastAsia="Times New Roman" w:hAnsi="Calibri" w:cs="Calibri"/>
                <w:color w:val="000000"/>
                <w:kern w:val="0"/>
                <w14:ligatures w14:val="none"/>
              </w:rPr>
            </w:pPr>
            <w:del w:id="1879" w:author="Yang, Xue" w:date="2023-09-27T10:03:00Z">
              <w:r w:rsidRPr="00621574" w:rsidDel="00E0030C">
                <w:rPr>
                  <w:rFonts w:ascii="Calibri" w:eastAsia="Times New Roman" w:hAnsi="Calibri" w:cs="Calibri"/>
                  <w:color w:val="000000"/>
                  <w:kern w:val="0"/>
                  <w14:ligatures w14:val="none"/>
                </w:rPr>
                <w:delText>primary_diag</w:delText>
              </w:r>
            </w:del>
          </w:p>
          <w:p w14:paraId="03D20EF5" w14:textId="1AB28096" w:rsidR="00621574" w:rsidRPr="00621574" w:rsidDel="00E0030C" w:rsidRDefault="00621574" w:rsidP="00621574">
            <w:pPr>
              <w:spacing w:line="240" w:lineRule="auto"/>
              <w:rPr>
                <w:del w:id="1880" w:author="Yang, Xue" w:date="2023-09-27T10:03:00Z"/>
                <w:rFonts w:ascii="Calibri" w:eastAsia="Times New Roman" w:hAnsi="Calibri" w:cs="Calibri"/>
                <w:color w:val="000000"/>
                <w:kern w:val="0"/>
                <w14:ligatures w14:val="none"/>
              </w:rPr>
            </w:pPr>
            <w:del w:id="1881" w:author="Yang, Xue" w:date="2023-09-27T10:03:00Z">
              <w:r w:rsidRPr="00621574" w:rsidDel="00E0030C">
                <w:rPr>
                  <w:rFonts w:ascii="Calibri" w:eastAsia="Times New Roman" w:hAnsi="Calibri" w:cs="Calibri"/>
                  <w:color w:val="000000"/>
                  <w:kern w:val="0"/>
                  <w14:ligatures w14:val="none"/>
                </w:rPr>
                <w:delText>_cd_new</w:delText>
              </w:r>
            </w:del>
          </w:p>
        </w:tc>
        <w:tc>
          <w:tcPr>
            <w:tcW w:w="1351" w:type="dxa"/>
            <w:tcBorders>
              <w:top w:val="nil"/>
              <w:left w:val="nil"/>
              <w:bottom w:val="nil"/>
              <w:right w:val="nil"/>
            </w:tcBorders>
            <w:shd w:val="clear" w:color="auto" w:fill="auto"/>
            <w:noWrap/>
            <w:vAlign w:val="bottom"/>
            <w:hideMark/>
          </w:tcPr>
          <w:p w14:paraId="2C948AD2" w14:textId="6FB80478" w:rsidR="00621574" w:rsidRPr="00621574" w:rsidDel="00E0030C" w:rsidRDefault="00621574" w:rsidP="00621574">
            <w:pPr>
              <w:spacing w:line="240" w:lineRule="auto"/>
              <w:jc w:val="right"/>
              <w:rPr>
                <w:del w:id="1882" w:author="Yang, Xue" w:date="2023-09-27T10:03:00Z"/>
                <w:rFonts w:ascii="Calibri" w:eastAsia="Times New Roman" w:hAnsi="Calibri" w:cs="Calibri"/>
                <w:color w:val="000000"/>
                <w:kern w:val="0"/>
                <w14:ligatures w14:val="none"/>
              </w:rPr>
            </w:pPr>
            <w:del w:id="1883" w:author="Yang, Xue" w:date="2023-09-27T10:03:00Z">
              <w:r w:rsidRPr="00621574" w:rsidDel="00E0030C">
                <w:rPr>
                  <w:rFonts w:ascii="Calibri" w:eastAsia="Times New Roman" w:hAnsi="Calibri" w:cs="Calibri"/>
                  <w:color w:val="000000"/>
                  <w:kern w:val="0"/>
                  <w14:ligatures w14:val="none"/>
                </w:rPr>
                <w:delText>1</w:delText>
              </w:r>
            </w:del>
          </w:p>
        </w:tc>
        <w:tc>
          <w:tcPr>
            <w:tcW w:w="1333" w:type="dxa"/>
            <w:tcBorders>
              <w:top w:val="nil"/>
              <w:left w:val="nil"/>
              <w:bottom w:val="nil"/>
              <w:right w:val="nil"/>
            </w:tcBorders>
            <w:shd w:val="clear" w:color="auto" w:fill="auto"/>
            <w:noWrap/>
            <w:vAlign w:val="bottom"/>
            <w:hideMark/>
          </w:tcPr>
          <w:p w14:paraId="599E6E82" w14:textId="19F8DB12" w:rsidR="00621574" w:rsidRPr="00621574" w:rsidDel="00E0030C" w:rsidRDefault="00621574" w:rsidP="00621574">
            <w:pPr>
              <w:spacing w:line="240" w:lineRule="auto"/>
              <w:jc w:val="right"/>
              <w:rPr>
                <w:del w:id="1884" w:author="Yang, Xue" w:date="2023-09-27T10:03:00Z"/>
                <w:rFonts w:ascii="Calibri" w:eastAsia="Times New Roman" w:hAnsi="Calibri" w:cs="Calibri"/>
                <w:color w:val="000000"/>
                <w:kern w:val="0"/>
                <w14:ligatures w14:val="none"/>
              </w:rPr>
            </w:pPr>
            <w:del w:id="1885" w:author="Yang, Xue" w:date="2023-09-27T10:03:00Z">
              <w:r w:rsidRPr="00621574" w:rsidDel="00E0030C">
                <w:rPr>
                  <w:rFonts w:ascii="Calibri" w:eastAsia="Times New Roman" w:hAnsi="Calibri" w:cs="Calibri"/>
                  <w:color w:val="000000"/>
                  <w:kern w:val="0"/>
                  <w14:ligatures w14:val="none"/>
                </w:rPr>
                <w:delText>1</w:delText>
              </w:r>
            </w:del>
          </w:p>
        </w:tc>
        <w:tc>
          <w:tcPr>
            <w:tcW w:w="1262" w:type="dxa"/>
            <w:tcBorders>
              <w:top w:val="nil"/>
              <w:left w:val="nil"/>
              <w:bottom w:val="nil"/>
              <w:right w:val="nil"/>
            </w:tcBorders>
            <w:shd w:val="clear" w:color="auto" w:fill="auto"/>
            <w:noWrap/>
            <w:vAlign w:val="bottom"/>
            <w:hideMark/>
          </w:tcPr>
          <w:p w14:paraId="2E02515C" w14:textId="3D498734" w:rsidR="00621574" w:rsidRPr="00621574" w:rsidDel="00E0030C" w:rsidRDefault="00621574" w:rsidP="00621574">
            <w:pPr>
              <w:spacing w:line="240" w:lineRule="auto"/>
              <w:jc w:val="right"/>
              <w:rPr>
                <w:del w:id="1886" w:author="Yang, Xue" w:date="2023-09-27T10:03:00Z"/>
                <w:rFonts w:ascii="Calibri" w:eastAsia="Times New Roman" w:hAnsi="Calibri" w:cs="Calibri"/>
                <w:color w:val="000000"/>
                <w:kern w:val="0"/>
                <w14:ligatures w14:val="none"/>
              </w:rPr>
            </w:pPr>
            <w:del w:id="1887" w:author="Yang, Xue" w:date="2023-09-27T10:03:00Z">
              <w:r w:rsidRPr="00621574" w:rsidDel="00E0030C">
                <w:rPr>
                  <w:rFonts w:ascii="Calibri" w:eastAsia="Times New Roman" w:hAnsi="Calibri" w:cs="Calibri"/>
                  <w:color w:val="000000"/>
                  <w:kern w:val="0"/>
                  <w14:ligatures w14:val="none"/>
                </w:rPr>
                <w:delText>1</w:delText>
              </w:r>
            </w:del>
          </w:p>
        </w:tc>
        <w:tc>
          <w:tcPr>
            <w:tcW w:w="1244" w:type="dxa"/>
            <w:tcBorders>
              <w:top w:val="nil"/>
              <w:left w:val="nil"/>
              <w:bottom w:val="nil"/>
              <w:right w:val="nil"/>
            </w:tcBorders>
            <w:shd w:val="clear" w:color="auto" w:fill="auto"/>
            <w:noWrap/>
            <w:vAlign w:val="bottom"/>
            <w:hideMark/>
          </w:tcPr>
          <w:p w14:paraId="29F811FC" w14:textId="20D9BC74" w:rsidR="00621574" w:rsidRPr="00621574" w:rsidDel="00E0030C" w:rsidRDefault="00621574" w:rsidP="00621574">
            <w:pPr>
              <w:spacing w:line="240" w:lineRule="auto"/>
              <w:jc w:val="right"/>
              <w:rPr>
                <w:del w:id="1888" w:author="Yang, Xue" w:date="2023-09-27T10:03:00Z"/>
                <w:rFonts w:ascii="Calibri" w:eastAsia="Times New Roman" w:hAnsi="Calibri" w:cs="Calibri"/>
                <w:color w:val="000000"/>
                <w:kern w:val="0"/>
                <w14:ligatures w14:val="none"/>
              </w:rPr>
            </w:pPr>
            <w:del w:id="1889" w:author="Yang, Xue" w:date="2023-09-27T10:03:00Z">
              <w:r w:rsidRPr="00621574" w:rsidDel="00E0030C">
                <w:rPr>
                  <w:rFonts w:ascii="Calibri" w:eastAsia="Times New Roman" w:hAnsi="Calibri" w:cs="Calibri"/>
                  <w:color w:val="000000"/>
                  <w:kern w:val="0"/>
                  <w14:ligatures w14:val="none"/>
                </w:rPr>
                <w:delText>1</w:delText>
              </w:r>
            </w:del>
          </w:p>
        </w:tc>
        <w:tc>
          <w:tcPr>
            <w:tcW w:w="981" w:type="dxa"/>
            <w:tcBorders>
              <w:top w:val="nil"/>
              <w:left w:val="nil"/>
              <w:bottom w:val="nil"/>
              <w:right w:val="nil"/>
            </w:tcBorders>
            <w:shd w:val="clear" w:color="auto" w:fill="auto"/>
            <w:noWrap/>
            <w:vAlign w:val="bottom"/>
            <w:hideMark/>
          </w:tcPr>
          <w:p w14:paraId="2CD6C90A" w14:textId="3F9C8645" w:rsidR="00621574" w:rsidRPr="00621574" w:rsidDel="00E0030C" w:rsidRDefault="00621574" w:rsidP="00621574">
            <w:pPr>
              <w:spacing w:line="240" w:lineRule="auto"/>
              <w:jc w:val="right"/>
              <w:rPr>
                <w:del w:id="1890" w:author="Yang, Xue" w:date="2023-09-27T10:03:00Z"/>
                <w:rFonts w:ascii="Calibri" w:eastAsia="Times New Roman" w:hAnsi="Calibri" w:cs="Calibri"/>
                <w:color w:val="000000"/>
                <w:kern w:val="0"/>
                <w14:ligatures w14:val="none"/>
              </w:rPr>
            </w:pPr>
            <w:del w:id="1891" w:author="Yang, Xue" w:date="2023-09-27T10:03:00Z">
              <w:r w:rsidRPr="00621574" w:rsidDel="00E0030C">
                <w:rPr>
                  <w:rFonts w:ascii="Calibri" w:eastAsia="Times New Roman" w:hAnsi="Calibri" w:cs="Calibri"/>
                  <w:color w:val="000000"/>
                  <w:kern w:val="0"/>
                  <w14:ligatures w14:val="none"/>
                </w:rPr>
                <w:delText>0.9686</w:delText>
              </w:r>
            </w:del>
          </w:p>
        </w:tc>
        <w:tc>
          <w:tcPr>
            <w:tcW w:w="1228" w:type="dxa"/>
            <w:tcBorders>
              <w:top w:val="nil"/>
              <w:left w:val="nil"/>
              <w:bottom w:val="nil"/>
              <w:right w:val="nil"/>
            </w:tcBorders>
            <w:shd w:val="clear" w:color="auto" w:fill="auto"/>
            <w:noWrap/>
            <w:vAlign w:val="bottom"/>
            <w:hideMark/>
          </w:tcPr>
          <w:p w14:paraId="46EB4BF7" w14:textId="6049E809" w:rsidR="00621574" w:rsidRPr="00621574" w:rsidDel="00E0030C" w:rsidRDefault="00621574" w:rsidP="00621574">
            <w:pPr>
              <w:spacing w:line="240" w:lineRule="auto"/>
              <w:jc w:val="right"/>
              <w:rPr>
                <w:del w:id="1892" w:author="Yang, Xue" w:date="2023-09-27T10:03:00Z"/>
                <w:rFonts w:ascii="Calibri" w:eastAsia="Times New Roman" w:hAnsi="Calibri" w:cs="Calibri"/>
                <w:color w:val="000000"/>
                <w:kern w:val="0"/>
                <w14:ligatures w14:val="none"/>
              </w:rPr>
            </w:pPr>
            <w:del w:id="1893" w:author="Yang, Xue" w:date="2023-09-27T10:03:00Z">
              <w:r w:rsidRPr="00621574" w:rsidDel="00E0030C">
                <w:rPr>
                  <w:rFonts w:ascii="Calibri" w:eastAsia="Times New Roman" w:hAnsi="Calibri" w:cs="Calibri"/>
                  <w:color w:val="000000"/>
                  <w:kern w:val="0"/>
                  <w14:ligatures w14:val="none"/>
                </w:rPr>
                <w:delText>0.4738</w:delText>
              </w:r>
            </w:del>
          </w:p>
        </w:tc>
        <w:tc>
          <w:tcPr>
            <w:tcW w:w="1270" w:type="dxa"/>
            <w:tcBorders>
              <w:top w:val="nil"/>
              <w:left w:val="nil"/>
              <w:bottom w:val="nil"/>
              <w:right w:val="nil"/>
            </w:tcBorders>
            <w:shd w:val="clear" w:color="auto" w:fill="auto"/>
            <w:noWrap/>
            <w:vAlign w:val="bottom"/>
            <w:hideMark/>
          </w:tcPr>
          <w:p w14:paraId="4BCE1992" w14:textId="4FAA155B" w:rsidR="00621574" w:rsidRPr="00621574" w:rsidDel="00E0030C" w:rsidRDefault="00621574" w:rsidP="00621574">
            <w:pPr>
              <w:spacing w:line="240" w:lineRule="auto"/>
              <w:jc w:val="right"/>
              <w:rPr>
                <w:del w:id="1894" w:author="Yang, Xue" w:date="2023-09-27T10:03:00Z"/>
                <w:rFonts w:ascii="Calibri" w:eastAsia="Times New Roman" w:hAnsi="Calibri" w:cs="Calibri"/>
                <w:color w:val="000000"/>
                <w:kern w:val="0"/>
                <w14:ligatures w14:val="none"/>
              </w:rPr>
            </w:pPr>
            <w:del w:id="1895" w:author="Yang, Xue" w:date="2023-09-27T10:03:00Z">
              <w:r w:rsidRPr="00621574" w:rsidDel="00E0030C">
                <w:rPr>
                  <w:rFonts w:ascii="Calibri" w:eastAsia="Times New Roman" w:hAnsi="Calibri" w:cs="Calibri"/>
                  <w:color w:val="000000"/>
                  <w:kern w:val="0"/>
                  <w14:ligatures w14:val="none"/>
                </w:rPr>
                <w:delText>0.8508</w:delText>
              </w:r>
            </w:del>
          </w:p>
        </w:tc>
        <w:tc>
          <w:tcPr>
            <w:tcW w:w="1099" w:type="dxa"/>
            <w:tcBorders>
              <w:top w:val="nil"/>
              <w:left w:val="nil"/>
              <w:bottom w:val="nil"/>
              <w:right w:val="nil"/>
            </w:tcBorders>
            <w:shd w:val="clear" w:color="auto" w:fill="auto"/>
            <w:noWrap/>
            <w:vAlign w:val="bottom"/>
            <w:hideMark/>
          </w:tcPr>
          <w:p w14:paraId="3CB7E3E2" w14:textId="2E1BF161" w:rsidR="00621574" w:rsidRPr="00621574" w:rsidDel="00E0030C" w:rsidRDefault="00621574" w:rsidP="00621574">
            <w:pPr>
              <w:spacing w:line="240" w:lineRule="auto"/>
              <w:jc w:val="right"/>
              <w:rPr>
                <w:del w:id="1896" w:author="Yang, Xue" w:date="2023-09-27T10:03:00Z"/>
                <w:rFonts w:ascii="Calibri" w:eastAsia="Times New Roman" w:hAnsi="Calibri" w:cs="Calibri"/>
                <w:color w:val="000000"/>
                <w:kern w:val="0"/>
                <w14:ligatures w14:val="none"/>
              </w:rPr>
            </w:pPr>
            <w:del w:id="1897" w:author="Yang, Xue" w:date="2023-09-27T10:03:00Z">
              <w:r w:rsidRPr="00621574" w:rsidDel="00E0030C">
                <w:rPr>
                  <w:rFonts w:ascii="Calibri" w:eastAsia="Times New Roman" w:hAnsi="Calibri" w:cs="Calibri"/>
                  <w:color w:val="000000"/>
                  <w:kern w:val="0"/>
                  <w14:ligatures w14:val="none"/>
                </w:rPr>
                <w:delText>0.8493</w:delText>
              </w:r>
            </w:del>
          </w:p>
        </w:tc>
        <w:tc>
          <w:tcPr>
            <w:tcW w:w="994" w:type="dxa"/>
            <w:tcBorders>
              <w:top w:val="nil"/>
              <w:left w:val="nil"/>
              <w:bottom w:val="nil"/>
              <w:right w:val="nil"/>
            </w:tcBorders>
            <w:shd w:val="clear" w:color="auto" w:fill="auto"/>
            <w:noWrap/>
            <w:vAlign w:val="bottom"/>
            <w:hideMark/>
          </w:tcPr>
          <w:p w14:paraId="75AE39E1" w14:textId="0A6BF133" w:rsidR="00621574" w:rsidRPr="00621574" w:rsidDel="00E0030C" w:rsidRDefault="00621574" w:rsidP="00621574">
            <w:pPr>
              <w:spacing w:line="240" w:lineRule="auto"/>
              <w:jc w:val="right"/>
              <w:rPr>
                <w:del w:id="1898" w:author="Yang, Xue" w:date="2023-09-27T10:03:00Z"/>
                <w:rFonts w:ascii="Calibri" w:eastAsia="Times New Roman" w:hAnsi="Calibri" w:cs="Calibri"/>
                <w:color w:val="000000"/>
                <w:kern w:val="0"/>
                <w14:ligatures w14:val="none"/>
              </w:rPr>
            </w:pPr>
            <w:del w:id="1899" w:author="Yang, Xue" w:date="2023-09-27T10:03:00Z">
              <w:r w:rsidRPr="00621574" w:rsidDel="00E0030C">
                <w:rPr>
                  <w:rFonts w:ascii="Calibri" w:eastAsia="Times New Roman" w:hAnsi="Calibri" w:cs="Calibri"/>
                  <w:color w:val="000000"/>
                  <w:kern w:val="0"/>
                  <w14:ligatures w14:val="none"/>
                </w:rPr>
                <w:delText>0.5587</w:delText>
              </w:r>
            </w:del>
          </w:p>
        </w:tc>
        <w:tc>
          <w:tcPr>
            <w:tcW w:w="960" w:type="dxa"/>
            <w:tcBorders>
              <w:top w:val="nil"/>
              <w:left w:val="nil"/>
              <w:bottom w:val="nil"/>
              <w:right w:val="nil"/>
            </w:tcBorders>
            <w:shd w:val="clear" w:color="auto" w:fill="auto"/>
            <w:noWrap/>
            <w:vAlign w:val="bottom"/>
            <w:hideMark/>
          </w:tcPr>
          <w:p w14:paraId="37EF5258" w14:textId="2820B717" w:rsidR="00621574" w:rsidRPr="00621574" w:rsidDel="00E0030C" w:rsidRDefault="00621574" w:rsidP="00621574">
            <w:pPr>
              <w:spacing w:line="240" w:lineRule="auto"/>
              <w:jc w:val="right"/>
              <w:rPr>
                <w:del w:id="1900" w:author="Yang, Xue" w:date="2023-09-27T10:03:00Z"/>
                <w:rFonts w:ascii="Calibri" w:eastAsia="Times New Roman" w:hAnsi="Calibri" w:cs="Calibri"/>
                <w:color w:val="000000"/>
                <w:kern w:val="0"/>
                <w14:ligatures w14:val="none"/>
              </w:rPr>
            </w:pPr>
            <w:del w:id="1901" w:author="Yang, Xue" w:date="2023-09-27T10:03:00Z">
              <w:r w:rsidRPr="00621574" w:rsidDel="00E0030C">
                <w:rPr>
                  <w:rFonts w:ascii="Calibri" w:eastAsia="Times New Roman" w:hAnsi="Calibri" w:cs="Calibri"/>
                  <w:color w:val="000000"/>
                  <w:kern w:val="0"/>
                  <w14:ligatures w14:val="none"/>
                </w:rPr>
                <w:delText>0</w:delText>
              </w:r>
            </w:del>
          </w:p>
        </w:tc>
        <w:tc>
          <w:tcPr>
            <w:tcW w:w="1160" w:type="dxa"/>
            <w:tcBorders>
              <w:top w:val="nil"/>
              <w:left w:val="nil"/>
              <w:bottom w:val="nil"/>
              <w:right w:val="nil"/>
            </w:tcBorders>
            <w:shd w:val="clear" w:color="auto" w:fill="auto"/>
            <w:noWrap/>
            <w:vAlign w:val="bottom"/>
            <w:hideMark/>
          </w:tcPr>
          <w:p w14:paraId="7336B921" w14:textId="08FF29C9" w:rsidR="00621574" w:rsidRPr="00621574" w:rsidDel="00E0030C" w:rsidRDefault="00621574" w:rsidP="00621574">
            <w:pPr>
              <w:spacing w:line="240" w:lineRule="auto"/>
              <w:jc w:val="right"/>
              <w:rPr>
                <w:del w:id="1902" w:author="Yang, Xue" w:date="2023-09-27T10:03:00Z"/>
                <w:rFonts w:ascii="Calibri" w:eastAsia="Times New Roman" w:hAnsi="Calibri" w:cs="Calibri"/>
                <w:color w:val="000000"/>
                <w:kern w:val="0"/>
                <w14:ligatures w14:val="none"/>
              </w:rPr>
            </w:pPr>
            <w:del w:id="1903" w:author="Yang, Xue" w:date="2023-09-27T10:03:00Z">
              <w:r w:rsidRPr="00621574" w:rsidDel="00E0030C">
                <w:rPr>
                  <w:rFonts w:ascii="Calibri" w:eastAsia="Times New Roman" w:hAnsi="Calibri" w:cs="Calibri"/>
                  <w:color w:val="000000"/>
                  <w:kern w:val="0"/>
                  <w14:ligatures w14:val="none"/>
                </w:rPr>
                <w:delText>0.7332</w:delText>
              </w:r>
            </w:del>
          </w:p>
        </w:tc>
      </w:tr>
      <w:tr w:rsidR="00621574" w:rsidRPr="00621574" w:rsidDel="00E0030C" w14:paraId="15E4CDFD" w14:textId="20DCD333" w:rsidTr="2B44B431">
        <w:tblPrEx>
          <w:tblW w:w="15451" w:type="dxa"/>
          <w:jc w:val="center"/>
          <w:tblPrExChange w:id="1904" w:author="Kompella, Sai Chandrika" w:date="2023-09-29T06:46:00Z">
            <w:tblPrEx>
              <w:tblW w:w="15451" w:type="dxa"/>
              <w:jc w:val="center"/>
            </w:tblPrEx>
          </w:tblPrExChange>
        </w:tblPrEx>
        <w:trPr>
          <w:trHeight w:val="300"/>
          <w:jc w:val="center"/>
          <w:del w:id="1905" w:author="Yang, Xue" w:date="2023-09-27T10:03:00Z"/>
          <w:trPrChange w:id="1906" w:author="Kompella, Sai Chandrika" w:date="2023-09-29T06:46:00Z">
            <w:trPr>
              <w:trHeight w:val="300"/>
              <w:jc w:val="center"/>
            </w:trPr>
          </w:trPrChange>
        </w:trPr>
        <w:tc>
          <w:tcPr>
            <w:tcW w:w="2569" w:type="dxa"/>
            <w:tcBorders>
              <w:top w:val="nil"/>
              <w:left w:val="nil"/>
              <w:bottom w:val="nil"/>
              <w:right w:val="nil"/>
            </w:tcBorders>
            <w:shd w:val="clear" w:color="auto" w:fill="auto"/>
            <w:noWrap/>
            <w:vAlign w:val="bottom"/>
            <w:hideMark/>
            <w:tcPrChange w:id="1907" w:author="Kompella, Sai Chandrika" w:date="2023-09-29T06:46:00Z">
              <w:tcPr>
                <w:tcW w:w="2569" w:type="dxa"/>
                <w:tcBorders>
                  <w:top w:val="nil"/>
                  <w:left w:val="nil"/>
                  <w:bottom w:val="nil"/>
                  <w:right w:val="nil"/>
                </w:tcBorders>
                <w:shd w:val="clear" w:color="auto" w:fill="auto"/>
                <w:vAlign w:val="bottom"/>
                <w:hideMark/>
              </w:tcPr>
            </w:tcPrChange>
          </w:tcPr>
          <w:p w14:paraId="7EC66C79" w14:textId="3F26A993" w:rsidR="00621574" w:rsidRPr="00621574" w:rsidDel="00E0030C" w:rsidRDefault="00621574" w:rsidP="00621574">
            <w:pPr>
              <w:spacing w:line="240" w:lineRule="auto"/>
              <w:rPr>
                <w:del w:id="1908" w:author="Yang, Xue" w:date="2023-09-27T10:03:00Z"/>
                <w:rFonts w:ascii="Calibri" w:eastAsia="Times New Roman" w:hAnsi="Calibri" w:cs="Calibri"/>
                <w:color w:val="000000"/>
                <w:kern w:val="0"/>
                <w14:ligatures w14:val="none"/>
              </w:rPr>
            </w:pPr>
            <w:del w:id="1909" w:author="Yang, Xue" w:date="2023-09-27T10:03:00Z">
              <w:r w:rsidRPr="00621574" w:rsidDel="00E0030C">
                <w:rPr>
                  <w:rFonts w:ascii="Calibri" w:eastAsia="Times New Roman" w:hAnsi="Calibri" w:cs="Calibri"/>
                  <w:color w:val="000000"/>
                  <w:kern w:val="0"/>
                  <w14:ligatures w14:val="none"/>
                </w:rPr>
                <w:delText>race_cd</w:delText>
              </w:r>
            </w:del>
          </w:p>
        </w:tc>
        <w:tc>
          <w:tcPr>
            <w:tcW w:w="1351" w:type="dxa"/>
            <w:tcBorders>
              <w:top w:val="nil"/>
              <w:left w:val="nil"/>
              <w:bottom w:val="nil"/>
              <w:right w:val="nil"/>
            </w:tcBorders>
            <w:shd w:val="clear" w:color="auto" w:fill="auto"/>
            <w:noWrap/>
            <w:vAlign w:val="bottom"/>
            <w:hideMark/>
            <w:tcPrChange w:id="1910" w:author="Kompella, Sai Chandrika" w:date="2023-09-29T06:46:00Z">
              <w:tcPr>
                <w:tcW w:w="1351" w:type="dxa"/>
                <w:tcBorders>
                  <w:top w:val="nil"/>
                  <w:left w:val="nil"/>
                  <w:bottom w:val="nil"/>
                  <w:right w:val="nil"/>
                </w:tcBorders>
                <w:shd w:val="clear" w:color="auto" w:fill="auto"/>
                <w:vAlign w:val="bottom"/>
                <w:hideMark/>
              </w:tcPr>
            </w:tcPrChange>
          </w:tcPr>
          <w:p w14:paraId="1D3C4E34" w14:textId="5908A40F" w:rsidR="00621574" w:rsidRPr="00621574" w:rsidDel="00E0030C" w:rsidRDefault="00621574" w:rsidP="00621574">
            <w:pPr>
              <w:spacing w:line="240" w:lineRule="auto"/>
              <w:jc w:val="right"/>
              <w:rPr>
                <w:del w:id="1911" w:author="Yang, Xue" w:date="2023-09-27T10:03:00Z"/>
                <w:rFonts w:ascii="Calibri" w:eastAsia="Times New Roman" w:hAnsi="Calibri" w:cs="Calibri"/>
                <w:color w:val="000000"/>
                <w:kern w:val="0"/>
                <w14:ligatures w14:val="none"/>
              </w:rPr>
            </w:pPr>
            <w:del w:id="1912" w:author="Yang, Xue" w:date="2023-09-27T10:03:00Z">
              <w:r w:rsidRPr="00621574" w:rsidDel="00E0030C">
                <w:rPr>
                  <w:rFonts w:ascii="Calibri" w:eastAsia="Times New Roman" w:hAnsi="Calibri" w:cs="Calibri"/>
                  <w:color w:val="000000"/>
                  <w:kern w:val="0"/>
                  <w14:ligatures w14:val="none"/>
                </w:rPr>
                <w:delText>0.6995</w:delText>
              </w:r>
            </w:del>
          </w:p>
        </w:tc>
        <w:tc>
          <w:tcPr>
            <w:tcW w:w="1333" w:type="dxa"/>
            <w:tcBorders>
              <w:top w:val="nil"/>
              <w:left w:val="nil"/>
              <w:bottom w:val="nil"/>
              <w:right w:val="nil"/>
            </w:tcBorders>
            <w:shd w:val="clear" w:color="auto" w:fill="auto"/>
            <w:noWrap/>
            <w:vAlign w:val="bottom"/>
            <w:hideMark/>
            <w:tcPrChange w:id="1913" w:author="Kompella, Sai Chandrika" w:date="2023-09-29T06:46:00Z">
              <w:tcPr>
                <w:tcW w:w="1333" w:type="dxa"/>
                <w:tcBorders>
                  <w:top w:val="nil"/>
                  <w:left w:val="nil"/>
                  <w:bottom w:val="nil"/>
                  <w:right w:val="nil"/>
                </w:tcBorders>
                <w:shd w:val="clear" w:color="auto" w:fill="auto"/>
                <w:vAlign w:val="bottom"/>
                <w:hideMark/>
              </w:tcPr>
            </w:tcPrChange>
          </w:tcPr>
          <w:p w14:paraId="2D90D844" w14:textId="54DE6242" w:rsidR="00621574" w:rsidRPr="00621574" w:rsidDel="00E0030C" w:rsidRDefault="00621574" w:rsidP="00621574">
            <w:pPr>
              <w:spacing w:line="240" w:lineRule="auto"/>
              <w:jc w:val="right"/>
              <w:rPr>
                <w:del w:id="1914" w:author="Yang, Xue" w:date="2023-09-27T10:03:00Z"/>
                <w:rFonts w:ascii="Calibri" w:eastAsia="Times New Roman" w:hAnsi="Calibri" w:cs="Calibri"/>
                <w:color w:val="000000"/>
                <w:kern w:val="0"/>
                <w14:ligatures w14:val="none"/>
              </w:rPr>
            </w:pPr>
            <w:del w:id="1915" w:author="Yang, Xue" w:date="2023-09-27T10:03:00Z">
              <w:r w:rsidRPr="00621574" w:rsidDel="00E0030C">
                <w:rPr>
                  <w:rFonts w:ascii="Calibri" w:eastAsia="Times New Roman" w:hAnsi="Calibri" w:cs="Calibri"/>
                  <w:color w:val="000000"/>
                  <w:kern w:val="0"/>
                  <w14:ligatures w14:val="none"/>
                </w:rPr>
                <w:delText>0.6846</w:delText>
              </w:r>
            </w:del>
          </w:p>
        </w:tc>
        <w:tc>
          <w:tcPr>
            <w:tcW w:w="1262" w:type="dxa"/>
            <w:tcBorders>
              <w:top w:val="nil"/>
              <w:left w:val="nil"/>
              <w:bottom w:val="nil"/>
              <w:right w:val="nil"/>
            </w:tcBorders>
            <w:shd w:val="clear" w:color="auto" w:fill="auto"/>
            <w:noWrap/>
            <w:vAlign w:val="bottom"/>
            <w:hideMark/>
            <w:tcPrChange w:id="1916" w:author="Kompella, Sai Chandrika" w:date="2023-09-29T06:46:00Z">
              <w:tcPr>
                <w:tcW w:w="1262" w:type="dxa"/>
                <w:tcBorders>
                  <w:top w:val="nil"/>
                  <w:left w:val="nil"/>
                  <w:bottom w:val="nil"/>
                  <w:right w:val="nil"/>
                </w:tcBorders>
                <w:shd w:val="clear" w:color="auto" w:fill="auto"/>
                <w:vAlign w:val="bottom"/>
                <w:hideMark/>
              </w:tcPr>
            </w:tcPrChange>
          </w:tcPr>
          <w:p w14:paraId="28C56519" w14:textId="41663F1D" w:rsidR="00621574" w:rsidRPr="00621574" w:rsidDel="00E0030C" w:rsidRDefault="00621574" w:rsidP="00621574">
            <w:pPr>
              <w:spacing w:line="240" w:lineRule="auto"/>
              <w:jc w:val="right"/>
              <w:rPr>
                <w:del w:id="1917" w:author="Yang, Xue" w:date="2023-09-27T10:03:00Z"/>
                <w:rFonts w:ascii="Calibri" w:eastAsia="Times New Roman" w:hAnsi="Calibri" w:cs="Calibri"/>
                <w:color w:val="000000"/>
                <w:kern w:val="0"/>
                <w14:ligatures w14:val="none"/>
              </w:rPr>
            </w:pPr>
            <w:del w:id="1918" w:author="Yang, Xue" w:date="2023-09-27T10:03:00Z">
              <w:r w:rsidRPr="00621574" w:rsidDel="00E0030C">
                <w:rPr>
                  <w:rFonts w:ascii="Calibri" w:eastAsia="Times New Roman" w:hAnsi="Calibri" w:cs="Calibri"/>
                  <w:color w:val="000000"/>
                  <w:kern w:val="0"/>
                  <w14:ligatures w14:val="none"/>
                </w:rPr>
                <w:delText>0.641</w:delText>
              </w:r>
            </w:del>
          </w:p>
        </w:tc>
        <w:tc>
          <w:tcPr>
            <w:tcW w:w="1244" w:type="dxa"/>
            <w:tcBorders>
              <w:top w:val="nil"/>
              <w:left w:val="nil"/>
              <w:bottom w:val="nil"/>
              <w:right w:val="nil"/>
            </w:tcBorders>
            <w:shd w:val="clear" w:color="auto" w:fill="auto"/>
            <w:noWrap/>
            <w:vAlign w:val="bottom"/>
            <w:hideMark/>
            <w:tcPrChange w:id="1919" w:author="Kompella, Sai Chandrika" w:date="2023-09-29T06:46:00Z">
              <w:tcPr>
                <w:tcW w:w="1244" w:type="dxa"/>
                <w:tcBorders>
                  <w:top w:val="nil"/>
                  <w:left w:val="nil"/>
                  <w:bottom w:val="nil"/>
                  <w:right w:val="nil"/>
                </w:tcBorders>
                <w:shd w:val="clear" w:color="auto" w:fill="auto"/>
                <w:vAlign w:val="bottom"/>
                <w:hideMark/>
              </w:tcPr>
            </w:tcPrChange>
          </w:tcPr>
          <w:p w14:paraId="37C432FE" w14:textId="56FDB99D" w:rsidR="00621574" w:rsidRPr="00621574" w:rsidDel="00E0030C" w:rsidRDefault="00621574" w:rsidP="00621574">
            <w:pPr>
              <w:spacing w:line="240" w:lineRule="auto"/>
              <w:jc w:val="right"/>
              <w:rPr>
                <w:del w:id="1920" w:author="Yang, Xue" w:date="2023-09-27T10:03:00Z"/>
                <w:rFonts w:ascii="Calibri" w:eastAsia="Times New Roman" w:hAnsi="Calibri" w:cs="Calibri"/>
                <w:color w:val="000000"/>
                <w:kern w:val="0"/>
                <w14:ligatures w14:val="none"/>
              </w:rPr>
            </w:pPr>
            <w:del w:id="1921" w:author="Yang, Xue" w:date="2023-09-27T10:03:00Z">
              <w:r w:rsidRPr="00621574" w:rsidDel="00E0030C">
                <w:rPr>
                  <w:rFonts w:ascii="Calibri" w:eastAsia="Times New Roman" w:hAnsi="Calibri" w:cs="Calibri"/>
                  <w:color w:val="000000"/>
                  <w:kern w:val="0"/>
                  <w14:ligatures w14:val="none"/>
                </w:rPr>
                <w:delText>0.6529</w:delText>
              </w:r>
            </w:del>
          </w:p>
        </w:tc>
        <w:tc>
          <w:tcPr>
            <w:tcW w:w="981" w:type="dxa"/>
            <w:tcBorders>
              <w:top w:val="nil"/>
              <w:left w:val="nil"/>
              <w:bottom w:val="nil"/>
              <w:right w:val="nil"/>
            </w:tcBorders>
            <w:shd w:val="clear" w:color="auto" w:fill="auto"/>
            <w:noWrap/>
            <w:vAlign w:val="bottom"/>
            <w:hideMark/>
            <w:tcPrChange w:id="1922" w:author="Kompella, Sai Chandrika" w:date="2023-09-29T06:46:00Z">
              <w:tcPr>
                <w:tcW w:w="981" w:type="dxa"/>
                <w:tcBorders>
                  <w:top w:val="nil"/>
                  <w:left w:val="nil"/>
                  <w:bottom w:val="nil"/>
                  <w:right w:val="nil"/>
                </w:tcBorders>
                <w:shd w:val="clear" w:color="auto" w:fill="auto"/>
                <w:vAlign w:val="bottom"/>
                <w:hideMark/>
              </w:tcPr>
            </w:tcPrChange>
          </w:tcPr>
          <w:p w14:paraId="7CE51BFA" w14:textId="02345247" w:rsidR="00621574" w:rsidRPr="00621574" w:rsidDel="00E0030C" w:rsidRDefault="00621574" w:rsidP="00621574">
            <w:pPr>
              <w:spacing w:line="240" w:lineRule="auto"/>
              <w:jc w:val="right"/>
              <w:rPr>
                <w:del w:id="1923" w:author="Yang, Xue" w:date="2023-09-27T10:03:00Z"/>
                <w:rFonts w:ascii="Calibri" w:eastAsia="Times New Roman" w:hAnsi="Calibri" w:cs="Calibri"/>
                <w:color w:val="000000"/>
                <w:kern w:val="0"/>
                <w14:ligatures w14:val="none"/>
              </w:rPr>
            </w:pPr>
            <w:del w:id="1924" w:author="Yang, Xue" w:date="2023-09-27T10:03:00Z">
              <w:r w:rsidRPr="00621574" w:rsidDel="00E0030C">
                <w:rPr>
                  <w:rFonts w:ascii="Calibri" w:eastAsia="Times New Roman" w:hAnsi="Calibri" w:cs="Calibri"/>
                  <w:color w:val="000000"/>
                  <w:kern w:val="0"/>
                  <w14:ligatures w14:val="none"/>
                </w:rPr>
                <w:delText>0.6287</w:delText>
              </w:r>
            </w:del>
          </w:p>
        </w:tc>
        <w:tc>
          <w:tcPr>
            <w:tcW w:w="1228" w:type="dxa"/>
            <w:tcBorders>
              <w:top w:val="nil"/>
              <w:left w:val="nil"/>
              <w:bottom w:val="nil"/>
              <w:right w:val="nil"/>
            </w:tcBorders>
            <w:shd w:val="clear" w:color="auto" w:fill="auto"/>
            <w:noWrap/>
            <w:vAlign w:val="bottom"/>
            <w:hideMark/>
            <w:tcPrChange w:id="1925" w:author="Kompella, Sai Chandrika" w:date="2023-09-29T06:46:00Z">
              <w:tcPr>
                <w:tcW w:w="1228" w:type="dxa"/>
                <w:tcBorders>
                  <w:top w:val="nil"/>
                  <w:left w:val="nil"/>
                  <w:bottom w:val="nil"/>
                  <w:right w:val="nil"/>
                </w:tcBorders>
                <w:shd w:val="clear" w:color="auto" w:fill="auto"/>
                <w:vAlign w:val="bottom"/>
                <w:hideMark/>
              </w:tcPr>
            </w:tcPrChange>
          </w:tcPr>
          <w:p w14:paraId="7C6F40A0" w14:textId="71FAB2AC" w:rsidR="00621574" w:rsidRPr="00621574" w:rsidDel="00E0030C" w:rsidRDefault="00621574" w:rsidP="00621574">
            <w:pPr>
              <w:spacing w:line="240" w:lineRule="auto"/>
              <w:jc w:val="right"/>
              <w:rPr>
                <w:del w:id="1926" w:author="Yang, Xue" w:date="2023-09-27T10:03:00Z"/>
                <w:rFonts w:ascii="Calibri" w:eastAsia="Times New Roman" w:hAnsi="Calibri" w:cs="Calibri"/>
                <w:color w:val="000000"/>
                <w:kern w:val="0"/>
                <w14:ligatures w14:val="none"/>
              </w:rPr>
            </w:pPr>
            <w:del w:id="1927"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Change w:id="1928" w:author="Kompella, Sai Chandrika" w:date="2023-09-29T06:46:00Z">
              <w:tcPr>
                <w:tcW w:w="1270" w:type="dxa"/>
                <w:tcBorders>
                  <w:top w:val="nil"/>
                  <w:left w:val="nil"/>
                  <w:bottom w:val="nil"/>
                  <w:right w:val="nil"/>
                </w:tcBorders>
                <w:shd w:val="clear" w:color="auto" w:fill="auto"/>
                <w:vAlign w:val="bottom"/>
                <w:hideMark/>
              </w:tcPr>
            </w:tcPrChange>
          </w:tcPr>
          <w:p w14:paraId="530F2F3D" w14:textId="1706EDF9" w:rsidR="00621574" w:rsidRPr="00621574" w:rsidDel="00E0030C" w:rsidRDefault="00621574" w:rsidP="00621574">
            <w:pPr>
              <w:spacing w:line="240" w:lineRule="auto"/>
              <w:jc w:val="right"/>
              <w:rPr>
                <w:del w:id="1929" w:author="Yang, Xue" w:date="2023-09-27T10:03:00Z"/>
                <w:rFonts w:ascii="Calibri" w:eastAsia="Times New Roman" w:hAnsi="Calibri" w:cs="Calibri"/>
                <w:color w:val="000000"/>
                <w:kern w:val="0"/>
                <w14:ligatures w14:val="none"/>
              </w:rPr>
            </w:pPr>
            <w:del w:id="1930" w:author="Yang, Xue" w:date="2023-09-27T10:03:00Z">
              <w:r w:rsidRPr="00621574" w:rsidDel="00E0030C">
                <w:rPr>
                  <w:rFonts w:ascii="Calibri" w:eastAsia="Times New Roman" w:hAnsi="Calibri" w:cs="Calibri"/>
                  <w:color w:val="000000"/>
                  <w:kern w:val="0"/>
                  <w14:ligatures w14:val="none"/>
                </w:rPr>
                <w:delText>0.2382</w:delText>
              </w:r>
            </w:del>
          </w:p>
        </w:tc>
        <w:tc>
          <w:tcPr>
            <w:tcW w:w="1099" w:type="dxa"/>
            <w:tcBorders>
              <w:top w:val="nil"/>
              <w:left w:val="nil"/>
              <w:bottom w:val="nil"/>
              <w:right w:val="nil"/>
            </w:tcBorders>
            <w:shd w:val="clear" w:color="auto" w:fill="auto"/>
            <w:noWrap/>
            <w:vAlign w:val="bottom"/>
            <w:hideMark/>
            <w:tcPrChange w:id="1931" w:author="Kompella, Sai Chandrika" w:date="2023-09-29T06:46:00Z">
              <w:tcPr>
                <w:tcW w:w="1099" w:type="dxa"/>
                <w:tcBorders>
                  <w:top w:val="nil"/>
                  <w:left w:val="nil"/>
                  <w:bottom w:val="nil"/>
                  <w:right w:val="nil"/>
                </w:tcBorders>
                <w:shd w:val="clear" w:color="auto" w:fill="auto"/>
                <w:vAlign w:val="bottom"/>
                <w:hideMark/>
              </w:tcPr>
            </w:tcPrChange>
          </w:tcPr>
          <w:p w14:paraId="08940D68" w14:textId="6C42797D" w:rsidR="00621574" w:rsidRPr="00621574" w:rsidDel="00E0030C" w:rsidRDefault="00621574" w:rsidP="00621574">
            <w:pPr>
              <w:spacing w:line="240" w:lineRule="auto"/>
              <w:jc w:val="right"/>
              <w:rPr>
                <w:del w:id="1932" w:author="Yang, Xue" w:date="2023-09-27T10:03:00Z"/>
                <w:rFonts w:ascii="Calibri" w:eastAsia="Times New Roman" w:hAnsi="Calibri" w:cs="Calibri"/>
                <w:color w:val="000000"/>
                <w:kern w:val="0"/>
                <w14:ligatures w14:val="none"/>
              </w:rPr>
            </w:pPr>
            <w:del w:id="1933" w:author="Yang, Xue" w:date="2023-09-27T10:03:00Z">
              <w:r w:rsidRPr="00621574" w:rsidDel="00E0030C">
                <w:rPr>
                  <w:rFonts w:ascii="Calibri" w:eastAsia="Times New Roman" w:hAnsi="Calibri" w:cs="Calibri"/>
                  <w:color w:val="000000"/>
                  <w:kern w:val="0"/>
                  <w14:ligatures w14:val="none"/>
                </w:rPr>
                <w:delText>0.8295</w:delText>
              </w:r>
            </w:del>
          </w:p>
        </w:tc>
        <w:tc>
          <w:tcPr>
            <w:tcW w:w="994" w:type="dxa"/>
            <w:tcBorders>
              <w:top w:val="nil"/>
              <w:left w:val="nil"/>
              <w:bottom w:val="nil"/>
              <w:right w:val="nil"/>
            </w:tcBorders>
            <w:shd w:val="clear" w:color="auto" w:fill="auto"/>
            <w:noWrap/>
            <w:vAlign w:val="bottom"/>
            <w:hideMark/>
            <w:tcPrChange w:id="1934" w:author="Kompella, Sai Chandrika" w:date="2023-09-29T06:46:00Z">
              <w:tcPr>
                <w:tcW w:w="994" w:type="dxa"/>
                <w:tcBorders>
                  <w:top w:val="nil"/>
                  <w:left w:val="nil"/>
                  <w:bottom w:val="nil"/>
                  <w:right w:val="nil"/>
                </w:tcBorders>
                <w:shd w:val="clear" w:color="auto" w:fill="auto"/>
                <w:vAlign w:val="bottom"/>
                <w:hideMark/>
              </w:tcPr>
            </w:tcPrChange>
          </w:tcPr>
          <w:p w14:paraId="32D304E1" w14:textId="00E5C2FC" w:rsidR="00621574" w:rsidRPr="00621574" w:rsidDel="00E0030C" w:rsidRDefault="00621574" w:rsidP="00621574">
            <w:pPr>
              <w:spacing w:line="240" w:lineRule="auto"/>
              <w:jc w:val="right"/>
              <w:rPr>
                <w:del w:id="1935" w:author="Yang, Xue" w:date="2023-09-27T10:03:00Z"/>
                <w:rFonts w:ascii="Calibri" w:eastAsia="Times New Roman" w:hAnsi="Calibri" w:cs="Calibri"/>
                <w:color w:val="000000"/>
                <w:kern w:val="0"/>
                <w14:ligatures w14:val="none"/>
              </w:rPr>
            </w:pPr>
            <w:del w:id="1936" w:author="Yang, Xue" w:date="2023-09-27T10:03:00Z">
              <w:r w:rsidRPr="00621574" w:rsidDel="00E0030C">
                <w:rPr>
                  <w:rFonts w:ascii="Calibri" w:eastAsia="Times New Roman" w:hAnsi="Calibri" w:cs="Calibri"/>
                  <w:color w:val="000000"/>
                  <w:kern w:val="0"/>
                  <w14:ligatures w14:val="none"/>
                </w:rPr>
                <w:delText>0.4327</w:delText>
              </w:r>
            </w:del>
          </w:p>
        </w:tc>
        <w:tc>
          <w:tcPr>
            <w:tcW w:w="960" w:type="dxa"/>
            <w:tcBorders>
              <w:top w:val="nil"/>
              <w:left w:val="nil"/>
              <w:bottom w:val="nil"/>
              <w:right w:val="nil"/>
            </w:tcBorders>
            <w:shd w:val="clear" w:color="auto" w:fill="auto"/>
            <w:noWrap/>
            <w:vAlign w:val="bottom"/>
            <w:hideMark/>
            <w:tcPrChange w:id="1937" w:author="Kompella, Sai Chandrika" w:date="2023-09-29T06:46:00Z">
              <w:tcPr>
                <w:tcW w:w="960" w:type="dxa"/>
                <w:tcBorders>
                  <w:top w:val="nil"/>
                  <w:left w:val="nil"/>
                  <w:bottom w:val="nil"/>
                  <w:right w:val="nil"/>
                </w:tcBorders>
                <w:shd w:val="clear" w:color="auto" w:fill="auto"/>
                <w:vAlign w:val="bottom"/>
                <w:hideMark/>
              </w:tcPr>
            </w:tcPrChange>
          </w:tcPr>
          <w:p w14:paraId="646F0B1F" w14:textId="09DAC551" w:rsidR="00621574" w:rsidRPr="00621574" w:rsidDel="00E0030C" w:rsidRDefault="00621574" w:rsidP="00621574">
            <w:pPr>
              <w:spacing w:line="240" w:lineRule="auto"/>
              <w:jc w:val="right"/>
              <w:rPr>
                <w:del w:id="1938" w:author="Yang, Xue" w:date="2023-09-27T10:03:00Z"/>
                <w:rFonts w:ascii="Calibri" w:eastAsia="Times New Roman" w:hAnsi="Calibri" w:cs="Calibri"/>
                <w:color w:val="000000"/>
                <w:kern w:val="0"/>
                <w14:ligatures w14:val="none"/>
              </w:rPr>
            </w:pPr>
            <w:del w:id="1939" w:author="Yang, Xue" w:date="2023-09-27T10:03:00Z">
              <w:r w:rsidRPr="00621574" w:rsidDel="00E0030C">
                <w:rPr>
                  <w:rFonts w:ascii="Calibri" w:eastAsia="Times New Roman" w:hAnsi="Calibri" w:cs="Calibri"/>
                  <w:color w:val="000000"/>
                  <w:kern w:val="0"/>
                  <w14:ligatures w14:val="none"/>
                </w:rPr>
                <w:delText>0.375</w:delText>
              </w:r>
            </w:del>
          </w:p>
        </w:tc>
        <w:tc>
          <w:tcPr>
            <w:tcW w:w="1160" w:type="dxa"/>
            <w:tcBorders>
              <w:top w:val="nil"/>
              <w:left w:val="nil"/>
              <w:bottom w:val="nil"/>
              <w:right w:val="nil"/>
            </w:tcBorders>
            <w:shd w:val="clear" w:color="auto" w:fill="auto"/>
            <w:noWrap/>
            <w:vAlign w:val="bottom"/>
            <w:hideMark/>
            <w:tcPrChange w:id="1940" w:author="Kompella, Sai Chandrika" w:date="2023-09-29T06:46:00Z">
              <w:tcPr>
                <w:tcW w:w="1160" w:type="dxa"/>
                <w:tcBorders>
                  <w:top w:val="nil"/>
                  <w:left w:val="nil"/>
                  <w:bottom w:val="nil"/>
                  <w:right w:val="nil"/>
                </w:tcBorders>
                <w:shd w:val="clear" w:color="auto" w:fill="auto"/>
                <w:vAlign w:val="bottom"/>
                <w:hideMark/>
              </w:tcPr>
            </w:tcPrChange>
          </w:tcPr>
          <w:p w14:paraId="130A86DF" w14:textId="5FA039F8" w:rsidR="00621574" w:rsidRPr="00621574" w:rsidDel="00E0030C" w:rsidRDefault="00621574" w:rsidP="00621574">
            <w:pPr>
              <w:spacing w:line="240" w:lineRule="auto"/>
              <w:jc w:val="right"/>
              <w:rPr>
                <w:del w:id="1941" w:author="Yang, Xue" w:date="2023-09-27T10:03:00Z"/>
                <w:rFonts w:ascii="Calibri" w:eastAsia="Times New Roman" w:hAnsi="Calibri" w:cs="Calibri"/>
                <w:color w:val="000000"/>
                <w:kern w:val="0"/>
                <w14:ligatures w14:val="none"/>
              </w:rPr>
            </w:pPr>
            <w:del w:id="1942" w:author="Yang, Xue" w:date="2023-09-27T10:03:00Z">
              <w:r w:rsidRPr="00621574" w:rsidDel="00E0030C">
                <w:rPr>
                  <w:rFonts w:ascii="Calibri" w:eastAsia="Times New Roman" w:hAnsi="Calibri" w:cs="Calibri"/>
                  <w:color w:val="000000"/>
                  <w:kern w:val="0"/>
                  <w14:ligatures w14:val="none"/>
                </w:rPr>
                <w:delText>-0.4912</w:delText>
              </w:r>
            </w:del>
          </w:p>
        </w:tc>
      </w:tr>
      <w:tr w:rsidR="00621574" w:rsidRPr="00621574" w:rsidDel="00E0030C" w14:paraId="54BB70AE" w14:textId="59E02C8B" w:rsidTr="2B44B431">
        <w:trPr>
          <w:trHeight w:val="300"/>
          <w:jc w:val="center"/>
          <w:del w:id="1943" w:author="Yang, Xue" w:date="2023-09-27T10:03:00Z"/>
        </w:trPr>
        <w:tc>
          <w:tcPr>
            <w:tcW w:w="2569" w:type="dxa"/>
            <w:tcBorders>
              <w:top w:val="nil"/>
              <w:left w:val="nil"/>
              <w:bottom w:val="nil"/>
              <w:right w:val="nil"/>
            </w:tcBorders>
            <w:shd w:val="clear" w:color="auto" w:fill="auto"/>
            <w:noWrap/>
            <w:vAlign w:val="bottom"/>
            <w:hideMark/>
          </w:tcPr>
          <w:p w14:paraId="05BF2680" w14:textId="3861BE45" w:rsidR="00621574" w:rsidRPr="00621574" w:rsidDel="00E0030C" w:rsidRDefault="00621574" w:rsidP="00621574">
            <w:pPr>
              <w:spacing w:line="240" w:lineRule="auto"/>
              <w:rPr>
                <w:del w:id="1944" w:author="Yang, Xue" w:date="2023-09-27T10:03:00Z"/>
                <w:rFonts w:ascii="Calibri" w:eastAsia="Times New Roman" w:hAnsi="Calibri" w:cs="Calibri"/>
                <w:color w:val="000000"/>
                <w:kern w:val="0"/>
                <w14:ligatures w14:val="none"/>
              </w:rPr>
            </w:pPr>
            <w:del w:id="1945" w:author="Yang, Xue" w:date="2023-09-27T10:03:00Z">
              <w:r w:rsidRPr="00621574" w:rsidDel="00E0030C">
                <w:rPr>
                  <w:rFonts w:ascii="Calibri" w:eastAsia="Times New Roman" w:hAnsi="Calibri" w:cs="Calibri"/>
                  <w:color w:val="000000"/>
                  <w:kern w:val="0"/>
                  <w14:ligatures w14:val="none"/>
                </w:rPr>
                <w:delText>est_age</w:delText>
              </w:r>
            </w:del>
          </w:p>
        </w:tc>
        <w:tc>
          <w:tcPr>
            <w:tcW w:w="1351" w:type="dxa"/>
            <w:tcBorders>
              <w:top w:val="nil"/>
              <w:left w:val="nil"/>
              <w:bottom w:val="nil"/>
              <w:right w:val="nil"/>
            </w:tcBorders>
            <w:shd w:val="clear" w:color="auto" w:fill="auto"/>
            <w:noWrap/>
            <w:vAlign w:val="bottom"/>
            <w:hideMark/>
          </w:tcPr>
          <w:p w14:paraId="1134A9D6" w14:textId="11E0298E" w:rsidR="00621574" w:rsidRPr="00621574" w:rsidDel="00E0030C" w:rsidRDefault="00621574" w:rsidP="00621574">
            <w:pPr>
              <w:spacing w:line="240" w:lineRule="auto"/>
              <w:jc w:val="right"/>
              <w:rPr>
                <w:del w:id="1946" w:author="Yang, Xue" w:date="2023-09-27T10:03:00Z"/>
                <w:rFonts w:ascii="Calibri" w:eastAsia="Times New Roman" w:hAnsi="Calibri" w:cs="Calibri"/>
                <w:color w:val="000000"/>
                <w:kern w:val="0"/>
                <w14:ligatures w14:val="none"/>
              </w:rPr>
            </w:pPr>
            <w:del w:id="1947" w:author="Yang, Xue" w:date="2023-09-27T10:03:00Z">
              <w:r w:rsidRPr="00621574" w:rsidDel="00E0030C">
                <w:rPr>
                  <w:rFonts w:ascii="Calibri" w:eastAsia="Times New Roman" w:hAnsi="Calibri" w:cs="Calibri"/>
                  <w:color w:val="000000"/>
                  <w:kern w:val="0"/>
                  <w14:ligatures w14:val="none"/>
                </w:rPr>
                <w:delText>0.6743</w:delText>
              </w:r>
            </w:del>
          </w:p>
        </w:tc>
        <w:tc>
          <w:tcPr>
            <w:tcW w:w="1333" w:type="dxa"/>
            <w:tcBorders>
              <w:top w:val="nil"/>
              <w:left w:val="nil"/>
              <w:bottom w:val="nil"/>
              <w:right w:val="nil"/>
            </w:tcBorders>
            <w:shd w:val="clear" w:color="auto" w:fill="auto"/>
            <w:noWrap/>
            <w:vAlign w:val="bottom"/>
            <w:hideMark/>
          </w:tcPr>
          <w:p w14:paraId="2C642619" w14:textId="1F843C46" w:rsidR="00621574" w:rsidRPr="00621574" w:rsidDel="00E0030C" w:rsidRDefault="00621574" w:rsidP="00621574">
            <w:pPr>
              <w:spacing w:line="240" w:lineRule="auto"/>
              <w:jc w:val="right"/>
              <w:rPr>
                <w:del w:id="1948" w:author="Yang, Xue" w:date="2023-09-27T10:03:00Z"/>
                <w:rFonts w:ascii="Calibri" w:eastAsia="Times New Roman" w:hAnsi="Calibri" w:cs="Calibri"/>
                <w:color w:val="000000"/>
                <w:kern w:val="0"/>
                <w14:ligatures w14:val="none"/>
              </w:rPr>
            </w:pPr>
            <w:del w:id="1949" w:author="Yang, Xue" w:date="2023-09-27T10:03:00Z">
              <w:r w:rsidRPr="00621574" w:rsidDel="00E0030C">
                <w:rPr>
                  <w:rFonts w:ascii="Calibri" w:eastAsia="Times New Roman" w:hAnsi="Calibri" w:cs="Calibri"/>
                  <w:color w:val="000000"/>
                  <w:kern w:val="0"/>
                  <w14:ligatures w14:val="none"/>
                </w:rPr>
                <w:delText>0.6704</w:delText>
              </w:r>
            </w:del>
          </w:p>
        </w:tc>
        <w:tc>
          <w:tcPr>
            <w:tcW w:w="1262" w:type="dxa"/>
            <w:tcBorders>
              <w:top w:val="nil"/>
              <w:left w:val="nil"/>
              <w:bottom w:val="nil"/>
              <w:right w:val="nil"/>
            </w:tcBorders>
            <w:shd w:val="clear" w:color="auto" w:fill="auto"/>
            <w:noWrap/>
            <w:vAlign w:val="bottom"/>
            <w:hideMark/>
          </w:tcPr>
          <w:p w14:paraId="19165F22" w14:textId="06A4846A" w:rsidR="00621574" w:rsidRPr="00621574" w:rsidDel="00E0030C" w:rsidRDefault="00621574" w:rsidP="00621574">
            <w:pPr>
              <w:spacing w:line="240" w:lineRule="auto"/>
              <w:jc w:val="right"/>
              <w:rPr>
                <w:del w:id="1950" w:author="Yang, Xue" w:date="2023-09-27T10:03:00Z"/>
                <w:rFonts w:ascii="Calibri" w:eastAsia="Times New Roman" w:hAnsi="Calibri" w:cs="Calibri"/>
                <w:color w:val="000000"/>
                <w:kern w:val="0"/>
                <w14:ligatures w14:val="none"/>
              </w:rPr>
            </w:pPr>
            <w:del w:id="1951" w:author="Yang, Xue" w:date="2023-09-27T10:03:00Z">
              <w:r w:rsidRPr="00621574" w:rsidDel="00E0030C">
                <w:rPr>
                  <w:rFonts w:ascii="Calibri" w:eastAsia="Times New Roman" w:hAnsi="Calibri" w:cs="Calibri"/>
                  <w:color w:val="000000"/>
                  <w:kern w:val="0"/>
                  <w14:ligatures w14:val="none"/>
                </w:rPr>
                <w:delText>0.6269</w:delText>
              </w:r>
            </w:del>
          </w:p>
        </w:tc>
        <w:tc>
          <w:tcPr>
            <w:tcW w:w="1244" w:type="dxa"/>
            <w:tcBorders>
              <w:top w:val="nil"/>
              <w:left w:val="nil"/>
              <w:bottom w:val="nil"/>
              <w:right w:val="nil"/>
            </w:tcBorders>
            <w:shd w:val="clear" w:color="auto" w:fill="auto"/>
            <w:noWrap/>
            <w:vAlign w:val="bottom"/>
            <w:hideMark/>
          </w:tcPr>
          <w:p w14:paraId="0A4C4ADC" w14:textId="5B7D7847" w:rsidR="00621574" w:rsidRPr="00621574" w:rsidDel="00E0030C" w:rsidRDefault="00621574" w:rsidP="00621574">
            <w:pPr>
              <w:spacing w:line="240" w:lineRule="auto"/>
              <w:jc w:val="right"/>
              <w:rPr>
                <w:del w:id="1952" w:author="Yang, Xue" w:date="2023-09-27T10:03:00Z"/>
                <w:rFonts w:ascii="Calibri" w:eastAsia="Times New Roman" w:hAnsi="Calibri" w:cs="Calibri"/>
                <w:color w:val="000000"/>
                <w:kern w:val="0"/>
                <w14:ligatures w14:val="none"/>
              </w:rPr>
            </w:pPr>
            <w:del w:id="1953" w:author="Yang, Xue" w:date="2023-09-27T10:03:00Z">
              <w:r w:rsidRPr="00621574" w:rsidDel="00E0030C">
                <w:rPr>
                  <w:rFonts w:ascii="Calibri" w:eastAsia="Times New Roman" w:hAnsi="Calibri" w:cs="Calibri"/>
                  <w:color w:val="000000"/>
                  <w:kern w:val="0"/>
                  <w14:ligatures w14:val="none"/>
                </w:rPr>
                <w:delText>0.6268</w:delText>
              </w:r>
            </w:del>
          </w:p>
        </w:tc>
        <w:tc>
          <w:tcPr>
            <w:tcW w:w="981" w:type="dxa"/>
            <w:tcBorders>
              <w:top w:val="nil"/>
              <w:left w:val="nil"/>
              <w:bottom w:val="nil"/>
              <w:right w:val="nil"/>
            </w:tcBorders>
            <w:shd w:val="clear" w:color="auto" w:fill="auto"/>
            <w:noWrap/>
            <w:vAlign w:val="bottom"/>
            <w:hideMark/>
          </w:tcPr>
          <w:p w14:paraId="2BE0938B" w14:textId="7084606E" w:rsidR="00621574" w:rsidRPr="00621574" w:rsidDel="00E0030C" w:rsidRDefault="00621574" w:rsidP="00621574">
            <w:pPr>
              <w:spacing w:line="240" w:lineRule="auto"/>
              <w:jc w:val="right"/>
              <w:rPr>
                <w:del w:id="1954" w:author="Yang, Xue" w:date="2023-09-27T10:03:00Z"/>
                <w:rFonts w:ascii="Calibri" w:eastAsia="Times New Roman" w:hAnsi="Calibri" w:cs="Calibri"/>
                <w:color w:val="000000"/>
                <w:kern w:val="0"/>
                <w14:ligatures w14:val="none"/>
              </w:rPr>
            </w:pPr>
            <w:del w:id="1955" w:author="Yang, Xue" w:date="2023-09-27T10:03:00Z">
              <w:r w:rsidRPr="00621574" w:rsidDel="00E0030C">
                <w:rPr>
                  <w:rFonts w:ascii="Calibri" w:eastAsia="Times New Roman" w:hAnsi="Calibri" w:cs="Calibri"/>
                  <w:color w:val="000000"/>
                  <w:kern w:val="0"/>
                  <w14:ligatures w14:val="none"/>
                </w:rPr>
                <w:delText>0.4901</w:delText>
              </w:r>
            </w:del>
          </w:p>
        </w:tc>
        <w:tc>
          <w:tcPr>
            <w:tcW w:w="1228" w:type="dxa"/>
            <w:tcBorders>
              <w:top w:val="nil"/>
              <w:left w:val="nil"/>
              <w:bottom w:val="nil"/>
              <w:right w:val="nil"/>
            </w:tcBorders>
            <w:shd w:val="clear" w:color="auto" w:fill="auto"/>
            <w:noWrap/>
            <w:vAlign w:val="bottom"/>
            <w:hideMark/>
          </w:tcPr>
          <w:p w14:paraId="6189091F" w14:textId="08DAFF2E" w:rsidR="00621574" w:rsidRPr="00621574" w:rsidDel="00E0030C" w:rsidRDefault="00621574" w:rsidP="00621574">
            <w:pPr>
              <w:spacing w:line="240" w:lineRule="auto"/>
              <w:jc w:val="right"/>
              <w:rPr>
                <w:del w:id="1956" w:author="Yang, Xue" w:date="2023-09-27T10:03:00Z"/>
                <w:rFonts w:ascii="Calibri" w:eastAsia="Times New Roman" w:hAnsi="Calibri" w:cs="Calibri"/>
                <w:color w:val="000000"/>
                <w:kern w:val="0"/>
                <w14:ligatures w14:val="none"/>
              </w:rPr>
            </w:pPr>
            <w:del w:id="1957" w:author="Yang, Xue" w:date="2023-09-27T10:03:00Z">
              <w:r w:rsidRPr="00621574" w:rsidDel="00E0030C">
                <w:rPr>
                  <w:rFonts w:ascii="Calibri" w:eastAsia="Times New Roman" w:hAnsi="Calibri" w:cs="Calibri"/>
                  <w:color w:val="000000"/>
                  <w:kern w:val="0"/>
                  <w14:ligatures w14:val="none"/>
                </w:rPr>
                <w:delText>0.9667</w:delText>
              </w:r>
            </w:del>
          </w:p>
        </w:tc>
        <w:tc>
          <w:tcPr>
            <w:tcW w:w="1270" w:type="dxa"/>
            <w:tcBorders>
              <w:top w:val="nil"/>
              <w:left w:val="nil"/>
              <w:bottom w:val="nil"/>
              <w:right w:val="nil"/>
            </w:tcBorders>
            <w:shd w:val="clear" w:color="auto" w:fill="auto"/>
            <w:noWrap/>
            <w:vAlign w:val="bottom"/>
            <w:hideMark/>
          </w:tcPr>
          <w:p w14:paraId="612FCAFE" w14:textId="3D0011B9" w:rsidR="00621574" w:rsidRPr="00621574" w:rsidDel="00E0030C" w:rsidRDefault="00621574" w:rsidP="00621574">
            <w:pPr>
              <w:spacing w:line="240" w:lineRule="auto"/>
              <w:jc w:val="right"/>
              <w:rPr>
                <w:del w:id="1958" w:author="Yang, Xue" w:date="2023-09-27T10:03:00Z"/>
                <w:rFonts w:ascii="Calibri" w:eastAsia="Times New Roman" w:hAnsi="Calibri" w:cs="Calibri"/>
                <w:color w:val="000000"/>
                <w:kern w:val="0"/>
                <w14:ligatures w14:val="none"/>
              </w:rPr>
            </w:pPr>
            <w:del w:id="1959" w:author="Yang, Xue" w:date="2023-09-27T10:03:00Z">
              <w:r w:rsidRPr="00621574" w:rsidDel="00E0030C">
                <w:rPr>
                  <w:rFonts w:ascii="Calibri" w:eastAsia="Times New Roman" w:hAnsi="Calibri" w:cs="Calibri"/>
                  <w:color w:val="000000"/>
                  <w:kern w:val="0"/>
                  <w14:ligatures w14:val="none"/>
                </w:rPr>
                <w:delText>0.0022</w:delText>
              </w:r>
            </w:del>
          </w:p>
        </w:tc>
        <w:tc>
          <w:tcPr>
            <w:tcW w:w="1099" w:type="dxa"/>
            <w:tcBorders>
              <w:top w:val="nil"/>
              <w:left w:val="nil"/>
              <w:bottom w:val="nil"/>
              <w:right w:val="nil"/>
            </w:tcBorders>
            <w:shd w:val="clear" w:color="auto" w:fill="auto"/>
            <w:noWrap/>
            <w:vAlign w:val="bottom"/>
            <w:hideMark/>
          </w:tcPr>
          <w:p w14:paraId="018B5F39" w14:textId="1D4CD426" w:rsidR="00621574" w:rsidRPr="00621574" w:rsidDel="00E0030C" w:rsidRDefault="00621574" w:rsidP="00621574">
            <w:pPr>
              <w:spacing w:line="240" w:lineRule="auto"/>
              <w:jc w:val="right"/>
              <w:rPr>
                <w:del w:id="1960" w:author="Yang, Xue" w:date="2023-09-27T10:03:00Z"/>
                <w:rFonts w:ascii="Calibri" w:eastAsia="Times New Roman" w:hAnsi="Calibri" w:cs="Calibri"/>
                <w:color w:val="000000"/>
                <w:kern w:val="0"/>
                <w14:ligatures w14:val="none"/>
              </w:rPr>
            </w:pPr>
            <w:del w:id="1961" w:author="Yang, Xue" w:date="2023-09-27T10:03:00Z">
              <w:r w:rsidRPr="00621574" w:rsidDel="00E0030C">
                <w:rPr>
                  <w:rFonts w:ascii="Calibri" w:eastAsia="Times New Roman" w:hAnsi="Calibri" w:cs="Calibri"/>
                  <w:color w:val="000000"/>
                  <w:kern w:val="0"/>
                  <w14:ligatures w14:val="none"/>
                </w:rPr>
                <w:delText>0.7863</w:delText>
              </w:r>
            </w:del>
          </w:p>
        </w:tc>
        <w:tc>
          <w:tcPr>
            <w:tcW w:w="994" w:type="dxa"/>
            <w:tcBorders>
              <w:top w:val="nil"/>
              <w:left w:val="nil"/>
              <w:bottom w:val="nil"/>
              <w:right w:val="nil"/>
            </w:tcBorders>
            <w:shd w:val="clear" w:color="auto" w:fill="auto"/>
            <w:noWrap/>
            <w:vAlign w:val="bottom"/>
            <w:hideMark/>
          </w:tcPr>
          <w:p w14:paraId="5AD0C53A" w14:textId="13A8C92A" w:rsidR="00621574" w:rsidRPr="00621574" w:rsidDel="00E0030C" w:rsidRDefault="00621574" w:rsidP="00621574">
            <w:pPr>
              <w:spacing w:line="240" w:lineRule="auto"/>
              <w:jc w:val="right"/>
              <w:rPr>
                <w:del w:id="1962" w:author="Yang, Xue" w:date="2023-09-27T10:03:00Z"/>
                <w:rFonts w:ascii="Calibri" w:eastAsia="Times New Roman" w:hAnsi="Calibri" w:cs="Calibri"/>
                <w:color w:val="000000"/>
                <w:kern w:val="0"/>
                <w14:ligatures w14:val="none"/>
              </w:rPr>
            </w:pPr>
            <w:del w:id="1963" w:author="Yang, Xue" w:date="2023-09-27T10:03:00Z">
              <w:r w:rsidRPr="00621574" w:rsidDel="00E0030C">
                <w:rPr>
                  <w:rFonts w:ascii="Calibri" w:eastAsia="Times New Roman" w:hAnsi="Calibri" w:cs="Calibri"/>
                  <w:color w:val="000000"/>
                  <w:kern w:val="0"/>
                  <w14:ligatures w14:val="none"/>
                </w:rPr>
                <w:delText>1</w:delText>
              </w:r>
            </w:del>
          </w:p>
        </w:tc>
        <w:tc>
          <w:tcPr>
            <w:tcW w:w="960" w:type="dxa"/>
            <w:tcBorders>
              <w:top w:val="nil"/>
              <w:left w:val="nil"/>
              <w:bottom w:val="nil"/>
              <w:right w:val="nil"/>
            </w:tcBorders>
            <w:shd w:val="clear" w:color="auto" w:fill="auto"/>
            <w:noWrap/>
            <w:vAlign w:val="bottom"/>
            <w:hideMark/>
          </w:tcPr>
          <w:p w14:paraId="162B32C4" w14:textId="4793DF1D" w:rsidR="00621574" w:rsidRPr="00621574" w:rsidDel="00E0030C" w:rsidRDefault="00621574" w:rsidP="00621574">
            <w:pPr>
              <w:spacing w:line="240" w:lineRule="auto"/>
              <w:jc w:val="right"/>
              <w:rPr>
                <w:del w:id="1964" w:author="Yang, Xue" w:date="2023-09-27T10:03:00Z"/>
                <w:rFonts w:ascii="Calibri" w:eastAsia="Times New Roman" w:hAnsi="Calibri" w:cs="Calibri"/>
                <w:color w:val="000000"/>
                <w:kern w:val="0"/>
                <w14:ligatures w14:val="none"/>
              </w:rPr>
            </w:pPr>
            <w:del w:id="1965" w:author="Yang, Xue" w:date="2023-09-27T10:03:00Z">
              <w:r w:rsidRPr="00621574" w:rsidDel="00E0030C">
                <w:rPr>
                  <w:rFonts w:ascii="Calibri" w:eastAsia="Times New Roman" w:hAnsi="Calibri" w:cs="Calibri"/>
                  <w:color w:val="000000"/>
                  <w:kern w:val="0"/>
                  <w14:ligatures w14:val="none"/>
                </w:rPr>
                <w:delText>0.1218</w:delText>
              </w:r>
            </w:del>
          </w:p>
        </w:tc>
        <w:tc>
          <w:tcPr>
            <w:tcW w:w="1160" w:type="dxa"/>
            <w:tcBorders>
              <w:top w:val="nil"/>
              <w:left w:val="nil"/>
              <w:bottom w:val="nil"/>
              <w:right w:val="nil"/>
            </w:tcBorders>
            <w:shd w:val="clear" w:color="auto" w:fill="auto"/>
            <w:noWrap/>
            <w:vAlign w:val="bottom"/>
            <w:hideMark/>
          </w:tcPr>
          <w:p w14:paraId="12474F57" w14:textId="3C8F208A" w:rsidR="00621574" w:rsidRPr="00621574" w:rsidDel="00E0030C" w:rsidRDefault="00621574" w:rsidP="00621574">
            <w:pPr>
              <w:spacing w:line="240" w:lineRule="auto"/>
              <w:jc w:val="right"/>
              <w:rPr>
                <w:del w:id="1966" w:author="Yang, Xue" w:date="2023-09-27T10:03:00Z"/>
                <w:rFonts w:ascii="Calibri" w:eastAsia="Times New Roman" w:hAnsi="Calibri" w:cs="Calibri"/>
                <w:color w:val="000000"/>
                <w:kern w:val="0"/>
                <w14:ligatures w14:val="none"/>
              </w:rPr>
            </w:pPr>
            <w:del w:id="1967" w:author="Yang, Xue" w:date="2023-09-27T10:03:00Z">
              <w:r w:rsidRPr="00621574" w:rsidDel="00E0030C">
                <w:rPr>
                  <w:rFonts w:ascii="Calibri" w:eastAsia="Times New Roman" w:hAnsi="Calibri" w:cs="Calibri"/>
                  <w:color w:val="000000"/>
                  <w:kern w:val="0"/>
                  <w14:ligatures w14:val="none"/>
                </w:rPr>
                <w:delText>0.0421</w:delText>
              </w:r>
            </w:del>
          </w:p>
        </w:tc>
      </w:tr>
      <w:tr w:rsidR="00621574" w:rsidRPr="00621574" w:rsidDel="00E0030C" w14:paraId="4C2C9B0C" w14:textId="25FFD25C" w:rsidTr="2B44B431">
        <w:trPr>
          <w:trHeight w:val="300"/>
          <w:jc w:val="center"/>
          <w:del w:id="1968" w:author="Yang, Xue" w:date="2023-09-27T10:03:00Z"/>
        </w:trPr>
        <w:tc>
          <w:tcPr>
            <w:tcW w:w="2569" w:type="dxa"/>
            <w:tcBorders>
              <w:top w:val="nil"/>
              <w:left w:val="nil"/>
              <w:bottom w:val="nil"/>
              <w:right w:val="nil"/>
            </w:tcBorders>
            <w:shd w:val="clear" w:color="auto" w:fill="auto"/>
            <w:noWrap/>
            <w:vAlign w:val="bottom"/>
            <w:hideMark/>
          </w:tcPr>
          <w:p w14:paraId="35DEA644" w14:textId="5AE4FFB5" w:rsidR="00621574" w:rsidRPr="00621574" w:rsidDel="00E0030C" w:rsidRDefault="00621574" w:rsidP="00621574">
            <w:pPr>
              <w:spacing w:line="240" w:lineRule="auto"/>
              <w:rPr>
                <w:del w:id="1969" w:author="Yang, Xue" w:date="2023-09-27T10:03:00Z"/>
                <w:rFonts w:ascii="Calibri" w:eastAsia="Times New Roman" w:hAnsi="Calibri" w:cs="Calibri"/>
                <w:color w:val="000000"/>
                <w:kern w:val="0"/>
                <w14:ligatures w14:val="none"/>
              </w:rPr>
            </w:pPr>
            <w:del w:id="1970" w:author="Yang, Xue" w:date="2023-09-27T10:03:00Z">
              <w:r w:rsidRPr="00621574" w:rsidDel="00E0030C">
                <w:rPr>
                  <w:rFonts w:ascii="Calibri" w:eastAsia="Times New Roman" w:hAnsi="Calibri" w:cs="Calibri"/>
                  <w:color w:val="000000"/>
                  <w:kern w:val="0"/>
                  <w14:ligatures w14:val="none"/>
                </w:rPr>
                <w:delText>sex_cd</w:delText>
              </w:r>
            </w:del>
          </w:p>
        </w:tc>
        <w:tc>
          <w:tcPr>
            <w:tcW w:w="1351" w:type="dxa"/>
            <w:tcBorders>
              <w:top w:val="nil"/>
              <w:left w:val="nil"/>
              <w:bottom w:val="nil"/>
              <w:right w:val="nil"/>
            </w:tcBorders>
            <w:shd w:val="clear" w:color="auto" w:fill="auto"/>
            <w:noWrap/>
            <w:vAlign w:val="bottom"/>
            <w:hideMark/>
          </w:tcPr>
          <w:p w14:paraId="399D5D7D" w14:textId="185D717F" w:rsidR="00621574" w:rsidRPr="00621574" w:rsidDel="00E0030C" w:rsidRDefault="00621574" w:rsidP="00621574">
            <w:pPr>
              <w:spacing w:line="240" w:lineRule="auto"/>
              <w:jc w:val="right"/>
              <w:rPr>
                <w:del w:id="1971" w:author="Yang, Xue" w:date="2023-09-27T10:03:00Z"/>
                <w:rFonts w:ascii="Calibri" w:eastAsia="Times New Roman" w:hAnsi="Calibri" w:cs="Calibri"/>
                <w:color w:val="000000"/>
                <w:kern w:val="0"/>
                <w14:ligatures w14:val="none"/>
              </w:rPr>
            </w:pPr>
            <w:del w:id="1972" w:author="Yang, Xue" w:date="2023-09-27T10:03:00Z">
              <w:r w:rsidRPr="00621574" w:rsidDel="00E0030C">
                <w:rPr>
                  <w:rFonts w:ascii="Calibri" w:eastAsia="Times New Roman" w:hAnsi="Calibri" w:cs="Calibri"/>
                  <w:color w:val="000000"/>
                  <w:kern w:val="0"/>
                  <w14:ligatures w14:val="none"/>
                </w:rPr>
                <w:delText>0.5361</w:delText>
              </w:r>
            </w:del>
          </w:p>
        </w:tc>
        <w:tc>
          <w:tcPr>
            <w:tcW w:w="1333" w:type="dxa"/>
            <w:tcBorders>
              <w:top w:val="nil"/>
              <w:left w:val="nil"/>
              <w:bottom w:val="nil"/>
              <w:right w:val="nil"/>
            </w:tcBorders>
            <w:shd w:val="clear" w:color="auto" w:fill="auto"/>
            <w:noWrap/>
            <w:vAlign w:val="bottom"/>
            <w:hideMark/>
          </w:tcPr>
          <w:p w14:paraId="651855A1" w14:textId="178008FD" w:rsidR="00621574" w:rsidRPr="00621574" w:rsidDel="00E0030C" w:rsidRDefault="00621574" w:rsidP="00621574">
            <w:pPr>
              <w:spacing w:line="240" w:lineRule="auto"/>
              <w:jc w:val="right"/>
              <w:rPr>
                <w:del w:id="1973" w:author="Yang, Xue" w:date="2023-09-27T10:03:00Z"/>
                <w:rFonts w:ascii="Calibri" w:eastAsia="Times New Roman" w:hAnsi="Calibri" w:cs="Calibri"/>
                <w:color w:val="000000"/>
                <w:kern w:val="0"/>
                <w14:ligatures w14:val="none"/>
              </w:rPr>
            </w:pPr>
            <w:del w:id="1974" w:author="Yang, Xue" w:date="2023-09-27T10:03:00Z">
              <w:r w:rsidRPr="00621574" w:rsidDel="00E0030C">
                <w:rPr>
                  <w:rFonts w:ascii="Calibri" w:eastAsia="Times New Roman" w:hAnsi="Calibri" w:cs="Calibri"/>
                  <w:color w:val="000000"/>
                  <w:kern w:val="0"/>
                  <w14:ligatures w14:val="none"/>
                </w:rPr>
                <w:delText>0.5391</w:delText>
              </w:r>
            </w:del>
          </w:p>
        </w:tc>
        <w:tc>
          <w:tcPr>
            <w:tcW w:w="1262" w:type="dxa"/>
            <w:tcBorders>
              <w:top w:val="nil"/>
              <w:left w:val="nil"/>
              <w:bottom w:val="nil"/>
              <w:right w:val="nil"/>
            </w:tcBorders>
            <w:shd w:val="clear" w:color="auto" w:fill="auto"/>
            <w:noWrap/>
            <w:vAlign w:val="bottom"/>
            <w:hideMark/>
          </w:tcPr>
          <w:p w14:paraId="7199FDCB" w14:textId="7071C1B0" w:rsidR="00621574" w:rsidRPr="00621574" w:rsidDel="00E0030C" w:rsidRDefault="00621574" w:rsidP="00621574">
            <w:pPr>
              <w:spacing w:line="240" w:lineRule="auto"/>
              <w:jc w:val="right"/>
              <w:rPr>
                <w:del w:id="1975" w:author="Yang, Xue" w:date="2023-09-27T10:03:00Z"/>
                <w:rFonts w:ascii="Calibri" w:eastAsia="Times New Roman" w:hAnsi="Calibri" w:cs="Calibri"/>
                <w:color w:val="000000"/>
                <w:kern w:val="0"/>
                <w14:ligatures w14:val="none"/>
              </w:rPr>
            </w:pPr>
            <w:del w:id="1976" w:author="Yang, Xue" w:date="2023-09-27T10:03:00Z">
              <w:r w:rsidRPr="00621574" w:rsidDel="00E0030C">
                <w:rPr>
                  <w:rFonts w:ascii="Calibri" w:eastAsia="Times New Roman" w:hAnsi="Calibri" w:cs="Calibri"/>
                  <w:color w:val="000000"/>
                  <w:kern w:val="0"/>
                  <w14:ligatures w14:val="none"/>
                </w:rPr>
                <w:delText>0.4834</w:delText>
              </w:r>
            </w:del>
          </w:p>
        </w:tc>
        <w:tc>
          <w:tcPr>
            <w:tcW w:w="1244" w:type="dxa"/>
            <w:tcBorders>
              <w:top w:val="nil"/>
              <w:left w:val="nil"/>
              <w:bottom w:val="nil"/>
              <w:right w:val="nil"/>
            </w:tcBorders>
            <w:shd w:val="clear" w:color="auto" w:fill="auto"/>
            <w:noWrap/>
            <w:vAlign w:val="bottom"/>
            <w:hideMark/>
          </w:tcPr>
          <w:p w14:paraId="3BAA3BB3" w14:textId="1199406B" w:rsidR="00621574" w:rsidRPr="00621574" w:rsidDel="00E0030C" w:rsidRDefault="00621574" w:rsidP="00621574">
            <w:pPr>
              <w:spacing w:line="240" w:lineRule="auto"/>
              <w:jc w:val="right"/>
              <w:rPr>
                <w:del w:id="1977" w:author="Yang, Xue" w:date="2023-09-27T10:03:00Z"/>
                <w:rFonts w:ascii="Calibri" w:eastAsia="Times New Roman" w:hAnsi="Calibri" w:cs="Calibri"/>
                <w:color w:val="000000"/>
                <w:kern w:val="0"/>
                <w14:ligatures w14:val="none"/>
              </w:rPr>
            </w:pPr>
            <w:del w:id="1978" w:author="Yang, Xue" w:date="2023-09-27T10:03:00Z">
              <w:r w:rsidRPr="00621574" w:rsidDel="00E0030C">
                <w:rPr>
                  <w:rFonts w:ascii="Calibri" w:eastAsia="Times New Roman" w:hAnsi="Calibri" w:cs="Calibri"/>
                  <w:color w:val="000000"/>
                  <w:kern w:val="0"/>
                  <w14:ligatures w14:val="none"/>
                </w:rPr>
                <w:delText>0.4824</w:delText>
              </w:r>
            </w:del>
          </w:p>
        </w:tc>
        <w:tc>
          <w:tcPr>
            <w:tcW w:w="981" w:type="dxa"/>
            <w:tcBorders>
              <w:top w:val="nil"/>
              <w:left w:val="nil"/>
              <w:bottom w:val="nil"/>
              <w:right w:val="nil"/>
            </w:tcBorders>
            <w:shd w:val="clear" w:color="auto" w:fill="auto"/>
            <w:noWrap/>
            <w:vAlign w:val="bottom"/>
            <w:hideMark/>
          </w:tcPr>
          <w:p w14:paraId="0CC10BAF" w14:textId="6F674418" w:rsidR="00621574" w:rsidRPr="00621574" w:rsidDel="00E0030C" w:rsidRDefault="00621574" w:rsidP="00621574">
            <w:pPr>
              <w:spacing w:line="240" w:lineRule="auto"/>
              <w:jc w:val="right"/>
              <w:rPr>
                <w:del w:id="1979" w:author="Yang, Xue" w:date="2023-09-27T10:03:00Z"/>
                <w:rFonts w:ascii="Calibri" w:eastAsia="Times New Roman" w:hAnsi="Calibri" w:cs="Calibri"/>
                <w:color w:val="000000"/>
                <w:kern w:val="0"/>
                <w14:ligatures w14:val="none"/>
              </w:rPr>
            </w:pPr>
            <w:del w:id="1980" w:author="Yang, Xue" w:date="2023-09-27T10:03:00Z">
              <w:r w:rsidRPr="00621574" w:rsidDel="00E0030C">
                <w:rPr>
                  <w:rFonts w:ascii="Calibri" w:eastAsia="Times New Roman" w:hAnsi="Calibri" w:cs="Calibri"/>
                  <w:color w:val="000000"/>
                  <w:kern w:val="0"/>
                  <w14:ligatures w14:val="none"/>
                </w:rPr>
                <w:delText>0.2255</w:delText>
              </w:r>
            </w:del>
          </w:p>
        </w:tc>
        <w:tc>
          <w:tcPr>
            <w:tcW w:w="1228" w:type="dxa"/>
            <w:tcBorders>
              <w:top w:val="nil"/>
              <w:left w:val="nil"/>
              <w:bottom w:val="nil"/>
              <w:right w:val="nil"/>
            </w:tcBorders>
            <w:shd w:val="clear" w:color="auto" w:fill="auto"/>
            <w:noWrap/>
            <w:vAlign w:val="bottom"/>
            <w:hideMark/>
          </w:tcPr>
          <w:p w14:paraId="64EA0141" w14:textId="56C53A47" w:rsidR="00621574" w:rsidRPr="00621574" w:rsidDel="00E0030C" w:rsidRDefault="00621574" w:rsidP="00621574">
            <w:pPr>
              <w:spacing w:line="240" w:lineRule="auto"/>
              <w:jc w:val="right"/>
              <w:rPr>
                <w:del w:id="1981" w:author="Yang, Xue" w:date="2023-09-27T10:03:00Z"/>
                <w:rFonts w:ascii="Calibri" w:eastAsia="Times New Roman" w:hAnsi="Calibri" w:cs="Calibri"/>
                <w:color w:val="000000"/>
                <w:kern w:val="0"/>
                <w14:ligatures w14:val="none"/>
              </w:rPr>
            </w:pPr>
            <w:del w:id="1982" w:author="Yang, Xue" w:date="2023-09-27T10:03:00Z">
              <w:r w:rsidRPr="00621574" w:rsidDel="00E0030C">
                <w:rPr>
                  <w:rFonts w:ascii="Calibri" w:eastAsia="Times New Roman" w:hAnsi="Calibri" w:cs="Calibri"/>
                  <w:color w:val="000000"/>
                  <w:kern w:val="0"/>
                  <w14:ligatures w14:val="none"/>
                </w:rPr>
                <w:delText>1</w:delText>
              </w:r>
            </w:del>
          </w:p>
        </w:tc>
        <w:tc>
          <w:tcPr>
            <w:tcW w:w="1270" w:type="dxa"/>
            <w:tcBorders>
              <w:top w:val="nil"/>
              <w:left w:val="nil"/>
              <w:bottom w:val="nil"/>
              <w:right w:val="nil"/>
            </w:tcBorders>
            <w:shd w:val="clear" w:color="auto" w:fill="auto"/>
            <w:noWrap/>
            <w:vAlign w:val="bottom"/>
            <w:hideMark/>
          </w:tcPr>
          <w:p w14:paraId="003EFBCD" w14:textId="73DF14E3" w:rsidR="00621574" w:rsidRPr="00621574" w:rsidDel="00E0030C" w:rsidRDefault="00621574" w:rsidP="00621574">
            <w:pPr>
              <w:spacing w:line="240" w:lineRule="auto"/>
              <w:jc w:val="right"/>
              <w:rPr>
                <w:del w:id="1983" w:author="Yang, Xue" w:date="2023-09-27T10:03:00Z"/>
                <w:rFonts w:ascii="Calibri" w:eastAsia="Times New Roman" w:hAnsi="Calibri" w:cs="Calibri"/>
                <w:color w:val="000000"/>
                <w:kern w:val="0"/>
                <w14:ligatures w14:val="none"/>
              </w:rPr>
            </w:pPr>
            <w:del w:id="1984" w:author="Yang, Xue" w:date="2023-09-27T10:03:00Z">
              <w:r w:rsidRPr="00621574" w:rsidDel="00E0030C">
                <w:rPr>
                  <w:rFonts w:ascii="Calibri" w:eastAsia="Times New Roman" w:hAnsi="Calibri" w:cs="Calibri"/>
                  <w:color w:val="000000"/>
                  <w:kern w:val="0"/>
                  <w14:ligatures w14:val="none"/>
                </w:rPr>
                <w:delText>0.0757</w:delText>
              </w:r>
            </w:del>
          </w:p>
        </w:tc>
        <w:tc>
          <w:tcPr>
            <w:tcW w:w="1099" w:type="dxa"/>
            <w:tcBorders>
              <w:top w:val="nil"/>
              <w:left w:val="nil"/>
              <w:bottom w:val="nil"/>
              <w:right w:val="nil"/>
            </w:tcBorders>
            <w:shd w:val="clear" w:color="auto" w:fill="auto"/>
            <w:noWrap/>
            <w:vAlign w:val="bottom"/>
            <w:hideMark/>
          </w:tcPr>
          <w:p w14:paraId="0B4E8B24" w14:textId="0ED46D40" w:rsidR="00621574" w:rsidRPr="00621574" w:rsidDel="00E0030C" w:rsidRDefault="00621574" w:rsidP="00621574">
            <w:pPr>
              <w:spacing w:line="240" w:lineRule="auto"/>
              <w:jc w:val="right"/>
              <w:rPr>
                <w:del w:id="1985" w:author="Yang, Xue" w:date="2023-09-27T10:03:00Z"/>
                <w:rFonts w:ascii="Calibri" w:eastAsia="Times New Roman" w:hAnsi="Calibri" w:cs="Calibri"/>
                <w:color w:val="000000"/>
                <w:kern w:val="0"/>
                <w14:ligatures w14:val="none"/>
              </w:rPr>
            </w:pPr>
            <w:del w:id="1986" w:author="Yang, Xue" w:date="2023-09-27T10:03:00Z">
              <w:r w:rsidRPr="00621574" w:rsidDel="00E0030C">
                <w:rPr>
                  <w:rFonts w:ascii="Calibri" w:eastAsia="Times New Roman" w:hAnsi="Calibri" w:cs="Calibri"/>
                  <w:color w:val="000000"/>
                  <w:kern w:val="0"/>
                  <w14:ligatures w14:val="none"/>
                </w:rPr>
                <w:delText>1</w:delText>
              </w:r>
            </w:del>
          </w:p>
        </w:tc>
        <w:tc>
          <w:tcPr>
            <w:tcW w:w="994" w:type="dxa"/>
            <w:tcBorders>
              <w:top w:val="nil"/>
              <w:left w:val="nil"/>
              <w:bottom w:val="nil"/>
              <w:right w:val="nil"/>
            </w:tcBorders>
            <w:shd w:val="clear" w:color="auto" w:fill="auto"/>
            <w:noWrap/>
            <w:vAlign w:val="bottom"/>
            <w:hideMark/>
          </w:tcPr>
          <w:p w14:paraId="5F3CA93D" w14:textId="10C4A29D" w:rsidR="00621574" w:rsidRPr="00621574" w:rsidDel="00E0030C" w:rsidRDefault="00621574" w:rsidP="00621574">
            <w:pPr>
              <w:spacing w:line="240" w:lineRule="auto"/>
              <w:jc w:val="right"/>
              <w:rPr>
                <w:del w:id="1987" w:author="Yang, Xue" w:date="2023-09-27T10:03:00Z"/>
                <w:rFonts w:ascii="Calibri" w:eastAsia="Times New Roman" w:hAnsi="Calibri" w:cs="Calibri"/>
                <w:color w:val="000000"/>
                <w:kern w:val="0"/>
                <w14:ligatures w14:val="none"/>
              </w:rPr>
            </w:pPr>
            <w:del w:id="1988" w:author="Yang, Xue" w:date="2023-09-27T10:03:00Z">
              <w:r w:rsidRPr="00621574" w:rsidDel="00E0030C">
                <w:rPr>
                  <w:rFonts w:ascii="Calibri" w:eastAsia="Times New Roman" w:hAnsi="Calibri" w:cs="Calibri"/>
                  <w:color w:val="000000"/>
                  <w:kern w:val="0"/>
                  <w14:ligatures w14:val="none"/>
                </w:rPr>
                <w:delText>0.8173</w:delText>
              </w:r>
            </w:del>
          </w:p>
        </w:tc>
        <w:tc>
          <w:tcPr>
            <w:tcW w:w="960" w:type="dxa"/>
            <w:tcBorders>
              <w:top w:val="nil"/>
              <w:left w:val="nil"/>
              <w:bottom w:val="nil"/>
              <w:right w:val="nil"/>
            </w:tcBorders>
            <w:shd w:val="clear" w:color="auto" w:fill="auto"/>
            <w:noWrap/>
            <w:vAlign w:val="bottom"/>
            <w:hideMark/>
          </w:tcPr>
          <w:p w14:paraId="3535641D" w14:textId="0A53293E" w:rsidR="00621574" w:rsidRPr="00621574" w:rsidDel="00E0030C" w:rsidRDefault="00621574" w:rsidP="00621574">
            <w:pPr>
              <w:spacing w:line="240" w:lineRule="auto"/>
              <w:jc w:val="right"/>
              <w:rPr>
                <w:del w:id="1989" w:author="Yang, Xue" w:date="2023-09-27T10:03:00Z"/>
                <w:rFonts w:ascii="Calibri" w:eastAsia="Times New Roman" w:hAnsi="Calibri" w:cs="Calibri"/>
                <w:color w:val="000000"/>
                <w:kern w:val="0"/>
                <w14:ligatures w14:val="none"/>
              </w:rPr>
            </w:pPr>
            <w:del w:id="1990" w:author="Yang, Xue" w:date="2023-09-27T10:03:00Z">
              <w:r w:rsidRPr="00621574" w:rsidDel="00E0030C">
                <w:rPr>
                  <w:rFonts w:ascii="Calibri" w:eastAsia="Times New Roman" w:hAnsi="Calibri" w:cs="Calibri"/>
                  <w:color w:val="000000"/>
                  <w:kern w:val="0"/>
                  <w14:ligatures w14:val="none"/>
                </w:rPr>
                <w:delText>0.0764</w:delText>
              </w:r>
            </w:del>
          </w:p>
        </w:tc>
        <w:tc>
          <w:tcPr>
            <w:tcW w:w="1160" w:type="dxa"/>
            <w:tcBorders>
              <w:top w:val="nil"/>
              <w:left w:val="nil"/>
              <w:bottom w:val="nil"/>
              <w:right w:val="nil"/>
            </w:tcBorders>
            <w:shd w:val="clear" w:color="auto" w:fill="auto"/>
            <w:noWrap/>
            <w:vAlign w:val="bottom"/>
            <w:hideMark/>
          </w:tcPr>
          <w:p w14:paraId="5C4E8AB8" w14:textId="4CD86DF9" w:rsidR="00621574" w:rsidRPr="00621574" w:rsidDel="00E0030C" w:rsidRDefault="00621574" w:rsidP="00621574">
            <w:pPr>
              <w:spacing w:line="240" w:lineRule="auto"/>
              <w:jc w:val="right"/>
              <w:rPr>
                <w:del w:id="1991" w:author="Yang, Xue" w:date="2023-09-27T10:03:00Z"/>
                <w:rFonts w:ascii="Calibri" w:eastAsia="Times New Roman" w:hAnsi="Calibri" w:cs="Calibri"/>
                <w:color w:val="000000"/>
                <w:kern w:val="0"/>
                <w14:ligatures w14:val="none"/>
              </w:rPr>
            </w:pPr>
            <w:del w:id="1992" w:author="Yang, Xue" w:date="2023-09-27T10:03:00Z">
              <w:r w:rsidRPr="00621574" w:rsidDel="00E0030C">
                <w:rPr>
                  <w:rFonts w:ascii="Calibri" w:eastAsia="Times New Roman" w:hAnsi="Calibri" w:cs="Calibri"/>
                  <w:color w:val="000000"/>
                  <w:kern w:val="0"/>
                  <w14:ligatures w14:val="none"/>
                </w:rPr>
                <w:delText>-0.1626</w:delText>
              </w:r>
            </w:del>
          </w:p>
        </w:tc>
      </w:tr>
      <w:tr w:rsidR="00621574" w:rsidRPr="00621574" w:rsidDel="00E0030C" w14:paraId="5B9FF3E1" w14:textId="2FC7F18A" w:rsidTr="2B44B431">
        <w:trPr>
          <w:trHeight w:val="300"/>
          <w:jc w:val="center"/>
          <w:del w:id="1993" w:author="Yang, Xue" w:date="2023-09-27T10:03:00Z"/>
        </w:trPr>
        <w:tc>
          <w:tcPr>
            <w:tcW w:w="2569" w:type="dxa"/>
            <w:tcBorders>
              <w:top w:val="nil"/>
              <w:left w:val="nil"/>
              <w:bottom w:val="nil"/>
              <w:right w:val="nil"/>
            </w:tcBorders>
            <w:shd w:val="clear" w:color="auto" w:fill="auto"/>
            <w:noWrap/>
            <w:vAlign w:val="bottom"/>
            <w:hideMark/>
          </w:tcPr>
          <w:p w14:paraId="6644EBE8" w14:textId="034E64D8" w:rsidR="00621574" w:rsidRPr="00621574" w:rsidDel="00E0030C" w:rsidRDefault="00621574" w:rsidP="00621574">
            <w:pPr>
              <w:spacing w:line="240" w:lineRule="auto"/>
              <w:rPr>
                <w:del w:id="1994" w:author="Yang, Xue" w:date="2023-09-27T10:03:00Z"/>
                <w:rFonts w:ascii="Calibri" w:eastAsia="Times New Roman" w:hAnsi="Calibri" w:cs="Calibri"/>
                <w:color w:val="000000"/>
                <w:kern w:val="0"/>
                <w14:ligatures w14:val="none"/>
              </w:rPr>
            </w:pPr>
            <w:del w:id="1995" w:author="Yang, Xue" w:date="2023-09-27T10:03:00Z">
              <w:r w:rsidRPr="00621574" w:rsidDel="00E0030C">
                <w:rPr>
                  <w:rFonts w:ascii="Calibri" w:eastAsia="Times New Roman" w:hAnsi="Calibri" w:cs="Calibri"/>
                  <w:color w:val="000000"/>
                  <w:kern w:val="0"/>
                  <w14:ligatures w14:val="none"/>
                </w:rPr>
                <w:delText>cms_low_income_ind</w:delText>
              </w:r>
            </w:del>
          </w:p>
        </w:tc>
        <w:tc>
          <w:tcPr>
            <w:tcW w:w="1351" w:type="dxa"/>
            <w:tcBorders>
              <w:top w:val="nil"/>
              <w:left w:val="nil"/>
              <w:bottom w:val="nil"/>
              <w:right w:val="nil"/>
            </w:tcBorders>
            <w:shd w:val="clear" w:color="auto" w:fill="auto"/>
            <w:noWrap/>
            <w:vAlign w:val="bottom"/>
            <w:hideMark/>
          </w:tcPr>
          <w:p w14:paraId="7D1B073B" w14:textId="40821A90" w:rsidR="00621574" w:rsidRPr="00621574" w:rsidDel="00E0030C" w:rsidRDefault="00621574" w:rsidP="00621574">
            <w:pPr>
              <w:spacing w:line="240" w:lineRule="auto"/>
              <w:jc w:val="right"/>
              <w:rPr>
                <w:del w:id="1996" w:author="Yang, Xue" w:date="2023-09-27T10:03:00Z"/>
                <w:rFonts w:ascii="Calibri" w:eastAsia="Times New Roman" w:hAnsi="Calibri" w:cs="Calibri"/>
                <w:color w:val="000000"/>
                <w:kern w:val="0"/>
                <w14:ligatures w14:val="none"/>
              </w:rPr>
            </w:pPr>
            <w:del w:id="1997" w:author="Yang, Xue" w:date="2023-09-27T10:03:00Z">
              <w:r w:rsidRPr="00621574" w:rsidDel="00E0030C">
                <w:rPr>
                  <w:rFonts w:ascii="Calibri" w:eastAsia="Times New Roman" w:hAnsi="Calibri" w:cs="Calibri"/>
                  <w:color w:val="000000"/>
                  <w:kern w:val="0"/>
                  <w14:ligatures w14:val="none"/>
                </w:rPr>
                <w:delText>0.4028</w:delText>
              </w:r>
            </w:del>
          </w:p>
        </w:tc>
        <w:tc>
          <w:tcPr>
            <w:tcW w:w="1333" w:type="dxa"/>
            <w:tcBorders>
              <w:top w:val="nil"/>
              <w:left w:val="nil"/>
              <w:bottom w:val="nil"/>
              <w:right w:val="nil"/>
            </w:tcBorders>
            <w:shd w:val="clear" w:color="auto" w:fill="auto"/>
            <w:noWrap/>
            <w:vAlign w:val="bottom"/>
            <w:hideMark/>
          </w:tcPr>
          <w:p w14:paraId="10F16E7A" w14:textId="29F0E47C" w:rsidR="00621574" w:rsidRPr="00621574" w:rsidDel="00E0030C" w:rsidRDefault="00621574" w:rsidP="00621574">
            <w:pPr>
              <w:spacing w:line="240" w:lineRule="auto"/>
              <w:jc w:val="right"/>
              <w:rPr>
                <w:del w:id="1998" w:author="Yang, Xue" w:date="2023-09-27T10:03:00Z"/>
                <w:rFonts w:ascii="Calibri" w:eastAsia="Times New Roman" w:hAnsi="Calibri" w:cs="Calibri"/>
                <w:color w:val="000000"/>
                <w:kern w:val="0"/>
                <w14:ligatures w14:val="none"/>
              </w:rPr>
            </w:pPr>
            <w:del w:id="1999" w:author="Yang, Xue" w:date="2023-09-27T10:03:00Z">
              <w:r w:rsidRPr="00621574" w:rsidDel="00E0030C">
                <w:rPr>
                  <w:rFonts w:ascii="Calibri" w:eastAsia="Times New Roman" w:hAnsi="Calibri" w:cs="Calibri"/>
                  <w:color w:val="000000"/>
                  <w:kern w:val="0"/>
                  <w14:ligatures w14:val="none"/>
                </w:rPr>
                <w:delText>0.3937</w:delText>
              </w:r>
            </w:del>
          </w:p>
        </w:tc>
        <w:tc>
          <w:tcPr>
            <w:tcW w:w="1262" w:type="dxa"/>
            <w:tcBorders>
              <w:top w:val="nil"/>
              <w:left w:val="nil"/>
              <w:bottom w:val="nil"/>
              <w:right w:val="nil"/>
            </w:tcBorders>
            <w:shd w:val="clear" w:color="auto" w:fill="auto"/>
            <w:noWrap/>
            <w:vAlign w:val="bottom"/>
            <w:hideMark/>
          </w:tcPr>
          <w:p w14:paraId="19280488" w14:textId="7D518A97" w:rsidR="00621574" w:rsidRPr="00621574" w:rsidDel="00E0030C" w:rsidRDefault="00621574" w:rsidP="00621574">
            <w:pPr>
              <w:spacing w:line="240" w:lineRule="auto"/>
              <w:jc w:val="right"/>
              <w:rPr>
                <w:del w:id="2000" w:author="Yang, Xue" w:date="2023-09-27T10:03:00Z"/>
                <w:rFonts w:ascii="Calibri" w:eastAsia="Times New Roman" w:hAnsi="Calibri" w:cs="Calibri"/>
                <w:color w:val="000000"/>
                <w:kern w:val="0"/>
                <w14:ligatures w14:val="none"/>
              </w:rPr>
            </w:pPr>
            <w:del w:id="2001" w:author="Yang, Xue" w:date="2023-09-27T10:03:00Z">
              <w:r w:rsidRPr="00621574" w:rsidDel="00E0030C">
                <w:rPr>
                  <w:rFonts w:ascii="Calibri" w:eastAsia="Times New Roman" w:hAnsi="Calibri" w:cs="Calibri"/>
                  <w:color w:val="000000"/>
                  <w:kern w:val="0"/>
                  <w14:ligatures w14:val="none"/>
                </w:rPr>
                <w:delText>0.3337</w:delText>
              </w:r>
            </w:del>
          </w:p>
        </w:tc>
        <w:tc>
          <w:tcPr>
            <w:tcW w:w="1244" w:type="dxa"/>
            <w:tcBorders>
              <w:top w:val="nil"/>
              <w:left w:val="nil"/>
              <w:bottom w:val="nil"/>
              <w:right w:val="nil"/>
            </w:tcBorders>
            <w:shd w:val="clear" w:color="auto" w:fill="auto"/>
            <w:noWrap/>
            <w:vAlign w:val="bottom"/>
            <w:hideMark/>
          </w:tcPr>
          <w:p w14:paraId="2F429073" w14:textId="4C2D4675" w:rsidR="00621574" w:rsidRPr="00621574" w:rsidDel="00E0030C" w:rsidRDefault="00621574" w:rsidP="00621574">
            <w:pPr>
              <w:spacing w:line="240" w:lineRule="auto"/>
              <w:jc w:val="right"/>
              <w:rPr>
                <w:del w:id="2002" w:author="Yang, Xue" w:date="2023-09-27T10:03:00Z"/>
                <w:rFonts w:ascii="Calibri" w:eastAsia="Times New Roman" w:hAnsi="Calibri" w:cs="Calibri"/>
                <w:color w:val="000000"/>
                <w:kern w:val="0"/>
                <w14:ligatures w14:val="none"/>
              </w:rPr>
            </w:pPr>
            <w:del w:id="2003" w:author="Yang, Xue" w:date="2023-09-27T10:03:00Z">
              <w:r w:rsidRPr="00621574" w:rsidDel="00E0030C">
                <w:rPr>
                  <w:rFonts w:ascii="Calibri" w:eastAsia="Times New Roman" w:hAnsi="Calibri" w:cs="Calibri"/>
                  <w:color w:val="000000"/>
                  <w:kern w:val="0"/>
                  <w14:ligatures w14:val="none"/>
                </w:rPr>
                <w:delText>0.3507</w:delText>
              </w:r>
            </w:del>
          </w:p>
        </w:tc>
        <w:tc>
          <w:tcPr>
            <w:tcW w:w="981" w:type="dxa"/>
            <w:tcBorders>
              <w:top w:val="nil"/>
              <w:left w:val="nil"/>
              <w:bottom w:val="nil"/>
              <w:right w:val="nil"/>
            </w:tcBorders>
            <w:shd w:val="clear" w:color="auto" w:fill="auto"/>
            <w:noWrap/>
            <w:vAlign w:val="bottom"/>
            <w:hideMark/>
          </w:tcPr>
          <w:p w14:paraId="27AC6AB7" w14:textId="6FACDD55" w:rsidR="00621574" w:rsidRPr="00621574" w:rsidDel="00E0030C" w:rsidRDefault="00621574" w:rsidP="00621574">
            <w:pPr>
              <w:spacing w:line="240" w:lineRule="auto"/>
              <w:jc w:val="right"/>
              <w:rPr>
                <w:del w:id="2004" w:author="Yang, Xue" w:date="2023-09-27T10:03:00Z"/>
                <w:rFonts w:ascii="Calibri" w:eastAsia="Times New Roman" w:hAnsi="Calibri" w:cs="Calibri"/>
                <w:color w:val="000000"/>
                <w:kern w:val="0"/>
                <w14:ligatures w14:val="none"/>
              </w:rPr>
            </w:pPr>
            <w:del w:id="2005" w:author="Yang, Xue" w:date="2023-09-27T10:03:00Z">
              <w:r w:rsidRPr="00621574" w:rsidDel="00E0030C">
                <w:rPr>
                  <w:rFonts w:ascii="Calibri" w:eastAsia="Times New Roman" w:hAnsi="Calibri" w:cs="Calibri"/>
                  <w:color w:val="000000"/>
                  <w:kern w:val="0"/>
                  <w14:ligatures w14:val="none"/>
                </w:rPr>
                <w:delText>0.1004</w:delText>
              </w:r>
            </w:del>
          </w:p>
        </w:tc>
        <w:tc>
          <w:tcPr>
            <w:tcW w:w="1228" w:type="dxa"/>
            <w:tcBorders>
              <w:top w:val="nil"/>
              <w:left w:val="nil"/>
              <w:bottom w:val="nil"/>
              <w:right w:val="nil"/>
            </w:tcBorders>
            <w:shd w:val="clear" w:color="auto" w:fill="auto"/>
            <w:noWrap/>
            <w:vAlign w:val="bottom"/>
            <w:hideMark/>
          </w:tcPr>
          <w:p w14:paraId="1C86A747" w14:textId="77121D19" w:rsidR="00621574" w:rsidRPr="00621574" w:rsidDel="00E0030C" w:rsidRDefault="00621574" w:rsidP="00621574">
            <w:pPr>
              <w:spacing w:line="240" w:lineRule="auto"/>
              <w:jc w:val="right"/>
              <w:rPr>
                <w:del w:id="2006" w:author="Yang, Xue" w:date="2023-09-27T10:03:00Z"/>
                <w:rFonts w:ascii="Calibri" w:eastAsia="Times New Roman" w:hAnsi="Calibri" w:cs="Calibri"/>
                <w:color w:val="000000"/>
                <w:kern w:val="0"/>
                <w14:ligatures w14:val="none"/>
              </w:rPr>
            </w:pPr>
            <w:del w:id="2007" w:author="Yang, Xue" w:date="2023-09-27T10:03:00Z">
              <w:r w:rsidRPr="00621574" w:rsidDel="00E0030C">
                <w:rPr>
                  <w:rFonts w:ascii="Calibri" w:eastAsia="Times New Roman" w:hAnsi="Calibri" w:cs="Calibri"/>
                  <w:color w:val="000000"/>
                  <w:kern w:val="0"/>
                  <w14:ligatures w14:val="none"/>
                </w:rPr>
                <w:delText>0.4321</w:delText>
              </w:r>
            </w:del>
          </w:p>
        </w:tc>
        <w:tc>
          <w:tcPr>
            <w:tcW w:w="1270" w:type="dxa"/>
            <w:tcBorders>
              <w:top w:val="nil"/>
              <w:left w:val="nil"/>
              <w:bottom w:val="nil"/>
              <w:right w:val="nil"/>
            </w:tcBorders>
            <w:shd w:val="clear" w:color="auto" w:fill="auto"/>
            <w:noWrap/>
            <w:vAlign w:val="bottom"/>
            <w:hideMark/>
          </w:tcPr>
          <w:p w14:paraId="74CC1C7E" w14:textId="681B3907" w:rsidR="00621574" w:rsidRPr="00621574" w:rsidDel="00E0030C" w:rsidRDefault="00621574" w:rsidP="00621574">
            <w:pPr>
              <w:spacing w:line="240" w:lineRule="auto"/>
              <w:jc w:val="right"/>
              <w:rPr>
                <w:del w:id="2008" w:author="Yang, Xue" w:date="2023-09-27T10:03:00Z"/>
                <w:rFonts w:ascii="Calibri" w:eastAsia="Times New Roman" w:hAnsi="Calibri" w:cs="Calibri"/>
                <w:color w:val="000000"/>
                <w:kern w:val="0"/>
                <w14:ligatures w14:val="none"/>
              </w:rPr>
            </w:pPr>
            <w:del w:id="2009" w:author="Yang, Xue" w:date="2023-09-27T10:03:00Z">
              <w:r w:rsidRPr="00621574" w:rsidDel="00E0030C">
                <w:rPr>
                  <w:rFonts w:ascii="Calibri" w:eastAsia="Times New Roman" w:hAnsi="Calibri" w:cs="Calibri"/>
                  <w:color w:val="000000"/>
                  <w:kern w:val="0"/>
                  <w14:ligatures w14:val="none"/>
                </w:rPr>
                <w:delText>0.4112</w:delText>
              </w:r>
            </w:del>
          </w:p>
        </w:tc>
        <w:tc>
          <w:tcPr>
            <w:tcW w:w="1099" w:type="dxa"/>
            <w:tcBorders>
              <w:top w:val="nil"/>
              <w:left w:val="nil"/>
              <w:bottom w:val="nil"/>
              <w:right w:val="nil"/>
            </w:tcBorders>
            <w:shd w:val="clear" w:color="auto" w:fill="auto"/>
            <w:noWrap/>
            <w:vAlign w:val="bottom"/>
            <w:hideMark/>
          </w:tcPr>
          <w:p w14:paraId="556DF579" w14:textId="5D81679B" w:rsidR="00621574" w:rsidRPr="00621574" w:rsidDel="00E0030C" w:rsidRDefault="00621574" w:rsidP="00621574">
            <w:pPr>
              <w:spacing w:line="240" w:lineRule="auto"/>
              <w:jc w:val="right"/>
              <w:rPr>
                <w:del w:id="2010" w:author="Yang, Xue" w:date="2023-09-27T10:03:00Z"/>
                <w:rFonts w:ascii="Calibri" w:eastAsia="Times New Roman" w:hAnsi="Calibri" w:cs="Calibri"/>
                <w:color w:val="000000"/>
                <w:kern w:val="0"/>
                <w14:ligatures w14:val="none"/>
              </w:rPr>
            </w:pPr>
            <w:del w:id="2011" w:author="Yang, Xue" w:date="2023-09-27T10:03:00Z">
              <w:r w:rsidRPr="00621574" w:rsidDel="00E0030C">
                <w:rPr>
                  <w:rFonts w:ascii="Calibri" w:eastAsia="Times New Roman" w:hAnsi="Calibri" w:cs="Calibri"/>
                  <w:color w:val="000000"/>
                  <w:kern w:val="0"/>
                  <w14:ligatures w14:val="none"/>
                </w:rPr>
                <w:delText>0.4183</w:delText>
              </w:r>
            </w:del>
          </w:p>
        </w:tc>
        <w:tc>
          <w:tcPr>
            <w:tcW w:w="994" w:type="dxa"/>
            <w:tcBorders>
              <w:top w:val="nil"/>
              <w:left w:val="nil"/>
              <w:bottom w:val="nil"/>
              <w:right w:val="nil"/>
            </w:tcBorders>
            <w:shd w:val="clear" w:color="auto" w:fill="auto"/>
            <w:noWrap/>
            <w:vAlign w:val="bottom"/>
            <w:hideMark/>
          </w:tcPr>
          <w:p w14:paraId="766F0BC7" w14:textId="2359B1F9" w:rsidR="00621574" w:rsidRPr="00621574" w:rsidDel="00E0030C" w:rsidRDefault="00621574" w:rsidP="00621574">
            <w:pPr>
              <w:spacing w:line="240" w:lineRule="auto"/>
              <w:jc w:val="right"/>
              <w:rPr>
                <w:del w:id="2012" w:author="Yang, Xue" w:date="2023-09-27T10:03:00Z"/>
                <w:rFonts w:ascii="Calibri" w:eastAsia="Times New Roman" w:hAnsi="Calibri" w:cs="Calibri"/>
                <w:color w:val="000000"/>
                <w:kern w:val="0"/>
                <w14:ligatures w14:val="none"/>
              </w:rPr>
            </w:pPr>
            <w:del w:id="2013" w:author="Yang, Xue" w:date="2023-09-27T10:03:00Z">
              <w:r w:rsidRPr="00621574" w:rsidDel="00E0030C">
                <w:rPr>
                  <w:rFonts w:ascii="Calibri" w:eastAsia="Times New Roman" w:hAnsi="Calibri" w:cs="Calibri"/>
                  <w:color w:val="000000"/>
                  <w:kern w:val="0"/>
                  <w14:ligatures w14:val="none"/>
                </w:rPr>
                <w:delText>0.4825</w:delText>
              </w:r>
            </w:del>
          </w:p>
        </w:tc>
        <w:tc>
          <w:tcPr>
            <w:tcW w:w="960" w:type="dxa"/>
            <w:tcBorders>
              <w:top w:val="nil"/>
              <w:left w:val="nil"/>
              <w:bottom w:val="nil"/>
              <w:right w:val="nil"/>
            </w:tcBorders>
            <w:shd w:val="clear" w:color="auto" w:fill="auto"/>
            <w:noWrap/>
            <w:vAlign w:val="bottom"/>
            <w:hideMark/>
          </w:tcPr>
          <w:p w14:paraId="1D23D5EB" w14:textId="730E99AA" w:rsidR="00621574" w:rsidRPr="00621574" w:rsidDel="00E0030C" w:rsidRDefault="00621574" w:rsidP="00621574">
            <w:pPr>
              <w:spacing w:line="240" w:lineRule="auto"/>
              <w:jc w:val="right"/>
              <w:rPr>
                <w:del w:id="2014" w:author="Yang, Xue" w:date="2023-09-27T10:03:00Z"/>
                <w:rFonts w:ascii="Calibri" w:eastAsia="Times New Roman" w:hAnsi="Calibri" w:cs="Calibri"/>
                <w:color w:val="000000"/>
                <w:kern w:val="0"/>
                <w14:ligatures w14:val="none"/>
              </w:rPr>
            </w:pPr>
            <w:del w:id="2015" w:author="Yang, Xue" w:date="2023-09-27T10:03:00Z">
              <w:r w:rsidRPr="00621574" w:rsidDel="00E0030C">
                <w:rPr>
                  <w:rFonts w:ascii="Calibri" w:eastAsia="Times New Roman" w:hAnsi="Calibri" w:cs="Calibri"/>
                  <w:color w:val="000000"/>
                  <w:kern w:val="0"/>
                  <w14:ligatures w14:val="none"/>
                </w:rPr>
                <w:delText>0.0711</w:delText>
              </w:r>
            </w:del>
          </w:p>
        </w:tc>
        <w:tc>
          <w:tcPr>
            <w:tcW w:w="1160" w:type="dxa"/>
            <w:tcBorders>
              <w:top w:val="nil"/>
              <w:left w:val="nil"/>
              <w:bottom w:val="nil"/>
              <w:right w:val="nil"/>
            </w:tcBorders>
            <w:shd w:val="clear" w:color="auto" w:fill="auto"/>
            <w:noWrap/>
            <w:vAlign w:val="bottom"/>
            <w:hideMark/>
          </w:tcPr>
          <w:p w14:paraId="02D25F55" w14:textId="6EE3AF46" w:rsidR="00621574" w:rsidRPr="00621574" w:rsidDel="00E0030C" w:rsidRDefault="00621574" w:rsidP="00621574">
            <w:pPr>
              <w:spacing w:line="240" w:lineRule="auto"/>
              <w:jc w:val="right"/>
              <w:rPr>
                <w:del w:id="2016" w:author="Yang, Xue" w:date="2023-09-27T10:03:00Z"/>
                <w:rFonts w:ascii="Calibri" w:eastAsia="Times New Roman" w:hAnsi="Calibri" w:cs="Calibri"/>
                <w:color w:val="000000"/>
                <w:kern w:val="0"/>
                <w14:ligatures w14:val="none"/>
              </w:rPr>
            </w:pPr>
            <w:del w:id="2017" w:author="Yang, Xue" w:date="2023-09-27T10:03:00Z">
              <w:r w:rsidRPr="00621574" w:rsidDel="00E0030C">
                <w:rPr>
                  <w:rFonts w:ascii="Calibri" w:eastAsia="Times New Roman" w:hAnsi="Calibri" w:cs="Calibri"/>
                  <w:color w:val="000000"/>
                  <w:kern w:val="0"/>
                  <w14:ligatures w14:val="none"/>
                </w:rPr>
                <w:delText>0.017</w:delText>
              </w:r>
            </w:del>
          </w:p>
        </w:tc>
      </w:tr>
      <w:tr w:rsidR="00621574" w:rsidRPr="00621574" w:rsidDel="00E0030C" w14:paraId="6EDBE55A" w14:textId="33B967FA" w:rsidTr="2B44B431">
        <w:trPr>
          <w:trHeight w:val="300"/>
          <w:jc w:val="center"/>
          <w:del w:id="2018" w:author="Yang, Xue" w:date="2023-09-27T10:03:00Z"/>
        </w:trPr>
        <w:tc>
          <w:tcPr>
            <w:tcW w:w="2569" w:type="dxa"/>
            <w:tcBorders>
              <w:top w:val="nil"/>
              <w:left w:val="nil"/>
              <w:bottom w:val="nil"/>
              <w:right w:val="nil"/>
            </w:tcBorders>
            <w:shd w:val="clear" w:color="auto" w:fill="auto"/>
            <w:noWrap/>
            <w:vAlign w:val="bottom"/>
            <w:hideMark/>
          </w:tcPr>
          <w:p w14:paraId="225BDAD4" w14:textId="5CE98D71" w:rsidR="00621574" w:rsidRPr="00621574" w:rsidDel="00E0030C" w:rsidRDefault="00621574" w:rsidP="00621574">
            <w:pPr>
              <w:spacing w:line="240" w:lineRule="auto"/>
              <w:rPr>
                <w:del w:id="2019" w:author="Yang, Xue" w:date="2023-09-27T10:03:00Z"/>
                <w:rFonts w:ascii="Calibri" w:eastAsia="Times New Roman" w:hAnsi="Calibri" w:cs="Calibri"/>
                <w:color w:val="000000"/>
                <w:kern w:val="0"/>
                <w14:ligatures w14:val="none"/>
              </w:rPr>
            </w:pPr>
            <w:del w:id="2020" w:author="Yang, Xue" w:date="2023-09-27T10:03:00Z">
              <w:r w:rsidRPr="00621574" w:rsidDel="00E0030C">
                <w:rPr>
                  <w:rFonts w:ascii="Calibri" w:eastAsia="Times New Roman" w:hAnsi="Calibri" w:cs="Calibri"/>
                  <w:color w:val="000000"/>
                  <w:kern w:val="0"/>
                  <w14:ligatures w14:val="none"/>
                </w:rPr>
                <w:delText>cms_disabled_ind</w:delText>
              </w:r>
            </w:del>
          </w:p>
        </w:tc>
        <w:tc>
          <w:tcPr>
            <w:tcW w:w="1351" w:type="dxa"/>
            <w:tcBorders>
              <w:top w:val="nil"/>
              <w:left w:val="nil"/>
              <w:bottom w:val="nil"/>
              <w:right w:val="nil"/>
            </w:tcBorders>
            <w:shd w:val="clear" w:color="auto" w:fill="auto"/>
            <w:noWrap/>
            <w:vAlign w:val="bottom"/>
            <w:hideMark/>
          </w:tcPr>
          <w:p w14:paraId="38E6CA90" w14:textId="77DDEED2" w:rsidR="00621574" w:rsidRPr="00621574" w:rsidDel="00E0030C" w:rsidRDefault="00621574" w:rsidP="00621574">
            <w:pPr>
              <w:spacing w:line="240" w:lineRule="auto"/>
              <w:jc w:val="right"/>
              <w:rPr>
                <w:del w:id="2021" w:author="Yang, Xue" w:date="2023-09-27T10:03:00Z"/>
                <w:rFonts w:ascii="Calibri" w:eastAsia="Times New Roman" w:hAnsi="Calibri" w:cs="Calibri"/>
                <w:color w:val="000000"/>
                <w:kern w:val="0"/>
                <w14:ligatures w14:val="none"/>
              </w:rPr>
            </w:pPr>
            <w:del w:id="2022" w:author="Yang, Xue" w:date="2023-09-27T10:03:00Z">
              <w:r w:rsidRPr="00621574" w:rsidDel="00E0030C">
                <w:rPr>
                  <w:rFonts w:ascii="Calibri" w:eastAsia="Times New Roman" w:hAnsi="Calibri" w:cs="Calibri"/>
                  <w:color w:val="000000"/>
                  <w:kern w:val="0"/>
                  <w14:ligatures w14:val="none"/>
                </w:rPr>
                <w:delText>0.4017</w:delText>
              </w:r>
            </w:del>
          </w:p>
        </w:tc>
        <w:tc>
          <w:tcPr>
            <w:tcW w:w="1333" w:type="dxa"/>
            <w:tcBorders>
              <w:top w:val="nil"/>
              <w:left w:val="nil"/>
              <w:bottom w:val="nil"/>
              <w:right w:val="nil"/>
            </w:tcBorders>
            <w:shd w:val="clear" w:color="auto" w:fill="auto"/>
            <w:noWrap/>
            <w:vAlign w:val="bottom"/>
            <w:hideMark/>
          </w:tcPr>
          <w:p w14:paraId="08F5BE19" w14:textId="1966C80B" w:rsidR="00621574" w:rsidRPr="00621574" w:rsidDel="00E0030C" w:rsidRDefault="00621574" w:rsidP="00621574">
            <w:pPr>
              <w:spacing w:line="240" w:lineRule="auto"/>
              <w:jc w:val="right"/>
              <w:rPr>
                <w:del w:id="2023" w:author="Yang, Xue" w:date="2023-09-27T10:03:00Z"/>
                <w:rFonts w:ascii="Calibri" w:eastAsia="Times New Roman" w:hAnsi="Calibri" w:cs="Calibri"/>
                <w:color w:val="000000"/>
                <w:kern w:val="0"/>
                <w14:ligatures w14:val="none"/>
              </w:rPr>
            </w:pPr>
            <w:del w:id="2024" w:author="Yang, Xue" w:date="2023-09-27T10:03:00Z">
              <w:r w:rsidRPr="00621574" w:rsidDel="00E0030C">
                <w:rPr>
                  <w:rFonts w:ascii="Calibri" w:eastAsia="Times New Roman" w:hAnsi="Calibri" w:cs="Calibri"/>
                  <w:color w:val="000000"/>
                  <w:kern w:val="0"/>
                  <w14:ligatures w14:val="none"/>
                </w:rPr>
                <w:delText>0.4034</w:delText>
              </w:r>
            </w:del>
          </w:p>
        </w:tc>
        <w:tc>
          <w:tcPr>
            <w:tcW w:w="1262" w:type="dxa"/>
            <w:tcBorders>
              <w:top w:val="nil"/>
              <w:left w:val="nil"/>
              <w:bottom w:val="nil"/>
              <w:right w:val="nil"/>
            </w:tcBorders>
            <w:shd w:val="clear" w:color="auto" w:fill="auto"/>
            <w:noWrap/>
            <w:vAlign w:val="bottom"/>
            <w:hideMark/>
          </w:tcPr>
          <w:p w14:paraId="568A7902" w14:textId="1EE5CE1A" w:rsidR="00621574" w:rsidRPr="00621574" w:rsidDel="00E0030C" w:rsidRDefault="00621574" w:rsidP="00621574">
            <w:pPr>
              <w:spacing w:line="240" w:lineRule="auto"/>
              <w:jc w:val="right"/>
              <w:rPr>
                <w:del w:id="2025" w:author="Yang, Xue" w:date="2023-09-27T10:03:00Z"/>
                <w:rFonts w:ascii="Calibri" w:eastAsia="Times New Roman" w:hAnsi="Calibri" w:cs="Calibri"/>
                <w:color w:val="000000"/>
                <w:kern w:val="0"/>
                <w14:ligatures w14:val="none"/>
              </w:rPr>
            </w:pPr>
            <w:del w:id="2026" w:author="Yang, Xue" w:date="2023-09-27T10:03:00Z">
              <w:r w:rsidRPr="00621574" w:rsidDel="00E0030C">
                <w:rPr>
                  <w:rFonts w:ascii="Calibri" w:eastAsia="Times New Roman" w:hAnsi="Calibri" w:cs="Calibri"/>
                  <w:color w:val="000000"/>
                  <w:kern w:val="0"/>
                  <w14:ligatures w14:val="none"/>
                </w:rPr>
                <w:delText>0.347</w:delText>
              </w:r>
            </w:del>
          </w:p>
        </w:tc>
        <w:tc>
          <w:tcPr>
            <w:tcW w:w="1244" w:type="dxa"/>
            <w:tcBorders>
              <w:top w:val="nil"/>
              <w:left w:val="nil"/>
              <w:bottom w:val="nil"/>
              <w:right w:val="nil"/>
            </w:tcBorders>
            <w:shd w:val="clear" w:color="auto" w:fill="auto"/>
            <w:noWrap/>
            <w:vAlign w:val="bottom"/>
            <w:hideMark/>
          </w:tcPr>
          <w:p w14:paraId="195116D9" w14:textId="060F711B" w:rsidR="00621574" w:rsidRPr="00621574" w:rsidDel="00E0030C" w:rsidRDefault="00621574" w:rsidP="00621574">
            <w:pPr>
              <w:spacing w:line="240" w:lineRule="auto"/>
              <w:jc w:val="right"/>
              <w:rPr>
                <w:del w:id="2027" w:author="Yang, Xue" w:date="2023-09-27T10:03:00Z"/>
                <w:rFonts w:ascii="Calibri" w:eastAsia="Times New Roman" w:hAnsi="Calibri" w:cs="Calibri"/>
                <w:color w:val="000000"/>
                <w:kern w:val="0"/>
                <w14:ligatures w14:val="none"/>
              </w:rPr>
            </w:pPr>
            <w:del w:id="2028" w:author="Yang, Xue" w:date="2023-09-27T10:03:00Z">
              <w:r w:rsidRPr="00621574" w:rsidDel="00E0030C">
                <w:rPr>
                  <w:rFonts w:ascii="Calibri" w:eastAsia="Times New Roman" w:hAnsi="Calibri" w:cs="Calibri"/>
                  <w:color w:val="000000"/>
                  <w:kern w:val="0"/>
                  <w14:ligatures w14:val="none"/>
                </w:rPr>
                <w:delText>0.3438</w:delText>
              </w:r>
            </w:del>
          </w:p>
        </w:tc>
        <w:tc>
          <w:tcPr>
            <w:tcW w:w="981" w:type="dxa"/>
            <w:tcBorders>
              <w:top w:val="nil"/>
              <w:left w:val="nil"/>
              <w:bottom w:val="nil"/>
              <w:right w:val="nil"/>
            </w:tcBorders>
            <w:shd w:val="clear" w:color="auto" w:fill="auto"/>
            <w:noWrap/>
            <w:vAlign w:val="bottom"/>
            <w:hideMark/>
          </w:tcPr>
          <w:p w14:paraId="56E6437E" w14:textId="64CBD5EA" w:rsidR="00621574" w:rsidRPr="00621574" w:rsidDel="00E0030C" w:rsidRDefault="00621574" w:rsidP="00621574">
            <w:pPr>
              <w:spacing w:line="240" w:lineRule="auto"/>
              <w:jc w:val="right"/>
              <w:rPr>
                <w:del w:id="2029" w:author="Yang, Xue" w:date="2023-09-27T10:03:00Z"/>
                <w:rFonts w:ascii="Calibri" w:eastAsia="Times New Roman" w:hAnsi="Calibri" w:cs="Calibri"/>
                <w:color w:val="000000"/>
                <w:kern w:val="0"/>
                <w14:ligatures w14:val="none"/>
              </w:rPr>
            </w:pPr>
            <w:del w:id="2030" w:author="Yang, Xue" w:date="2023-09-27T10:03:00Z">
              <w:r w:rsidRPr="00621574" w:rsidDel="00E0030C">
                <w:rPr>
                  <w:rFonts w:ascii="Calibri" w:eastAsia="Times New Roman" w:hAnsi="Calibri" w:cs="Calibri"/>
                  <w:color w:val="000000"/>
                  <w:kern w:val="0"/>
                  <w14:ligatures w14:val="none"/>
                </w:rPr>
                <w:delText>0.1802</w:delText>
              </w:r>
            </w:del>
          </w:p>
        </w:tc>
        <w:tc>
          <w:tcPr>
            <w:tcW w:w="1228" w:type="dxa"/>
            <w:tcBorders>
              <w:top w:val="nil"/>
              <w:left w:val="nil"/>
              <w:bottom w:val="nil"/>
              <w:right w:val="nil"/>
            </w:tcBorders>
            <w:shd w:val="clear" w:color="auto" w:fill="auto"/>
            <w:noWrap/>
            <w:vAlign w:val="bottom"/>
            <w:hideMark/>
          </w:tcPr>
          <w:p w14:paraId="5AB82F9C" w14:textId="24434E01" w:rsidR="00621574" w:rsidRPr="00621574" w:rsidDel="00E0030C" w:rsidRDefault="00621574" w:rsidP="00621574">
            <w:pPr>
              <w:spacing w:line="240" w:lineRule="auto"/>
              <w:jc w:val="right"/>
              <w:rPr>
                <w:del w:id="2031" w:author="Yang, Xue" w:date="2023-09-27T10:03:00Z"/>
                <w:rFonts w:ascii="Calibri" w:eastAsia="Times New Roman" w:hAnsi="Calibri" w:cs="Calibri"/>
                <w:color w:val="000000"/>
                <w:kern w:val="0"/>
                <w14:ligatures w14:val="none"/>
              </w:rPr>
            </w:pPr>
            <w:del w:id="2032" w:author="Yang, Xue" w:date="2023-09-27T10:03:00Z">
              <w:r w:rsidRPr="00621574" w:rsidDel="00E0030C">
                <w:rPr>
                  <w:rFonts w:ascii="Calibri" w:eastAsia="Times New Roman" w:hAnsi="Calibri" w:cs="Calibri"/>
                  <w:color w:val="000000"/>
                  <w:kern w:val="0"/>
                  <w14:ligatures w14:val="none"/>
                </w:rPr>
                <w:delText>0.8669</w:delText>
              </w:r>
            </w:del>
          </w:p>
        </w:tc>
        <w:tc>
          <w:tcPr>
            <w:tcW w:w="1270" w:type="dxa"/>
            <w:tcBorders>
              <w:top w:val="nil"/>
              <w:left w:val="nil"/>
              <w:bottom w:val="nil"/>
              <w:right w:val="nil"/>
            </w:tcBorders>
            <w:shd w:val="clear" w:color="auto" w:fill="auto"/>
            <w:noWrap/>
            <w:vAlign w:val="bottom"/>
            <w:hideMark/>
          </w:tcPr>
          <w:p w14:paraId="670750A8" w14:textId="36D76A9A" w:rsidR="00621574" w:rsidRPr="00621574" w:rsidDel="00E0030C" w:rsidRDefault="00621574" w:rsidP="00621574">
            <w:pPr>
              <w:spacing w:line="240" w:lineRule="auto"/>
              <w:jc w:val="right"/>
              <w:rPr>
                <w:del w:id="2033" w:author="Yang, Xue" w:date="2023-09-27T10:03:00Z"/>
                <w:rFonts w:ascii="Calibri" w:eastAsia="Times New Roman" w:hAnsi="Calibri" w:cs="Calibri"/>
                <w:color w:val="000000"/>
                <w:kern w:val="0"/>
                <w14:ligatures w14:val="none"/>
              </w:rPr>
            </w:pPr>
            <w:del w:id="2034" w:author="Yang, Xue" w:date="2023-09-27T10:03:00Z">
              <w:r w:rsidRPr="00621574" w:rsidDel="00E0030C">
                <w:rPr>
                  <w:rFonts w:ascii="Calibri" w:eastAsia="Times New Roman" w:hAnsi="Calibri" w:cs="Calibri"/>
                  <w:color w:val="000000"/>
                  <w:kern w:val="0"/>
                  <w14:ligatures w14:val="none"/>
                </w:rPr>
                <w:delText>1</w:delText>
              </w:r>
            </w:del>
          </w:p>
        </w:tc>
        <w:tc>
          <w:tcPr>
            <w:tcW w:w="1099" w:type="dxa"/>
            <w:tcBorders>
              <w:top w:val="nil"/>
              <w:left w:val="nil"/>
              <w:bottom w:val="nil"/>
              <w:right w:val="nil"/>
            </w:tcBorders>
            <w:shd w:val="clear" w:color="auto" w:fill="auto"/>
            <w:noWrap/>
            <w:vAlign w:val="bottom"/>
            <w:hideMark/>
          </w:tcPr>
          <w:p w14:paraId="1EAE26D5" w14:textId="76D0B178" w:rsidR="00621574" w:rsidRPr="00621574" w:rsidDel="00E0030C" w:rsidRDefault="00621574" w:rsidP="00621574">
            <w:pPr>
              <w:spacing w:line="240" w:lineRule="auto"/>
              <w:jc w:val="right"/>
              <w:rPr>
                <w:del w:id="2035" w:author="Yang, Xue" w:date="2023-09-27T10:03:00Z"/>
                <w:rFonts w:ascii="Calibri" w:eastAsia="Times New Roman" w:hAnsi="Calibri" w:cs="Calibri"/>
                <w:color w:val="000000"/>
                <w:kern w:val="0"/>
                <w14:ligatures w14:val="none"/>
              </w:rPr>
            </w:pPr>
            <w:del w:id="2036" w:author="Yang, Xue" w:date="2023-09-27T10:03:00Z">
              <w:r w:rsidRPr="00621574" w:rsidDel="00E0030C">
                <w:rPr>
                  <w:rFonts w:ascii="Calibri" w:eastAsia="Times New Roman" w:hAnsi="Calibri" w:cs="Calibri"/>
                  <w:color w:val="000000"/>
                  <w:kern w:val="0"/>
                  <w14:ligatures w14:val="none"/>
                </w:rPr>
                <w:delText>0.3652</w:delText>
              </w:r>
            </w:del>
          </w:p>
        </w:tc>
        <w:tc>
          <w:tcPr>
            <w:tcW w:w="994" w:type="dxa"/>
            <w:tcBorders>
              <w:top w:val="nil"/>
              <w:left w:val="nil"/>
              <w:bottom w:val="nil"/>
              <w:right w:val="nil"/>
            </w:tcBorders>
            <w:shd w:val="clear" w:color="auto" w:fill="auto"/>
            <w:noWrap/>
            <w:vAlign w:val="bottom"/>
            <w:hideMark/>
          </w:tcPr>
          <w:p w14:paraId="1A147F24" w14:textId="7A4D965B" w:rsidR="00621574" w:rsidRPr="00621574" w:rsidDel="00E0030C" w:rsidRDefault="00621574" w:rsidP="00621574">
            <w:pPr>
              <w:spacing w:line="240" w:lineRule="auto"/>
              <w:jc w:val="right"/>
              <w:rPr>
                <w:del w:id="2037" w:author="Yang, Xue" w:date="2023-09-27T10:03:00Z"/>
                <w:rFonts w:ascii="Calibri" w:eastAsia="Times New Roman" w:hAnsi="Calibri" w:cs="Calibri"/>
                <w:color w:val="000000"/>
                <w:kern w:val="0"/>
                <w14:ligatures w14:val="none"/>
              </w:rPr>
            </w:pPr>
            <w:del w:id="2038" w:author="Yang, Xue" w:date="2023-09-27T10:03:00Z">
              <w:r w:rsidRPr="00621574" w:rsidDel="00E0030C">
                <w:rPr>
                  <w:rFonts w:ascii="Calibri" w:eastAsia="Times New Roman" w:hAnsi="Calibri" w:cs="Calibri"/>
                  <w:color w:val="000000"/>
                  <w:kern w:val="0"/>
                  <w14:ligatures w14:val="none"/>
                </w:rPr>
                <w:delText>0.8956</w:delText>
              </w:r>
            </w:del>
          </w:p>
        </w:tc>
        <w:tc>
          <w:tcPr>
            <w:tcW w:w="960" w:type="dxa"/>
            <w:tcBorders>
              <w:top w:val="nil"/>
              <w:left w:val="nil"/>
              <w:bottom w:val="nil"/>
              <w:right w:val="nil"/>
            </w:tcBorders>
            <w:shd w:val="clear" w:color="auto" w:fill="auto"/>
            <w:noWrap/>
            <w:vAlign w:val="bottom"/>
            <w:hideMark/>
          </w:tcPr>
          <w:p w14:paraId="1F5E3FAD" w14:textId="223FA643" w:rsidR="00621574" w:rsidRPr="00621574" w:rsidDel="00E0030C" w:rsidRDefault="00621574" w:rsidP="00621574">
            <w:pPr>
              <w:spacing w:line="240" w:lineRule="auto"/>
              <w:jc w:val="right"/>
              <w:rPr>
                <w:del w:id="2039" w:author="Yang, Xue" w:date="2023-09-27T10:03:00Z"/>
                <w:rFonts w:ascii="Calibri" w:eastAsia="Times New Roman" w:hAnsi="Calibri" w:cs="Calibri"/>
                <w:color w:val="000000"/>
                <w:kern w:val="0"/>
                <w14:ligatures w14:val="none"/>
              </w:rPr>
            </w:pPr>
            <w:del w:id="2040" w:author="Yang, Xue" w:date="2023-09-27T10:03:00Z">
              <w:r w:rsidRPr="00621574" w:rsidDel="00E0030C">
                <w:rPr>
                  <w:rFonts w:ascii="Calibri" w:eastAsia="Times New Roman" w:hAnsi="Calibri" w:cs="Calibri"/>
                  <w:color w:val="000000"/>
                  <w:kern w:val="0"/>
                  <w14:ligatures w14:val="none"/>
                </w:rPr>
                <w:delText>1</w:delText>
              </w:r>
            </w:del>
          </w:p>
        </w:tc>
        <w:tc>
          <w:tcPr>
            <w:tcW w:w="1160" w:type="dxa"/>
            <w:tcBorders>
              <w:top w:val="nil"/>
              <w:left w:val="nil"/>
              <w:bottom w:val="nil"/>
              <w:right w:val="nil"/>
            </w:tcBorders>
            <w:shd w:val="clear" w:color="auto" w:fill="auto"/>
            <w:noWrap/>
            <w:vAlign w:val="bottom"/>
            <w:hideMark/>
          </w:tcPr>
          <w:p w14:paraId="7DBDA124" w14:textId="1062A750" w:rsidR="00621574" w:rsidRPr="00621574" w:rsidDel="00E0030C" w:rsidRDefault="00621574" w:rsidP="00621574">
            <w:pPr>
              <w:spacing w:line="240" w:lineRule="auto"/>
              <w:jc w:val="right"/>
              <w:rPr>
                <w:del w:id="2041" w:author="Yang, Xue" w:date="2023-09-27T10:03:00Z"/>
                <w:rFonts w:ascii="Calibri" w:eastAsia="Times New Roman" w:hAnsi="Calibri" w:cs="Calibri"/>
                <w:color w:val="000000"/>
                <w:kern w:val="0"/>
                <w14:ligatures w14:val="none"/>
              </w:rPr>
            </w:pPr>
            <w:del w:id="2042" w:author="Yang, Xue" w:date="2023-09-27T10:03:00Z">
              <w:r w:rsidRPr="00621574" w:rsidDel="00E0030C">
                <w:rPr>
                  <w:rFonts w:ascii="Calibri" w:eastAsia="Times New Roman" w:hAnsi="Calibri" w:cs="Calibri"/>
                  <w:color w:val="000000"/>
                  <w:kern w:val="0"/>
                  <w14:ligatures w14:val="none"/>
                </w:rPr>
                <w:delText>0.2166</w:delText>
              </w:r>
            </w:del>
          </w:p>
        </w:tc>
      </w:tr>
      <w:tr w:rsidR="00621574" w:rsidRPr="00621574" w:rsidDel="00E0030C" w14:paraId="59E2B6C1" w14:textId="6496D8EA" w:rsidTr="2B44B431">
        <w:trPr>
          <w:trHeight w:val="300"/>
          <w:jc w:val="center"/>
          <w:del w:id="2043" w:author="Yang, Xue" w:date="2023-09-27T10:03:00Z"/>
        </w:trPr>
        <w:tc>
          <w:tcPr>
            <w:tcW w:w="2569" w:type="dxa"/>
            <w:tcBorders>
              <w:top w:val="nil"/>
              <w:left w:val="nil"/>
              <w:bottom w:val="nil"/>
              <w:right w:val="nil"/>
            </w:tcBorders>
            <w:shd w:val="clear" w:color="auto" w:fill="auto"/>
            <w:noWrap/>
            <w:vAlign w:val="bottom"/>
            <w:hideMark/>
          </w:tcPr>
          <w:p w14:paraId="04FA9088" w14:textId="4A90F813" w:rsidR="00621574" w:rsidRPr="00621574" w:rsidDel="00E0030C" w:rsidRDefault="00621574" w:rsidP="00621574">
            <w:pPr>
              <w:spacing w:line="240" w:lineRule="auto"/>
              <w:rPr>
                <w:del w:id="2044" w:author="Yang, Xue" w:date="2023-09-27T10:03:00Z"/>
                <w:rFonts w:ascii="Calibri" w:eastAsia="Times New Roman" w:hAnsi="Calibri" w:cs="Calibri"/>
                <w:color w:val="000000"/>
                <w:kern w:val="0"/>
                <w14:ligatures w14:val="none"/>
              </w:rPr>
            </w:pPr>
            <w:del w:id="2045" w:author="Yang, Xue" w:date="2023-09-27T10:03:00Z">
              <w:r w:rsidRPr="00621574" w:rsidDel="00E0030C">
                <w:rPr>
                  <w:rFonts w:ascii="Calibri" w:eastAsia="Times New Roman" w:hAnsi="Calibri" w:cs="Calibri"/>
                  <w:color w:val="000000"/>
                  <w:kern w:val="0"/>
                  <w14:ligatures w14:val="none"/>
                </w:rPr>
                <w:delText>ade_diagnosis</w:delText>
              </w:r>
            </w:del>
          </w:p>
        </w:tc>
        <w:tc>
          <w:tcPr>
            <w:tcW w:w="1351" w:type="dxa"/>
            <w:tcBorders>
              <w:top w:val="nil"/>
              <w:left w:val="nil"/>
              <w:bottom w:val="nil"/>
              <w:right w:val="nil"/>
            </w:tcBorders>
            <w:shd w:val="clear" w:color="auto" w:fill="auto"/>
            <w:noWrap/>
            <w:vAlign w:val="bottom"/>
            <w:hideMark/>
          </w:tcPr>
          <w:p w14:paraId="1B875500" w14:textId="610B177C" w:rsidR="00621574" w:rsidRPr="00621574" w:rsidDel="00E0030C" w:rsidRDefault="00621574" w:rsidP="00621574">
            <w:pPr>
              <w:spacing w:line="240" w:lineRule="auto"/>
              <w:jc w:val="right"/>
              <w:rPr>
                <w:del w:id="2046" w:author="Yang, Xue" w:date="2023-09-27T10:03:00Z"/>
                <w:rFonts w:ascii="Calibri" w:eastAsia="Times New Roman" w:hAnsi="Calibri" w:cs="Calibri"/>
                <w:color w:val="000000"/>
                <w:kern w:val="0"/>
                <w14:ligatures w14:val="none"/>
              </w:rPr>
            </w:pPr>
            <w:del w:id="2047" w:author="Yang, Xue" w:date="2023-09-27T10:03:00Z">
              <w:r w:rsidRPr="00621574" w:rsidDel="00E0030C">
                <w:rPr>
                  <w:rFonts w:ascii="Calibri" w:eastAsia="Times New Roman" w:hAnsi="Calibri" w:cs="Calibri"/>
                  <w:color w:val="000000"/>
                  <w:kern w:val="0"/>
                  <w14:ligatures w14:val="none"/>
                </w:rPr>
                <w:delText>0.1261</w:delText>
              </w:r>
            </w:del>
          </w:p>
        </w:tc>
        <w:tc>
          <w:tcPr>
            <w:tcW w:w="1333" w:type="dxa"/>
            <w:tcBorders>
              <w:top w:val="nil"/>
              <w:left w:val="nil"/>
              <w:bottom w:val="nil"/>
              <w:right w:val="nil"/>
            </w:tcBorders>
            <w:shd w:val="clear" w:color="auto" w:fill="auto"/>
            <w:noWrap/>
            <w:vAlign w:val="bottom"/>
            <w:hideMark/>
          </w:tcPr>
          <w:p w14:paraId="31D49F31" w14:textId="2CC00291" w:rsidR="00621574" w:rsidRPr="00621574" w:rsidDel="00E0030C" w:rsidRDefault="00621574" w:rsidP="00621574">
            <w:pPr>
              <w:spacing w:line="240" w:lineRule="auto"/>
              <w:jc w:val="right"/>
              <w:rPr>
                <w:del w:id="2048" w:author="Yang, Xue" w:date="2023-09-27T10:03:00Z"/>
                <w:rFonts w:ascii="Calibri" w:eastAsia="Times New Roman" w:hAnsi="Calibri" w:cs="Calibri"/>
                <w:color w:val="000000"/>
                <w:kern w:val="0"/>
                <w14:ligatures w14:val="none"/>
              </w:rPr>
            </w:pPr>
            <w:del w:id="2049" w:author="Yang, Xue" w:date="2023-09-27T10:03:00Z">
              <w:r w:rsidRPr="00621574" w:rsidDel="00E0030C">
                <w:rPr>
                  <w:rFonts w:ascii="Calibri" w:eastAsia="Times New Roman" w:hAnsi="Calibri" w:cs="Calibri"/>
                  <w:color w:val="000000"/>
                  <w:kern w:val="0"/>
                  <w14:ligatures w14:val="none"/>
                </w:rPr>
                <w:delText>0.1357</w:delText>
              </w:r>
            </w:del>
          </w:p>
        </w:tc>
        <w:tc>
          <w:tcPr>
            <w:tcW w:w="1262" w:type="dxa"/>
            <w:tcBorders>
              <w:top w:val="nil"/>
              <w:left w:val="nil"/>
              <w:bottom w:val="nil"/>
              <w:right w:val="nil"/>
            </w:tcBorders>
            <w:shd w:val="clear" w:color="auto" w:fill="auto"/>
            <w:noWrap/>
            <w:vAlign w:val="bottom"/>
            <w:hideMark/>
          </w:tcPr>
          <w:p w14:paraId="44EBEB80" w14:textId="7877170F" w:rsidR="00621574" w:rsidRPr="00621574" w:rsidDel="00E0030C" w:rsidRDefault="00621574" w:rsidP="00621574">
            <w:pPr>
              <w:spacing w:line="240" w:lineRule="auto"/>
              <w:jc w:val="right"/>
              <w:rPr>
                <w:del w:id="2050" w:author="Yang, Xue" w:date="2023-09-27T10:03:00Z"/>
                <w:rFonts w:ascii="Calibri" w:eastAsia="Times New Roman" w:hAnsi="Calibri" w:cs="Calibri"/>
                <w:color w:val="000000"/>
                <w:kern w:val="0"/>
                <w14:ligatures w14:val="none"/>
              </w:rPr>
            </w:pPr>
            <w:del w:id="2051" w:author="Yang, Xue" w:date="2023-09-27T10:03:00Z">
              <w:r w:rsidRPr="00621574" w:rsidDel="00E0030C">
                <w:rPr>
                  <w:rFonts w:ascii="Calibri" w:eastAsia="Times New Roman" w:hAnsi="Calibri" w:cs="Calibri"/>
                  <w:color w:val="000000"/>
                  <w:kern w:val="0"/>
                  <w14:ligatures w14:val="none"/>
                </w:rPr>
                <w:delText>0.1501</w:delText>
              </w:r>
            </w:del>
          </w:p>
        </w:tc>
        <w:tc>
          <w:tcPr>
            <w:tcW w:w="1244" w:type="dxa"/>
            <w:tcBorders>
              <w:top w:val="nil"/>
              <w:left w:val="nil"/>
              <w:bottom w:val="nil"/>
              <w:right w:val="nil"/>
            </w:tcBorders>
            <w:shd w:val="clear" w:color="auto" w:fill="auto"/>
            <w:noWrap/>
            <w:vAlign w:val="bottom"/>
            <w:hideMark/>
          </w:tcPr>
          <w:p w14:paraId="29B65908" w14:textId="5B1046A9" w:rsidR="00621574" w:rsidRPr="00621574" w:rsidDel="00E0030C" w:rsidRDefault="00621574" w:rsidP="00621574">
            <w:pPr>
              <w:spacing w:line="240" w:lineRule="auto"/>
              <w:jc w:val="right"/>
              <w:rPr>
                <w:del w:id="2052" w:author="Yang, Xue" w:date="2023-09-27T10:03:00Z"/>
                <w:rFonts w:ascii="Calibri" w:eastAsia="Times New Roman" w:hAnsi="Calibri" w:cs="Calibri"/>
                <w:color w:val="000000"/>
                <w:kern w:val="0"/>
                <w14:ligatures w14:val="none"/>
              </w:rPr>
            </w:pPr>
            <w:del w:id="2053" w:author="Yang, Xue" w:date="2023-09-27T10:03:00Z">
              <w:r w:rsidRPr="00621574" w:rsidDel="00E0030C">
                <w:rPr>
                  <w:rFonts w:ascii="Calibri" w:eastAsia="Times New Roman" w:hAnsi="Calibri" w:cs="Calibri"/>
                  <w:color w:val="000000"/>
                  <w:kern w:val="0"/>
                  <w14:ligatures w14:val="none"/>
                </w:rPr>
                <w:delText>0.1414</w:delText>
              </w:r>
            </w:del>
          </w:p>
        </w:tc>
        <w:tc>
          <w:tcPr>
            <w:tcW w:w="981" w:type="dxa"/>
            <w:tcBorders>
              <w:top w:val="nil"/>
              <w:left w:val="nil"/>
              <w:bottom w:val="nil"/>
              <w:right w:val="nil"/>
            </w:tcBorders>
            <w:shd w:val="clear" w:color="auto" w:fill="auto"/>
            <w:noWrap/>
            <w:vAlign w:val="bottom"/>
            <w:hideMark/>
          </w:tcPr>
          <w:p w14:paraId="53823EFA" w14:textId="630B1C74" w:rsidR="00621574" w:rsidRPr="00621574" w:rsidDel="00E0030C" w:rsidRDefault="00621574" w:rsidP="00621574">
            <w:pPr>
              <w:spacing w:line="240" w:lineRule="auto"/>
              <w:jc w:val="right"/>
              <w:rPr>
                <w:del w:id="2054" w:author="Yang, Xue" w:date="2023-09-27T10:03:00Z"/>
                <w:rFonts w:ascii="Calibri" w:eastAsia="Times New Roman" w:hAnsi="Calibri" w:cs="Calibri"/>
                <w:color w:val="000000"/>
                <w:kern w:val="0"/>
                <w14:ligatures w14:val="none"/>
              </w:rPr>
            </w:pPr>
            <w:del w:id="2055" w:author="Yang, Xue" w:date="2023-09-27T10:03:00Z">
              <w:r w:rsidRPr="00621574" w:rsidDel="00E0030C">
                <w:rPr>
                  <w:rFonts w:ascii="Calibri" w:eastAsia="Times New Roman" w:hAnsi="Calibri" w:cs="Calibri"/>
                  <w:color w:val="000000"/>
                  <w:kern w:val="0"/>
                  <w14:ligatures w14:val="none"/>
                </w:rPr>
                <w:delText>1</w:delText>
              </w:r>
            </w:del>
          </w:p>
        </w:tc>
        <w:tc>
          <w:tcPr>
            <w:tcW w:w="1228" w:type="dxa"/>
            <w:tcBorders>
              <w:top w:val="nil"/>
              <w:left w:val="nil"/>
              <w:bottom w:val="nil"/>
              <w:right w:val="nil"/>
            </w:tcBorders>
            <w:shd w:val="clear" w:color="auto" w:fill="auto"/>
            <w:noWrap/>
            <w:vAlign w:val="bottom"/>
            <w:hideMark/>
          </w:tcPr>
          <w:p w14:paraId="46B6EA11" w14:textId="51908919" w:rsidR="00621574" w:rsidRPr="00621574" w:rsidDel="00E0030C" w:rsidRDefault="00621574" w:rsidP="00621574">
            <w:pPr>
              <w:spacing w:line="240" w:lineRule="auto"/>
              <w:jc w:val="right"/>
              <w:rPr>
                <w:del w:id="2056" w:author="Yang, Xue" w:date="2023-09-27T10:03:00Z"/>
                <w:rFonts w:ascii="Calibri" w:eastAsia="Times New Roman" w:hAnsi="Calibri" w:cs="Calibri"/>
                <w:color w:val="000000"/>
                <w:kern w:val="0"/>
                <w14:ligatures w14:val="none"/>
              </w:rPr>
            </w:pPr>
            <w:del w:id="2057"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723E6191" w14:textId="603977F2" w:rsidR="00621574" w:rsidRPr="00621574" w:rsidDel="00E0030C" w:rsidRDefault="00621574" w:rsidP="00621574">
            <w:pPr>
              <w:spacing w:line="240" w:lineRule="auto"/>
              <w:jc w:val="right"/>
              <w:rPr>
                <w:del w:id="2058" w:author="Yang, Xue" w:date="2023-09-27T10:03:00Z"/>
                <w:rFonts w:ascii="Calibri" w:eastAsia="Times New Roman" w:hAnsi="Calibri" w:cs="Calibri"/>
                <w:color w:val="000000"/>
                <w:kern w:val="0"/>
                <w14:ligatures w14:val="none"/>
              </w:rPr>
            </w:pPr>
            <w:del w:id="2059" w:author="Yang, Xue" w:date="2023-09-27T10:03:00Z">
              <w:r w:rsidRPr="00621574" w:rsidDel="00E0030C">
                <w:rPr>
                  <w:rFonts w:ascii="Calibri" w:eastAsia="Times New Roman" w:hAnsi="Calibri" w:cs="Calibri"/>
                  <w:color w:val="000000"/>
                  <w:kern w:val="0"/>
                  <w14:ligatures w14:val="none"/>
                </w:rPr>
                <w:delText>0.7707</w:delText>
              </w:r>
            </w:del>
          </w:p>
        </w:tc>
        <w:tc>
          <w:tcPr>
            <w:tcW w:w="1099" w:type="dxa"/>
            <w:tcBorders>
              <w:top w:val="nil"/>
              <w:left w:val="nil"/>
              <w:bottom w:val="nil"/>
              <w:right w:val="nil"/>
            </w:tcBorders>
            <w:shd w:val="clear" w:color="auto" w:fill="auto"/>
            <w:noWrap/>
            <w:vAlign w:val="bottom"/>
            <w:hideMark/>
          </w:tcPr>
          <w:p w14:paraId="5E31FE3F" w14:textId="096E141C" w:rsidR="00621574" w:rsidRPr="00621574" w:rsidDel="00E0030C" w:rsidRDefault="00621574" w:rsidP="00621574">
            <w:pPr>
              <w:spacing w:line="240" w:lineRule="auto"/>
              <w:jc w:val="right"/>
              <w:rPr>
                <w:del w:id="2060" w:author="Yang, Xue" w:date="2023-09-27T10:03:00Z"/>
                <w:rFonts w:ascii="Calibri" w:eastAsia="Times New Roman" w:hAnsi="Calibri" w:cs="Calibri"/>
                <w:color w:val="000000"/>
                <w:kern w:val="0"/>
                <w14:ligatures w14:val="none"/>
              </w:rPr>
            </w:pPr>
            <w:del w:id="2061"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3EF3996B" w14:textId="081FD202" w:rsidR="00621574" w:rsidRPr="00621574" w:rsidDel="00E0030C" w:rsidRDefault="00621574" w:rsidP="00621574">
            <w:pPr>
              <w:spacing w:line="240" w:lineRule="auto"/>
              <w:jc w:val="right"/>
              <w:rPr>
                <w:del w:id="2062" w:author="Yang, Xue" w:date="2023-09-27T10:03:00Z"/>
                <w:rFonts w:ascii="Calibri" w:eastAsia="Times New Roman" w:hAnsi="Calibri" w:cs="Calibri"/>
                <w:color w:val="000000"/>
                <w:kern w:val="0"/>
                <w14:ligatures w14:val="none"/>
              </w:rPr>
            </w:pPr>
            <w:del w:id="2063"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2251723E" w14:textId="6C5A4176" w:rsidR="00621574" w:rsidRPr="00621574" w:rsidDel="00E0030C" w:rsidRDefault="00621574" w:rsidP="00621574">
            <w:pPr>
              <w:spacing w:line="240" w:lineRule="auto"/>
              <w:jc w:val="right"/>
              <w:rPr>
                <w:del w:id="2064" w:author="Yang, Xue" w:date="2023-09-27T10:03:00Z"/>
                <w:rFonts w:ascii="Calibri" w:eastAsia="Times New Roman" w:hAnsi="Calibri" w:cs="Calibri"/>
                <w:color w:val="000000"/>
                <w:kern w:val="0"/>
                <w14:ligatures w14:val="none"/>
              </w:rPr>
            </w:pPr>
            <w:del w:id="2065" w:author="Yang, Xue" w:date="2023-09-27T10:03:00Z">
              <w:r w:rsidRPr="00621574" w:rsidDel="00E0030C">
                <w:rPr>
                  <w:rFonts w:ascii="Calibri" w:eastAsia="Times New Roman" w:hAnsi="Calibri" w:cs="Calibri"/>
                  <w:color w:val="000000"/>
                  <w:kern w:val="0"/>
                  <w14:ligatures w14:val="none"/>
                </w:rPr>
                <w:delText>0.4009</w:delText>
              </w:r>
            </w:del>
          </w:p>
        </w:tc>
        <w:tc>
          <w:tcPr>
            <w:tcW w:w="1160" w:type="dxa"/>
            <w:tcBorders>
              <w:top w:val="nil"/>
              <w:left w:val="nil"/>
              <w:bottom w:val="nil"/>
              <w:right w:val="nil"/>
            </w:tcBorders>
            <w:shd w:val="clear" w:color="auto" w:fill="auto"/>
            <w:noWrap/>
            <w:vAlign w:val="bottom"/>
            <w:hideMark/>
          </w:tcPr>
          <w:p w14:paraId="29987C3B" w14:textId="35FDCC64" w:rsidR="00621574" w:rsidRPr="00621574" w:rsidDel="00E0030C" w:rsidRDefault="00621574" w:rsidP="00621574">
            <w:pPr>
              <w:spacing w:line="240" w:lineRule="auto"/>
              <w:jc w:val="right"/>
              <w:rPr>
                <w:del w:id="2066" w:author="Yang, Xue" w:date="2023-09-27T10:03:00Z"/>
                <w:rFonts w:ascii="Calibri" w:eastAsia="Times New Roman" w:hAnsi="Calibri" w:cs="Calibri"/>
                <w:color w:val="000000"/>
                <w:kern w:val="0"/>
                <w14:ligatures w14:val="none"/>
              </w:rPr>
            </w:pPr>
            <w:del w:id="2067" w:author="Yang, Xue" w:date="2023-09-27T10:03:00Z">
              <w:r w:rsidRPr="00621574" w:rsidDel="00E0030C">
                <w:rPr>
                  <w:rFonts w:ascii="Calibri" w:eastAsia="Times New Roman" w:hAnsi="Calibri" w:cs="Calibri"/>
                  <w:color w:val="000000"/>
                  <w:kern w:val="0"/>
                  <w14:ligatures w14:val="none"/>
                </w:rPr>
                <w:delText>0.2405</w:delText>
              </w:r>
            </w:del>
          </w:p>
        </w:tc>
      </w:tr>
      <w:tr w:rsidR="00621574" w:rsidRPr="00621574" w:rsidDel="00E0030C" w14:paraId="487E370D" w14:textId="77B59F02" w:rsidTr="2B44B431">
        <w:trPr>
          <w:trHeight w:val="300"/>
          <w:jc w:val="center"/>
          <w:del w:id="2068" w:author="Yang, Xue" w:date="2023-09-27T10:03:00Z"/>
        </w:trPr>
        <w:tc>
          <w:tcPr>
            <w:tcW w:w="2569" w:type="dxa"/>
            <w:tcBorders>
              <w:top w:val="nil"/>
              <w:left w:val="nil"/>
              <w:bottom w:val="nil"/>
              <w:right w:val="nil"/>
            </w:tcBorders>
            <w:shd w:val="clear" w:color="auto" w:fill="auto"/>
            <w:noWrap/>
            <w:vAlign w:val="bottom"/>
            <w:hideMark/>
          </w:tcPr>
          <w:p w14:paraId="6989E35A" w14:textId="004CFA1D" w:rsidR="00621574" w:rsidRPr="00621574" w:rsidDel="00E0030C" w:rsidRDefault="00621574" w:rsidP="00621574">
            <w:pPr>
              <w:spacing w:line="240" w:lineRule="auto"/>
              <w:rPr>
                <w:del w:id="2069" w:author="Yang, Xue" w:date="2023-09-27T10:03:00Z"/>
                <w:rFonts w:ascii="Calibri" w:eastAsia="Times New Roman" w:hAnsi="Calibri" w:cs="Calibri"/>
                <w:color w:val="000000"/>
                <w:kern w:val="0"/>
                <w14:ligatures w14:val="none"/>
              </w:rPr>
            </w:pPr>
            <w:del w:id="2070" w:author="Yang, Xue" w:date="2023-09-27T10:03:00Z">
              <w:r w:rsidRPr="00621574" w:rsidDel="00E0030C">
                <w:rPr>
                  <w:rFonts w:ascii="Calibri" w:eastAsia="Times New Roman" w:hAnsi="Calibri" w:cs="Calibri"/>
                  <w:color w:val="000000"/>
                  <w:kern w:val="0"/>
                  <w14:ligatures w14:val="none"/>
                </w:rPr>
                <w:delText>fatigue_diagnosis</w:delText>
              </w:r>
            </w:del>
          </w:p>
        </w:tc>
        <w:tc>
          <w:tcPr>
            <w:tcW w:w="1351" w:type="dxa"/>
            <w:tcBorders>
              <w:top w:val="nil"/>
              <w:left w:val="nil"/>
              <w:bottom w:val="nil"/>
              <w:right w:val="nil"/>
            </w:tcBorders>
            <w:shd w:val="clear" w:color="auto" w:fill="auto"/>
            <w:noWrap/>
            <w:vAlign w:val="bottom"/>
            <w:hideMark/>
          </w:tcPr>
          <w:p w14:paraId="69E3DA58" w14:textId="0C8DA759" w:rsidR="00621574" w:rsidRPr="00621574" w:rsidDel="00E0030C" w:rsidRDefault="00621574" w:rsidP="00621574">
            <w:pPr>
              <w:spacing w:line="240" w:lineRule="auto"/>
              <w:jc w:val="right"/>
              <w:rPr>
                <w:del w:id="2071" w:author="Yang, Xue" w:date="2023-09-27T10:03:00Z"/>
                <w:rFonts w:ascii="Calibri" w:eastAsia="Times New Roman" w:hAnsi="Calibri" w:cs="Calibri"/>
                <w:color w:val="000000"/>
                <w:kern w:val="0"/>
                <w14:ligatures w14:val="none"/>
              </w:rPr>
            </w:pPr>
            <w:del w:id="2072" w:author="Yang, Xue" w:date="2023-09-27T10:03:00Z">
              <w:r w:rsidRPr="00621574" w:rsidDel="00E0030C">
                <w:rPr>
                  <w:rFonts w:ascii="Calibri" w:eastAsia="Times New Roman" w:hAnsi="Calibri" w:cs="Calibri"/>
                  <w:color w:val="000000"/>
                  <w:kern w:val="0"/>
                  <w14:ligatures w14:val="none"/>
                </w:rPr>
                <w:delText>0.0638</w:delText>
              </w:r>
            </w:del>
          </w:p>
        </w:tc>
        <w:tc>
          <w:tcPr>
            <w:tcW w:w="1333" w:type="dxa"/>
            <w:tcBorders>
              <w:top w:val="nil"/>
              <w:left w:val="nil"/>
              <w:bottom w:val="nil"/>
              <w:right w:val="nil"/>
            </w:tcBorders>
            <w:shd w:val="clear" w:color="auto" w:fill="auto"/>
            <w:noWrap/>
            <w:vAlign w:val="bottom"/>
            <w:hideMark/>
          </w:tcPr>
          <w:p w14:paraId="653C5C53" w14:textId="5A129404" w:rsidR="00621574" w:rsidRPr="00621574" w:rsidDel="00E0030C" w:rsidRDefault="00621574" w:rsidP="00621574">
            <w:pPr>
              <w:spacing w:line="240" w:lineRule="auto"/>
              <w:jc w:val="right"/>
              <w:rPr>
                <w:del w:id="2073" w:author="Yang, Xue" w:date="2023-09-27T10:03:00Z"/>
                <w:rFonts w:ascii="Calibri" w:eastAsia="Times New Roman" w:hAnsi="Calibri" w:cs="Calibri"/>
                <w:color w:val="000000"/>
                <w:kern w:val="0"/>
                <w14:ligatures w14:val="none"/>
              </w:rPr>
            </w:pPr>
            <w:del w:id="2074" w:author="Yang, Xue" w:date="2023-09-27T10:03:00Z">
              <w:r w:rsidRPr="00621574" w:rsidDel="00E0030C">
                <w:rPr>
                  <w:rFonts w:ascii="Calibri" w:eastAsia="Times New Roman" w:hAnsi="Calibri" w:cs="Calibri"/>
                  <w:color w:val="000000"/>
                  <w:kern w:val="0"/>
                  <w14:ligatures w14:val="none"/>
                </w:rPr>
                <w:delText>0.0626</w:delText>
              </w:r>
            </w:del>
          </w:p>
        </w:tc>
        <w:tc>
          <w:tcPr>
            <w:tcW w:w="1262" w:type="dxa"/>
            <w:tcBorders>
              <w:top w:val="nil"/>
              <w:left w:val="nil"/>
              <w:bottom w:val="nil"/>
              <w:right w:val="nil"/>
            </w:tcBorders>
            <w:shd w:val="clear" w:color="auto" w:fill="auto"/>
            <w:noWrap/>
            <w:vAlign w:val="bottom"/>
            <w:hideMark/>
          </w:tcPr>
          <w:p w14:paraId="57AECDBE" w14:textId="4B991664" w:rsidR="00621574" w:rsidRPr="00621574" w:rsidDel="00E0030C" w:rsidRDefault="00621574" w:rsidP="00621574">
            <w:pPr>
              <w:spacing w:line="240" w:lineRule="auto"/>
              <w:jc w:val="right"/>
              <w:rPr>
                <w:del w:id="2075" w:author="Yang, Xue" w:date="2023-09-27T10:03:00Z"/>
                <w:rFonts w:ascii="Calibri" w:eastAsia="Times New Roman" w:hAnsi="Calibri" w:cs="Calibri"/>
                <w:color w:val="000000"/>
                <w:kern w:val="0"/>
                <w14:ligatures w14:val="none"/>
              </w:rPr>
            </w:pPr>
            <w:del w:id="2076" w:author="Yang, Xue" w:date="2023-09-27T10:03:00Z">
              <w:r w:rsidRPr="00621574" w:rsidDel="00E0030C">
                <w:rPr>
                  <w:rFonts w:ascii="Calibri" w:eastAsia="Times New Roman" w:hAnsi="Calibri" w:cs="Calibri"/>
                  <w:color w:val="000000"/>
                  <w:kern w:val="0"/>
                  <w14:ligatures w14:val="none"/>
                </w:rPr>
                <w:delText>0.0688</w:delText>
              </w:r>
            </w:del>
          </w:p>
        </w:tc>
        <w:tc>
          <w:tcPr>
            <w:tcW w:w="1244" w:type="dxa"/>
            <w:tcBorders>
              <w:top w:val="nil"/>
              <w:left w:val="nil"/>
              <w:bottom w:val="nil"/>
              <w:right w:val="nil"/>
            </w:tcBorders>
            <w:shd w:val="clear" w:color="auto" w:fill="auto"/>
            <w:noWrap/>
            <w:vAlign w:val="bottom"/>
            <w:hideMark/>
          </w:tcPr>
          <w:p w14:paraId="6817D9F2" w14:textId="5F0E36AE" w:rsidR="00621574" w:rsidRPr="00621574" w:rsidDel="00E0030C" w:rsidRDefault="00621574" w:rsidP="00621574">
            <w:pPr>
              <w:spacing w:line="240" w:lineRule="auto"/>
              <w:jc w:val="right"/>
              <w:rPr>
                <w:del w:id="2077" w:author="Yang, Xue" w:date="2023-09-27T10:03:00Z"/>
                <w:rFonts w:ascii="Calibri" w:eastAsia="Times New Roman" w:hAnsi="Calibri" w:cs="Calibri"/>
                <w:color w:val="000000"/>
                <w:kern w:val="0"/>
                <w14:ligatures w14:val="none"/>
              </w:rPr>
            </w:pPr>
            <w:del w:id="2078" w:author="Yang, Xue" w:date="2023-09-27T10:03:00Z">
              <w:r w:rsidRPr="00621574" w:rsidDel="00E0030C">
                <w:rPr>
                  <w:rFonts w:ascii="Calibri" w:eastAsia="Times New Roman" w:hAnsi="Calibri" w:cs="Calibri"/>
                  <w:color w:val="000000"/>
                  <w:kern w:val="0"/>
                  <w14:ligatures w14:val="none"/>
                </w:rPr>
                <w:delText>0.0733</w:delText>
              </w:r>
            </w:del>
          </w:p>
        </w:tc>
        <w:tc>
          <w:tcPr>
            <w:tcW w:w="981" w:type="dxa"/>
            <w:tcBorders>
              <w:top w:val="nil"/>
              <w:left w:val="nil"/>
              <w:bottom w:val="nil"/>
              <w:right w:val="nil"/>
            </w:tcBorders>
            <w:shd w:val="clear" w:color="auto" w:fill="auto"/>
            <w:noWrap/>
            <w:vAlign w:val="bottom"/>
            <w:hideMark/>
          </w:tcPr>
          <w:p w14:paraId="761116A4" w14:textId="2DD6B050" w:rsidR="00621574" w:rsidRPr="00621574" w:rsidDel="00E0030C" w:rsidRDefault="00621574" w:rsidP="00621574">
            <w:pPr>
              <w:spacing w:line="240" w:lineRule="auto"/>
              <w:jc w:val="right"/>
              <w:rPr>
                <w:del w:id="2079" w:author="Yang, Xue" w:date="2023-09-27T10:03:00Z"/>
                <w:rFonts w:ascii="Calibri" w:eastAsia="Times New Roman" w:hAnsi="Calibri" w:cs="Calibri"/>
                <w:color w:val="000000"/>
                <w:kern w:val="0"/>
                <w14:ligatures w14:val="none"/>
              </w:rPr>
            </w:pPr>
            <w:del w:id="2080" w:author="Yang, Xue" w:date="2023-09-27T10:03:00Z">
              <w:r w:rsidRPr="00621574" w:rsidDel="00E0030C">
                <w:rPr>
                  <w:rFonts w:ascii="Calibri" w:eastAsia="Times New Roman" w:hAnsi="Calibri" w:cs="Calibri"/>
                  <w:color w:val="000000"/>
                  <w:kern w:val="0"/>
                  <w14:ligatures w14:val="none"/>
                </w:rPr>
                <w:delText>0.006</w:delText>
              </w:r>
            </w:del>
          </w:p>
        </w:tc>
        <w:tc>
          <w:tcPr>
            <w:tcW w:w="1228" w:type="dxa"/>
            <w:tcBorders>
              <w:top w:val="nil"/>
              <w:left w:val="nil"/>
              <w:bottom w:val="nil"/>
              <w:right w:val="nil"/>
            </w:tcBorders>
            <w:shd w:val="clear" w:color="auto" w:fill="auto"/>
            <w:noWrap/>
            <w:vAlign w:val="bottom"/>
            <w:hideMark/>
          </w:tcPr>
          <w:p w14:paraId="089E89D7" w14:textId="6DECDAF2" w:rsidR="00621574" w:rsidRPr="00621574" w:rsidDel="00E0030C" w:rsidRDefault="00621574" w:rsidP="00621574">
            <w:pPr>
              <w:spacing w:line="240" w:lineRule="auto"/>
              <w:jc w:val="right"/>
              <w:rPr>
                <w:del w:id="2081" w:author="Yang, Xue" w:date="2023-09-27T10:03:00Z"/>
                <w:rFonts w:ascii="Calibri" w:eastAsia="Times New Roman" w:hAnsi="Calibri" w:cs="Calibri"/>
                <w:color w:val="000000"/>
                <w:kern w:val="0"/>
                <w14:ligatures w14:val="none"/>
              </w:rPr>
            </w:pPr>
            <w:del w:id="2082" w:author="Yang, Xue" w:date="2023-09-27T10:03:00Z">
              <w:r w:rsidRPr="00621574" w:rsidDel="00E0030C">
                <w:rPr>
                  <w:rFonts w:ascii="Calibri" w:eastAsia="Times New Roman" w:hAnsi="Calibri" w:cs="Calibri"/>
                  <w:color w:val="000000"/>
                  <w:kern w:val="0"/>
                  <w14:ligatures w14:val="none"/>
                </w:rPr>
                <w:delText>0.5858</w:delText>
              </w:r>
            </w:del>
          </w:p>
        </w:tc>
        <w:tc>
          <w:tcPr>
            <w:tcW w:w="1270" w:type="dxa"/>
            <w:tcBorders>
              <w:top w:val="nil"/>
              <w:left w:val="nil"/>
              <w:bottom w:val="nil"/>
              <w:right w:val="nil"/>
            </w:tcBorders>
            <w:shd w:val="clear" w:color="auto" w:fill="auto"/>
            <w:noWrap/>
            <w:vAlign w:val="bottom"/>
            <w:hideMark/>
          </w:tcPr>
          <w:p w14:paraId="451AC51D" w14:textId="1A5D783D" w:rsidR="00621574" w:rsidRPr="00621574" w:rsidDel="00E0030C" w:rsidRDefault="00621574" w:rsidP="00621574">
            <w:pPr>
              <w:spacing w:line="240" w:lineRule="auto"/>
              <w:jc w:val="right"/>
              <w:rPr>
                <w:del w:id="2083" w:author="Yang, Xue" w:date="2023-09-27T10:03:00Z"/>
                <w:rFonts w:ascii="Calibri" w:eastAsia="Times New Roman" w:hAnsi="Calibri" w:cs="Calibri"/>
                <w:color w:val="000000"/>
                <w:kern w:val="0"/>
                <w14:ligatures w14:val="none"/>
              </w:rPr>
            </w:pPr>
            <w:del w:id="2084" w:author="Yang, Xue" w:date="2023-09-27T10:03:00Z">
              <w:r w:rsidRPr="00621574" w:rsidDel="00E0030C">
                <w:rPr>
                  <w:rFonts w:ascii="Calibri" w:eastAsia="Times New Roman" w:hAnsi="Calibri" w:cs="Calibri"/>
                  <w:color w:val="000000"/>
                  <w:kern w:val="0"/>
                  <w14:ligatures w14:val="none"/>
                </w:rPr>
                <w:delText>0.1062</w:delText>
              </w:r>
            </w:del>
          </w:p>
        </w:tc>
        <w:tc>
          <w:tcPr>
            <w:tcW w:w="1099" w:type="dxa"/>
            <w:tcBorders>
              <w:top w:val="nil"/>
              <w:left w:val="nil"/>
              <w:bottom w:val="nil"/>
              <w:right w:val="nil"/>
            </w:tcBorders>
            <w:shd w:val="clear" w:color="auto" w:fill="auto"/>
            <w:noWrap/>
            <w:vAlign w:val="bottom"/>
            <w:hideMark/>
          </w:tcPr>
          <w:p w14:paraId="2F08B25E" w14:textId="6C053CE1" w:rsidR="00621574" w:rsidRPr="00621574" w:rsidDel="00E0030C" w:rsidRDefault="00621574" w:rsidP="00621574">
            <w:pPr>
              <w:spacing w:line="240" w:lineRule="auto"/>
              <w:jc w:val="right"/>
              <w:rPr>
                <w:del w:id="2085" w:author="Yang, Xue" w:date="2023-09-27T10:03:00Z"/>
                <w:rFonts w:ascii="Calibri" w:eastAsia="Times New Roman" w:hAnsi="Calibri" w:cs="Calibri"/>
                <w:color w:val="000000"/>
                <w:kern w:val="0"/>
                <w14:ligatures w14:val="none"/>
              </w:rPr>
            </w:pPr>
            <w:del w:id="2086" w:author="Yang, Xue" w:date="2023-09-27T10:03:00Z">
              <w:r w:rsidRPr="00621574" w:rsidDel="00E0030C">
                <w:rPr>
                  <w:rFonts w:ascii="Calibri" w:eastAsia="Times New Roman" w:hAnsi="Calibri" w:cs="Calibri"/>
                  <w:color w:val="000000"/>
                  <w:kern w:val="0"/>
                  <w14:ligatures w14:val="none"/>
                </w:rPr>
                <w:delText>0.4463</w:delText>
              </w:r>
            </w:del>
          </w:p>
        </w:tc>
        <w:tc>
          <w:tcPr>
            <w:tcW w:w="994" w:type="dxa"/>
            <w:tcBorders>
              <w:top w:val="nil"/>
              <w:left w:val="nil"/>
              <w:bottom w:val="nil"/>
              <w:right w:val="nil"/>
            </w:tcBorders>
            <w:shd w:val="clear" w:color="auto" w:fill="auto"/>
            <w:noWrap/>
            <w:vAlign w:val="bottom"/>
            <w:hideMark/>
          </w:tcPr>
          <w:p w14:paraId="7BAF88E7" w14:textId="56AB208C" w:rsidR="00621574" w:rsidRPr="00621574" w:rsidDel="00E0030C" w:rsidRDefault="00621574" w:rsidP="00621574">
            <w:pPr>
              <w:spacing w:line="240" w:lineRule="auto"/>
              <w:jc w:val="right"/>
              <w:rPr>
                <w:del w:id="2087" w:author="Yang, Xue" w:date="2023-09-27T10:03:00Z"/>
                <w:rFonts w:ascii="Calibri" w:eastAsia="Times New Roman" w:hAnsi="Calibri" w:cs="Calibri"/>
                <w:color w:val="000000"/>
                <w:kern w:val="0"/>
                <w14:ligatures w14:val="none"/>
              </w:rPr>
            </w:pPr>
            <w:del w:id="2088" w:author="Yang, Xue" w:date="2023-09-27T10:03:00Z">
              <w:r w:rsidRPr="00621574" w:rsidDel="00E0030C">
                <w:rPr>
                  <w:rFonts w:ascii="Calibri" w:eastAsia="Times New Roman" w:hAnsi="Calibri" w:cs="Calibri"/>
                  <w:color w:val="000000"/>
                  <w:kern w:val="0"/>
                  <w14:ligatures w14:val="none"/>
                </w:rPr>
                <w:delText>0.5122</w:delText>
              </w:r>
            </w:del>
          </w:p>
        </w:tc>
        <w:tc>
          <w:tcPr>
            <w:tcW w:w="960" w:type="dxa"/>
            <w:tcBorders>
              <w:top w:val="nil"/>
              <w:left w:val="nil"/>
              <w:bottom w:val="nil"/>
              <w:right w:val="nil"/>
            </w:tcBorders>
            <w:shd w:val="clear" w:color="auto" w:fill="auto"/>
            <w:noWrap/>
            <w:vAlign w:val="bottom"/>
            <w:hideMark/>
          </w:tcPr>
          <w:p w14:paraId="1823EE12" w14:textId="4166CBDC" w:rsidR="00621574" w:rsidRPr="00621574" w:rsidDel="00E0030C" w:rsidRDefault="00621574" w:rsidP="00621574">
            <w:pPr>
              <w:spacing w:line="240" w:lineRule="auto"/>
              <w:jc w:val="right"/>
              <w:rPr>
                <w:del w:id="2089" w:author="Yang, Xue" w:date="2023-09-27T10:03:00Z"/>
                <w:rFonts w:ascii="Calibri" w:eastAsia="Times New Roman" w:hAnsi="Calibri" w:cs="Calibri"/>
                <w:color w:val="000000"/>
                <w:kern w:val="0"/>
                <w14:ligatures w14:val="none"/>
              </w:rPr>
            </w:pPr>
            <w:del w:id="2090" w:author="Yang, Xue" w:date="2023-09-27T10:03:00Z">
              <w:r w:rsidRPr="00621574" w:rsidDel="00E0030C">
                <w:rPr>
                  <w:rFonts w:ascii="Calibri" w:eastAsia="Times New Roman" w:hAnsi="Calibri" w:cs="Calibri"/>
                  <w:color w:val="000000"/>
                  <w:kern w:val="0"/>
                  <w14:ligatures w14:val="none"/>
                </w:rPr>
                <w:delText>0.1015</w:delText>
              </w:r>
            </w:del>
          </w:p>
        </w:tc>
        <w:tc>
          <w:tcPr>
            <w:tcW w:w="1160" w:type="dxa"/>
            <w:tcBorders>
              <w:top w:val="nil"/>
              <w:left w:val="nil"/>
              <w:bottom w:val="nil"/>
              <w:right w:val="nil"/>
            </w:tcBorders>
            <w:shd w:val="clear" w:color="auto" w:fill="auto"/>
            <w:noWrap/>
            <w:vAlign w:val="bottom"/>
            <w:hideMark/>
          </w:tcPr>
          <w:p w14:paraId="3570EE99" w14:textId="7A9D182E" w:rsidR="00621574" w:rsidRPr="00621574" w:rsidDel="00E0030C" w:rsidRDefault="00621574" w:rsidP="00621574">
            <w:pPr>
              <w:spacing w:line="240" w:lineRule="auto"/>
              <w:jc w:val="right"/>
              <w:rPr>
                <w:del w:id="2091" w:author="Yang, Xue" w:date="2023-09-27T10:03:00Z"/>
                <w:rFonts w:ascii="Calibri" w:eastAsia="Times New Roman" w:hAnsi="Calibri" w:cs="Calibri"/>
                <w:color w:val="000000"/>
                <w:kern w:val="0"/>
                <w14:ligatures w14:val="none"/>
              </w:rPr>
            </w:pPr>
            <w:del w:id="2092" w:author="Yang, Xue" w:date="2023-09-27T10:03:00Z">
              <w:r w:rsidRPr="00621574" w:rsidDel="00E0030C">
                <w:rPr>
                  <w:rFonts w:ascii="Calibri" w:eastAsia="Times New Roman" w:hAnsi="Calibri" w:cs="Calibri"/>
                  <w:color w:val="000000"/>
                  <w:kern w:val="0"/>
                  <w14:ligatures w14:val="none"/>
                </w:rPr>
                <w:delText>1</w:delText>
              </w:r>
            </w:del>
          </w:p>
        </w:tc>
      </w:tr>
      <w:tr w:rsidR="00621574" w:rsidRPr="00621574" w:rsidDel="00E0030C" w14:paraId="512972B2" w14:textId="3FEB94D0" w:rsidTr="2B44B431">
        <w:trPr>
          <w:trHeight w:val="300"/>
          <w:jc w:val="center"/>
          <w:del w:id="2093" w:author="Yang, Xue" w:date="2023-09-27T10:03:00Z"/>
        </w:trPr>
        <w:tc>
          <w:tcPr>
            <w:tcW w:w="2569" w:type="dxa"/>
            <w:tcBorders>
              <w:top w:val="nil"/>
              <w:left w:val="nil"/>
              <w:bottom w:val="nil"/>
              <w:right w:val="nil"/>
            </w:tcBorders>
            <w:shd w:val="clear" w:color="auto" w:fill="auto"/>
            <w:noWrap/>
            <w:vAlign w:val="bottom"/>
            <w:hideMark/>
          </w:tcPr>
          <w:p w14:paraId="2D12D4E7" w14:textId="1C91F77D" w:rsidR="00621574" w:rsidRPr="00621574" w:rsidDel="00E0030C" w:rsidRDefault="00621574" w:rsidP="00621574">
            <w:pPr>
              <w:spacing w:line="240" w:lineRule="auto"/>
              <w:rPr>
                <w:del w:id="2094" w:author="Yang, Xue" w:date="2023-09-27T10:03:00Z"/>
                <w:rFonts w:ascii="Calibri" w:eastAsia="Times New Roman" w:hAnsi="Calibri" w:cs="Calibri"/>
                <w:color w:val="000000"/>
                <w:kern w:val="0"/>
                <w14:ligatures w14:val="none"/>
              </w:rPr>
            </w:pPr>
            <w:del w:id="2095" w:author="Yang, Xue" w:date="2023-09-27T10:03:00Z">
              <w:r w:rsidRPr="00621574" w:rsidDel="00E0030C">
                <w:rPr>
                  <w:rFonts w:ascii="Calibri" w:eastAsia="Times New Roman" w:hAnsi="Calibri" w:cs="Calibri"/>
                  <w:color w:val="000000"/>
                  <w:kern w:val="0"/>
                  <w14:ligatures w14:val="none"/>
                </w:rPr>
                <w:delText>nausea_treat_ind</w:delText>
              </w:r>
            </w:del>
          </w:p>
        </w:tc>
        <w:tc>
          <w:tcPr>
            <w:tcW w:w="1351" w:type="dxa"/>
            <w:tcBorders>
              <w:top w:val="nil"/>
              <w:left w:val="nil"/>
              <w:bottom w:val="nil"/>
              <w:right w:val="nil"/>
            </w:tcBorders>
            <w:shd w:val="clear" w:color="auto" w:fill="auto"/>
            <w:noWrap/>
            <w:vAlign w:val="bottom"/>
            <w:hideMark/>
          </w:tcPr>
          <w:p w14:paraId="467E59F7" w14:textId="1B25D82A" w:rsidR="00621574" w:rsidRPr="00621574" w:rsidDel="00E0030C" w:rsidRDefault="00621574" w:rsidP="00621574">
            <w:pPr>
              <w:spacing w:line="240" w:lineRule="auto"/>
              <w:jc w:val="right"/>
              <w:rPr>
                <w:del w:id="2096" w:author="Yang, Xue" w:date="2023-09-27T10:03:00Z"/>
                <w:rFonts w:ascii="Calibri" w:eastAsia="Times New Roman" w:hAnsi="Calibri" w:cs="Calibri"/>
                <w:color w:val="000000"/>
                <w:kern w:val="0"/>
                <w14:ligatures w14:val="none"/>
              </w:rPr>
            </w:pPr>
            <w:del w:id="2097" w:author="Yang, Xue" w:date="2023-09-27T10:03:00Z">
              <w:r w:rsidRPr="00621574" w:rsidDel="00E0030C">
                <w:rPr>
                  <w:rFonts w:ascii="Calibri" w:eastAsia="Times New Roman" w:hAnsi="Calibri" w:cs="Calibri"/>
                  <w:color w:val="000000"/>
                  <w:kern w:val="0"/>
                  <w14:ligatures w14:val="none"/>
                </w:rPr>
                <w:delText>0.0453</w:delText>
              </w:r>
            </w:del>
          </w:p>
        </w:tc>
        <w:tc>
          <w:tcPr>
            <w:tcW w:w="1333" w:type="dxa"/>
            <w:tcBorders>
              <w:top w:val="nil"/>
              <w:left w:val="nil"/>
              <w:bottom w:val="nil"/>
              <w:right w:val="nil"/>
            </w:tcBorders>
            <w:shd w:val="clear" w:color="auto" w:fill="auto"/>
            <w:noWrap/>
            <w:vAlign w:val="bottom"/>
            <w:hideMark/>
          </w:tcPr>
          <w:p w14:paraId="784E2D79" w14:textId="2EEB99B3" w:rsidR="00621574" w:rsidRPr="00621574" w:rsidDel="00E0030C" w:rsidRDefault="00621574" w:rsidP="00621574">
            <w:pPr>
              <w:spacing w:line="240" w:lineRule="auto"/>
              <w:jc w:val="right"/>
              <w:rPr>
                <w:del w:id="2098" w:author="Yang, Xue" w:date="2023-09-27T10:03:00Z"/>
                <w:rFonts w:ascii="Calibri" w:eastAsia="Times New Roman" w:hAnsi="Calibri" w:cs="Calibri"/>
                <w:color w:val="000000"/>
                <w:kern w:val="0"/>
                <w14:ligatures w14:val="none"/>
              </w:rPr>
            </w:pPr>
            <w:del w:id="2099" w:author="Yang, Xue" w:date="2023-09-27T10:03:00Z">
              <w:r w:rsidRPr="00621574" w:rsidDel="00E0030C">
                <w:rPr>
                  <w:rFonts w:ascii="Calibri" w:eastAsia="Times New Roman" w:hAnsi="Calibri" w:cs="Calibri"/>
                  <w:color w:val="000000"/>
                  <w:kern w:val="0"/>
                  <w14:ligatures w14:val="none"/>
                </w:rPr>
                <w:delText>0.0509</w:delText>
              </w:r>
            </w:del>
          </w:p>
        </w:tc>
        <w:tc>
          <w:tcPr>
            <w:tcW w:w="1262" w:type="dxa"/>
            <w:tcBorders>
              <w:top w:val="nil"/>
              <w:left w:val="nil"/>
              <w:bottom w:val="nil"/>
              <w:right w:val="nil"/>
            </w:tcBorders>
            <w:shd w:val="clear" w:color="auto" w:fill="auto"/>
            <w:noWrap/>
            <w:vAlign w:val="bottom"/>
            <w:hideMark/>
          </w:tcPr>
          <w:p w14:paraId="6A336581" w14:textId="474F7301" w:rsidR="00621574" w:rsidRPr="00621574" w:rsidDel="00E0030C" w:rsidRDefault="00621574" w:rsidP="00621574">
            <w:pPr>
              <w:spacing w:line="240" w:lineRule="auto"/>
              <w:jc w:val="right"/>
              <w:rPr>
                <w:del w:id="2100" w:author="Yang, Xue" w:date="2023-09-27T10:03:00Z"/>
                <w:rFonts w:ascii="Calibri" w:eastAsia="Times New Roman" w:hAnsi="Calibri" w:cs="Calibri"/>
                <w:color w:val="000000"/>
                <w:kern w:val="0"/>
                <w14:ligatures w14:val="none"/>
              </w:rPr>
            </w:pPr>
            <w:del w:id="2101" w:author="Yang, Xue" w:date="2023-09-27T10:03:00Z">
              <w:r w:rsidRPr="00621574" w:rsidDel="00E0030C">
                <w:rPr>
                  <w:rFonts w:ascii="Calibri" w:eastAsia="Times New Roman" w:hAnsi="Calibri" w:cs="Calibri"/>
                  <w:color w:val="000000"/>
                  <w:kern w:val="0"/>
                  <w14:ligatures w14:val="none"/>
                </w:rPr>
                <w:delText>0.0412</w:delText>
              </w:r>
            </w:del>
          </w:p>
        </w:tc>
        <w:tc>
          <w:tcPr>
            <w:tcW w:w="1244" w:type="dxa"/>
            <w:tcBorders>
              <w:top w:val="nil"/>
              <w:left w:val="nil"/>
              <w:bottom w:val="nil"/>
              <w:right w:val="nil"/>
            </w:tcBorders>
            <w:shd w:val="clear" w:color="auto" w:fill="auto"/>
            <w:noWrap/>
            <w:vAlign w:val="bottom"/>
            <w:hideMark/>
          </w:tcPr>
          <w:p w14:paraId="50C9EB17" w14:textId="50D93342" w:rsidR="00621574" w:rsidRPr="00621574" w:rsidDel="00E0030C" w:rsidRDefault="00621574" w:rsidP="00621574">
            <w:pPr>
              <w:spacing w:line="240" w:lineRule="auto"/>
              <w:jc w:val="right"/>
              <w:rPr>
                <w:del w:id="2102" w:author="Yang, Xue" w:date="2023-09-27T10:03:00Z"/>
                <w:rFonts w:ascii="Calibri" w:eastAsia="Times New Roman" w:hAnsi="Calibri" w:cs="Calibri"/>
                <w:color w:val="000000"/>
                <w:kern w:val="0"/>
                <w14:ligatures w14:val="none"/>
              </w:rPr>
            </w:pPr>
            <w:del w:id="2103" w:author="Yang, Xue" w:date="2023-09-27T10:03:00Z">
              <w:r w:rsidRPr="00621574" w:rsidDel="00E0030C">
                <w:rPr>
                  <w:rFonts w:ascii="Calibri" w:eastAsia="Times New Roman" w:hAnsi="Calibri" w:cs="Calibri"/>
                  <w:color w:val="000000"/>
                  <w:kern w:val="0"/>
                  <w14:ligatures w14:val="none"/>
                </w:rPr>
                <w:delText>0.0467</w:delText>
              </w:r>
            </w:del>
          </w:p>
        </w:tc>
        <w:tc>
          <w:tcPr>
            <w:tcW w:w="981" w:type="dxa"/>
            <w:tcBorders>
              <w:top w:val="nil"/>
              <w:left w:val="nil"/>
              <w:bottom w:val="nil"/>
              <w:right w:val="nil"/>
            </w:tcBorders>
            <w:shd w:val="clear" w:color="auto" w:fill="auto"/>
            <w:noWrap/>
            <w:vAlign w:val="bottom"/>
            <w:hideMark/>
          </w:tcPr>
          <w:p w14:paraId="6D4CBA67" w14:textId="3561EF73" w:rsidR="00621574" w:rsidRPr="00621574" w:rsidDel="00E0030C" w:rsidRDefault="00621574" w:rsidP="00621574">
            <w:pPr>
              <w:spacing w:line="240" w:lineRule="auto"/>
              <w:jc w:val="right"/>
              <w:rPr>
                <w:del w:id="2104" w:author="Yang, Xue" w:date="2023-09-27T10:03:00Z"/>
                <w:rFonts w:ascii="Calibri" w:eastAsia="Times New Roman" w:hAnsi="Calibri" w:cs="Calibri"/>
                <w:color w:val="000000"/>
                <w:kern w:val="0"/>
                <w14:ligatures w14:val="none"/>
              </w:rPr>
            </w:pPr>
            <w:del w:id="2105" w:author="Yang, Xue" w:date="2023-09-27T10:03:00Z">
              <w:r w:rsidRPr="00621574" w:rsidDel="00E0030C">
                <w:rPr>
                  <w:rFonts w:ascii="Calibri" w:eastAsia="Times New Roman" w:hAnsi="Calibri" w:cs="Calibri"/>
                  <w:color w:val="000000"/>
                  <w:kern w:val="0"/>
                  <w14:ligatures w14:val="none"/>
                </w:rPr>
                <w:delText>0.0444</w:delText>
              </w:r>
            </w:del>
          </w:p>
        </w:tc>
        <w:tc>
          <w:tcPr>
            <w:tcW w:w="1228" w:type="dxa"/>
            <w:tcBorders>
              <w:top w:val="nil"/>
              <w:left w:val="nil"/>
              <w:bottom w:val="nil"/>
              <w:right w:val="nil"/>
            </w:tcBorders>
            <w:shd w:val="clear" w:color="auto" w:fill="auto"/>
            <w:noWrap/>
            <w:vAlign w:val="bottom"/>
            <w:hideMark/>
          </w:tcPr>
          <w:p w14:paraId="3397F495" w14:textId="75CC9874" w:rsidR="00621574" w:rsidRPr="00621574" w:rsidDel="00E0030C" w:rsidRDefault="00621574" w:rsidP="00621574">
            <w:pPr>
              <w:spacing w:line="240" w:lineRule="auto"/>
              <w:jc w:val="right"/>
              <w:rPr>
                <w:del w:id="2106" w:author="Yang, Xue" w:date="2023-09-27T10:03:00Z"/>
                <w:rFonts w:ascii="Calibri" w:eastAsia="Times New Roman" w:hAnsi="Calibri" w:cs="Calibri"/>
                <w:color w:val="000000"/>
                <w:kern w:val="0"/>
                <w14:ligatures w14:val="none"/>
              </w:rPr>
            </w:pPr>
            <w:del w:id="2107" w:author="Yang, Xue" w:date="2023-09-27T10:03:00Z">
              <w:r w:rsidRPr="00621574" w:rsidDel="00E0030C">
                <w:rPr>
                  <w:rFonts w:ascii="Calibri" w:eastAsia="Times New Roman" w:hAnsi="Calibri" w:cs="Calibri"/>
                  <w:color w:val="000000"/>
                  <w:kern w:val="0"/>
                  <w14:ligatures w14:val="none"/>
                </w:rPr>
                <w:delText>0.2324</w:delText>
              </w:r>
            </w:del>
          </w:p>
        </w:tc>
        <w:tc>
          <w:tcPr>
            <w:tcW w:w="1270" w:type="dxa"/>
            <w:tcBorders>
              <w:top w:val="nil"/>
              <w:left w:val="nil"/>
              <w:bottom w:val="nil"/>
              <w:right w:val="nil"/>
            </w:tcBorders>
            <w:shd w:val="clear" w:color="auto" w:fill="auto"/>
            <w:noWrap/>
            <w:vAlign w:val="bottom"/>
            <w:hideMark/>
          </w:tcPr>
          <w:p w14:paraId="678ED902" w14:textId="68AD9DBF" w:rsidR="00621574" w:rsidRPr="00621574" w:rsidDel="00E0030C" w:rsidRDefault="00621574" w:rsidP="00621574">
            <w:pPr>
              <w:spacing w:line="240" w:lineRule="auto"/>
              <w:jc w:val="right"/>
              <w:rPr>
                <w:del w:id="2108" w:author="Yang, Xue" w:date="2023-09-27T10:03:00Z"/>
                <w:rFonts w:ascii="Calibri" w:eastAsia="Times New Roman" w:hAnsi="Calibri" w:cs="Calibri"/>
                <w:color w:val="000000"/>
                <w:kern w:val="0"/>
                <w14:ligatures w14:val="none"/>
              </w:rPr>
            </w:pPr>
            <w:del w:id="2109" w:author="Yang, Xue" w:date="2023-09-27T10:03:00Z">
              <w:r w:rsidRPr="00621574" w:rsidDel="00E0030C">
                <w:rPr>
                  <w:rFonts w:ascii="Calibri" w:eastAsia="Times New Roman" w:hAnsi="Calibri" w:cs="Calibri"/>
                  <w:color w:val="000000"/>
                  <w:kern w:val="0"/>
                  <w14:ligatures w14:val="none"/>
                </w:rPr>
                <w:delText>0.0434</w:delText>
              </w:r>
            </w:del>
          </w:p>
        </w:tc>
        <w:tc>
          <w:tcPr>
            <w:tcW w:w="1099" w:type="dxa"/>
            <w:tcBorders>
              <w:top w:val="nil"/>
              <w:left w:val="nil"/>
              <w:bottom w:val="nil"/>
              <w:right w:val="nil"/>
            </w:tcBorders>
            <w:shd w:val="clear" w:color="auto" w:fill="auto"/>
            <w:noWrap/>
            <w:vAlign w:val="bottom"/>
            <w:hideMark/>
          </w:tcPr>
          <w:p w14:paraId="6E281C9B" w14:textId="24EAB37D" w:rsidR="00621574" w:rsidRPr="00621574" w:rsidDel="00E0030C" w:rsidRDefault="00621574" w:rsidP="00621574">
            <w:pPr>
              <w:spacing w:line="240" w:lineRule="auto"/>
              <w:jc w:val="right"/>
              <w:rPr>
                <w:del w:id="2110" w:author="Yang, Xue" w:date="2023-09-27T10:03:00Z"/>
                <w:rFonts w:ascii="Calibri" w:eastAsia="Times New Roman" w:hAnsi="Calibri" w:cs="Calibri"/>
                <w:color w:val="000000"/>
                <w:kern w:val="0"/>
                <w14:ligatures w14:val="none"/>
              </w:rPr>
            </w:pPr>
            <w:del w:id="2111"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13DE6251" w14:textId="7380076A" w:rsidR="00621574" w:rsidRPr="00621574" w:rsidDel="00E0030C" w:rsidRDefault="00621574" w:rsidP="00621574">
            <w:pPr>
              <w:spacing w:line="240" w:lineRule="auto"/>
              <w:jc w:val="right"/>
              <w:rPr>
                <w:del w:id="2112" w:author="Yang, Xue" w:date="2023-09-27T10:03:00Z"/>
                <w:rFonts w:ascii="Calibri" w:eastAsia="Times New Roman" w:hAnsi="Calibri" w:cs="Calibri"/>
                <w:color w:val="000000"/>
                <w:kern w:val="0"/>
                <w14:ligatures w14:val="none"/>
              </w:rPr>
            </w:pPr>
            <w:del w:id="2113"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556E8894" w14:textId="28257C02" w:rsidR="00621574" w:rsidRPr="00621574" w:rsidDel="00E0030C" w:rsidRDefault="00621574" w:rsidP="00621574">
            <w:pPr>
              <w:spacing w:line="240" w:lineRule="auto"/>
              <w:jc w:val="right"/>
              <w:rPr>
                <w:del w:id="2114" w:author="Yang, Xue" w:date="2023-09-27T10:03:00Z"/>
                <w:rFonts w:ascii="Calibri" w:eastAsia="Times New Roman" w:hAnsi="Calibri" w:cs="Calibri"/>
                <w:color w:val="000000"/>
                <w:kern w:val="0"/>
                <w14:ligatures w14:val="none"/>
              </w:rPr>
            </w:pPr>
            <w:del w:id="2115" w:author="Yang, Xue" w:date="2023-09-27T10:03:00Z">
              <w:r w:rsidRPr="00621574" w:rsidDel="00E0030C">
                <w:rPr>
                  <w:rFonts w:ascii="Calibri" w:eastAsia="Times New Roman" w:hAnsi="Calibri" w:cs="Calibri"/>
                  <w:color w:val="000000"/>
                  <w:kern w:val="0"/>
                  <w14:ligatures w14:val="none"/>
                </w:rPr>
                <w:delText>0.1046</w:delText>
              </w:r>
            </w:del>
          </w:p>
        </w:tc>
        <w:tc>
          <w:tcPr>
            <w:tcW w:w="1160" w:type="dxa"/>
            <w:tcBorders>
              <w:top w:val="nil"/>
              <w:left w:val="nil"/>
              <w:bottom w:val="nil"/>
              <w:right w:val="nil"/>
            </w:tcBorders>
            <w:shd w:val="clear" w:color="auto" w:fill="auto"/>
            <w:noWrap/>
            <w:vAlign w:val="bottom"/>
            <w:hideMark/>
          </w:tcPr>
          <w:p w14:paraId="0C7A76BA" w14:textId="137D106B" w:rsidR="00621574" w:rsidRPr="00621574" w:rsidDel="00E0030C" w:rsidRDefault="00621574" w:rsidP="00621574">
            <w:pPr>
              <w:spacing w:line="240" w:lineRule="auto"/>
              <w:jc w:val="right"/>
              <w:rPr>
                <w:del w:id="2116" w:author="Yang, Xue" w:date="2023-09-27T10:03:00Z"/>
                <w:rFonts w:ascii="Calibri" w:eastAsia="Times New Roman" w:hAnsi="Calibri" w:cs="Calibri"/>
                <w:color w:val="000000"/>
                <w:kern w:val="0"/>
                <w14:ligatures w14:val="none"/>
              </w:rPr>
            </w:pPr>
            <w:del w:id="2117" w:author="Yang, Xue" w:date="2023-09-27T10:03:00Z">
              <w:r w:rsidRPr="00621574" w:rsidDel="00E0030C">
                <w:rPr>
                  <w:rFonts w:ascii="Calibri" w:eastAsia="Times New Roman" w:hAnsi="Calibri" w:cs="Calibri"/>
                  <w:color w:val="000000"/>
                  <w:kern w:val="0"/>
                  <w14:ligatures w14:val="none"/>
                </w:rPr>
                <w:delText>0.0044</w:delText>
              </w:r>
            </w:del>
          </w:p>
        </w:tc>
      </w:tr>
      <w:tr w:rsidR="00621574" w:rsidRPr="00621574" w:rsidDel="00E0030C" w14:paraId="527AB4B2" w14:textId="7071158F" w:rsidTr="2B44B431">
        <w:trPr>
          <w:trHeight w:val="300"/>
          <w:jc w:val="center"/>
          <w:del w:id="2118" w:author="Yang, Xue" w:date="2023-09-27T10:03:00Z"/>
        </w:trPr>
        <w:tc>
          <w:tcPr>
            <w:tcW w:w="2569" w:type="dxa"/>
            <w:tcBorders>
              <w:top w:val="nil"/>
              <w:left w:val="nil"/>
              <w:bottom w:val="nil"/>
              <w:right w:val="nil"/>
            </w:tcBorders>
            <w:shd w:val="clear" w:color="auto" w:fill="auto"/>
            <w:noWrap/>
            <w:vAlign w:val="bottom"/>
            <w:hideMark/>
          </w:tcPr>
          <w:p w14:paraId="3E21E830" w14:textId="0CDF3167" w:rsidR="00621574" w:rsidRPr="00621574" w:rsidDel="00E0030C" w:rsidRDefault="00621574" w:rsidP="00621574">
            <w:pPr>
              <w:spacing w:line="240" w:lineRule="auto"/>
              <w:rPr>
                <w:del w:id="2119" w:author="Yang, Xue" w:date="2023-09-27T10:03:00Z"/>
                <w:rFonts w:ascii="Calibri" w:eastAsia="Times New Roman" w:hAnsi="Calibri" w:cs="Calibri"/>
                <w:color w:val="000000"/>
                <w:kern w:val="0"/>
                <w14:ligatures w14:val="none"/>
              </w:rPr>
            </w:pPr>
            <w:del w:id="2120" w:author="Yang, Xue" w:date="2023-09-27T10:03:00Z">
              <w:r w:rsidRPr="00621574" w:rsidDel="00E0030C">
                <w:rPr>
                  <w:rFonts w:ascii="Calibri" w:eastAsia="Times New Roman" w:hAnsi="Calibri" w:cs="Calibri"/>
                  <w:color w:val="000000"/>
                  <w:kern w:val="0"/>
                  <w14:ligatures w14:val="none"/>
                </w:rPr>
                <w:delText>diarrhea_diagnosis</w:delText>
              </w:r>
            </w:del>
          </w:p>
        </w:tc>
        <w:tc>
          <w:tcPr>
            <w:tcW w:w="1351" w:type="dxa"/>
            <w:tcBorders>
              <w:top w:val="nil"/>
              <w:left w:val="nil"/>
              <w:bottom w:val="nil"/>
              <w:right w:val="nil"/>
            </w:tcBorders>
            <w:shd w:val="clear" w:color="auto" w:fill="auto"/>
            <w:noWrap/>
            <w:vAlign w:val="bottom"/>
            <w:hideMark/>
          </w:tcPr>
          <w:p w14:paraId="35D544E4" w14:textId="11B8C30F" w:rsidR="00621574" w:rsidRPr="00621574" w:rsidDel="00E0030C" w:rsidRDefault="00621574" w:rsidP="00621574">
            <w:pPr>
              <w:spacing w:line="240" w:lineRule="auto"/>
              <w:jc w:val="right"/>
              <w:rPr>
                <w:del w:id="2121" w:author="Yang, Xue" w:date="2023-09-27T10:03:00Z"/>
                <w:rFonts w:ascii="Calibri" w:eastAsia="Times New Roman" w:hAnsi="Calibri" w:cs="Calibri"/>
                <w:color w:val="000000"/>
                <w:kern w:val="0"/>
                <w14:ligatures w14:val="none"/>
              </w:rPr>
            </w:pPr>
            <w:del w:id="2122" w:author="Yang, Xue" w:date="2023-09-27T10:03:00Z">
              <w:r w:rsidRPr="00621574" w:rsidDel="00E0030C">
                <w:rPr>
                  <w:rFonts w:ascii="Calibri" w:eastAsia="Times New Roman" w:hAnsi="Calibri" w:cs="Calibri"/>
                  <w:color w:val="000000"/>
                  <w:kern w:val="0"/>
                  <w14:ligatures w14:val="none"/>
                </w:rPr>
                <w:delText>0.0129</w:delText>
              </w:r>
            </w:del>
          </w:p>
        </w:tc>
        <w:tc>
          <w:tcPr>
            <w:tcW w:w="1333" w:type="dxa"/>
            <w:tcBorders>
              <w:top w:val="nil"/>
              <w:left w:val="nil"/>
              <w:bottom w:val="nil"/>
              <w:right w:val="nil"/>
            </w:tcBorders>
            <w:shd w:val="clear" w:color="auto" w:fill="auto"/>
            <w:noWrap/>
            <w:vAlign w:val="bottom"/>
            <w:hideMark/>
          </w:tcPr>
          <w:p w14:paraId="51C0B54B" w14:textId="7641DE63" w:rsidR="00621574" w:rsidRPr="00621574" w:rsidDel="00E0030C" w:rsidRDefault="00621574" w:rsidP="00621574">
            <w:pPr>
              <w:spacing w:line="240" w:lineRule="auto"/>
              <w:jc w:val="right"/>
              <w:rPr>
                <w:del w:id="2123" w:author="Yang, Xue" w:date="2023-09-27T10:03:00Z"/>
                <w:rFonts w:ascii="Calibri" w:eastAsia="Times New Roman" w:hAnsi="Calibri" w:cs="Calibri"/>
                <w:color w:val="000000"/>
                <w:kern w:val="0"/>
                <w14:ligatures w14:val="none"/>
              </w:rPr>
            </w:pPr>
            <w:del w:id="2124" w:author="Yang, Xue" w:date="2023-09-27T10:03:00Z">
              <w:r w:rsidRPr="00621574" w:rsidDel="00E0030C">
                <w:rPr>
                  <w:rFonts w:ascii="Calibri" w:eastAsia="Times New Roman" w:hAnsi="Calibri" w:cs="Calibri"/>
                  <w:color w:val="000000"/>
                  <w:kern w:val="0"/>
                  <w14:ligatures w14:val="none"/>
                </w:rPr>
                <w:delText>0.0133</w:delText>
              </w:r>
            </w:del>
          </w:p>
        </w:tc>
        <w:tc>
          <w:tcPr>
            <w:tcW w:w="1262" w:type="dxa"/>
            <w:tcBorders>
              <w:top w:val="nil"/>
              <w:left w:val="nil"/>
              <w:bottom w:val="nil"/>
              <w:right w:val="nil"/>
            </w:tcBorders>
            <w:shd w:val="clear" w:color="auto" w:fill="auto"/>
            <w:noWrap/>
            <w:vAlign w:val="bottom"/>
            <w:hideMark/>
          </w:tcPr>
          <w:p w14:paraId="68F7EF9C" w14:textId="32914F5E" w:rsidR="00621574" w:rsidRPr="00621574" w:rsidDel="00E0030C" w:rsidRDefault="00621574" w:rsidP="00621574">
            <w:pPr>
              <w:spacing w:line="240" w:lineRule="auto"/>
              <w:jc w:val="right"/>
              <w:rPr>
                <w:del w:id="2125" w:author="Yang, Xue" w:date="2023-09-27T10:03:00Z"/>
                <w:rFonts w:ascii="Calibri" w:eastAsia="Times New Roman" w:hAnsi="Calibri" w:cs="Calibri"/>
                <w:color w:val="000000"/>
                <w:kern w:val="0"/>
                <w14:ligatures w14:val="none"/>
              </w:rPr>
            </w:pPr>
            <w:del w:id="2126" w:author="Yang, Xue" w:date="2023-09-27T10:03:00Z">
              <w:r w:rsidRPr="00621574" w:rsidDel="00E0030C">
                <w:rPr>
                  <w:rFonts w:ascii="Calibri" w:eastAsia="Times New Roman" w:hAnsi="Calibri" w:cs="Calibri"/>
                  <w:color w:val="000000"/>
                  <w:kern w:val="0"/>
                  <w14:ligatures w14:val="none"/>
                </w:rPr>
                <w:delText>0.0133</w:delText>
              </w:r>
            </w:del>
          </w:p>
        </w:tc>
        <w:tc>
          <w:tcPr>
            <w:tcW w:w="1244" w:type="dxa"/>
            <w:tcBorders>
              <w:top w:val="nil"/>
              <w:left w:val="nil"/>
              <w:bottom w:val="nil"/>
              <w:right w:val="nil"/>
            </w:tcBorders>
            <w:shd w:val="clear" w:color="auto" w:fill="auto"/>
            <w:noWrap/>
            <w:vAlign w:val="bottom"/>
            <w:hideMark/>
          </w:tcPr>
          <w:p w14:paraId="0AB02D0F" w14:textId="60D9AA54" w:rsidR="00621574" w:rsidRPr="00621574" w:rsidDel="00E0030C" w:rsidRDefault="00621574" w:rsidP="00621574">
            <w:pPr>
              <w:spacing w:line="240" w:lineRule="auto"/>
              <w:jc w:val="right"/>
              <w:rPr>
                <w:del w:id="2127" w:author="Yang, Xue" w:date="2023-09-27T10:03:00Z"/>
                <w:rFonts w:ascii="Calibri" w:eastAsia="Times New Roman" w:hAnsi="Calibri" w:cs="Calibri"/>
                <w:color w:val="000000"/>
                <w:kern w:val="0"/>
                <w14:ligatures w14:val="none"/>
              </w:rPr>
            </w:pPr>
            <w:del w:id="2128" w:author="Yang, Xue" w:date="2023-09-27T10:03:00Z">
              <w:r w:rsidRPr="00621574" w:rsidDel="00E0030C">
                <w:rPr>
                  <w:rFonts w:ascii="Calibri" w:eastAsia="Times New Roman" w:hAnsi="Calibri" w:cs="Calibri"/>
                  <w:color w:val="000000"/>
                  <w:kern w:val="0"/>
                  <w14:ligatures w14:val="none"/>
                </w:rPr>
                <w:delText>0.0115</w:delText>
              </w:r>
            </w:del>
          </w:p>
        </w:tc>
        <w:tc>
          <w:tcPr>
            <w:tcW w:w="981" w:type="dxa"/>
            <w:tcBorders>
              <w:top w:val="nil"/>
              <w:left w:val="nil"/>
              <w:bottom w:val="nil"/>
              <w:right w:val="nil"/>
            </w:tcBorders>
            <w:shd w:val="clear" w:color="auto" w:fill="auto"/>
            <w:noWrap/>
            <w:vAlign w:val="bottom"/>
            <w:hideMark/>
          </w:tcPr>
          <w:p w14:paraId="23BD55D1" w14:textId="5112542E" w:rsidR="00621574" w:rsidRPr="00621574" w:rsidDel="00E0030C" w:rsidRDefault="00621574" w:rsidP="00621574">
            <w:pPr>
              <w:spacing w:line="240" w:lineRule="auto"/>
              <w:jc w:val="right"/>
              <w:rPr>
                <w:del w:id="2129" w:author="Yang, Xue" w:date="2023-09-27T10:03:00Z"/>
                <w:rFonts w:ascii="Calibri" w:eastAsia="Times New Roman" w:hAnsi="Calibri" w:cs="Calibri"/>
                <w:color w:val="000000"/>
                <w:kern w:val="0"/>
                <w14:ligatures w14:val="none"/>
              </w:rPr>
            </w:pPr>
            <w:del w:id="2130" w:author="Yang, Xue" w:date="2023-09-27T10:03:00Z">
              <w:r w:rsidRPr="00621574" w:rsidDel="00E0030C">
                <w:rPr>
                  <w:rFonts w:ascii="Calibri" w:eastAsia="Times New Roman" w:hAnsi="Calibri" w:cs="Calibri"/>
                  <w:color w:val="000000"/>
                  <w:kern w:val="0"/>
                  <w14:ligatures w14:val="none"/>
                </w:rPr>
                <w:delText>-0.0033</w:delText>
              </w:r>
            </w:del>
          </w:p>
        </w:tc>
        <w:tc>
          <w:tcPr>
            <w:tcW w:w="1228" w:type="dxa"/>
            <w:tcBorders>
              <w:top w:val="nil"/>
              <w:left w:val="nil"/>
              <w:bottom w:val="nil"/>
              <w:right w:val="nil"/>
            </w:tcBorders>
            <w:shd w:val="clear" w:color="auto" w:fill="auto"/>
            <w:noWrap/>
            <w:vAlign w:val="bottom"/>
            <w:hideMark/>
          </w:tcPr>
          <w:p w14:paraId="319203B3" w14:textId="3EA16217" w:rsidR="00621574" w:rsidRPr="00621574" w:rsidDel="00E0030C" w:rsidRDefault="00621574" w:rsidP="00621574">
            <w:pPr>
              <w:spacing w:line="240" w:lineRule="auto"/>
              <w:jc w:val="right"/>
              <w:rPr>
                <w:del w:id="2131" w:author="Yang, Xue" w:date="2023-09-27T10:03:00Z"/>
                <w:rFonts w:ascii="Calibri" w:eastAsia="Times New Roman" w:hAnsi="Calibri" w:cs="Calibri"/>
                <w:color w:val="000000"/>
                <w:kern w:val="0"/>
                <w14:ligatures w14:val="none"/>
              </w:rPr>
            </w:pPr>
            <w:del w:id="2132" w:author="Yang, Xue" w:date="2023-09-27T10:03:00Z">
              <w:r w:rsidRPr="00621574" w:rsidDel="00E0030C">
                <w:rPr>
                  <w:rFonts w:ascii="Calibri" w:eastAsia="Times New Roman" w:hAnsi="Calibri" w:cs="Calibri"/>
                  <w:color w:val="000000"/>
                  <w:kern w:val="0"/>
                  <w14:ligatures w14:val="none"/>
                </w:rPr>
                <w:delText>0.198</w:delText>
              </w:r>
            </w:del>
          </w:p>
        </w:tc>
        <w:tc>
          <w:tcPr>
            <w:tcW w:w="1270" w:type="dxa"/>
            <w:tcBorders>
              <w:top w:val="nil"/>
              <w:left w:val="nil"/>
              <w:bottom w:val="nil"/>
              <w:right w:val="nil"/>
            </w:tcBorders>
            <w:shd w:val="clear" w:color="auto" w:fill="auto"/>
            <w:noWrap/>
            <w:vAlign w:val="bottom"/>
            <w:hideMark/>
          </w:tcPr>
          <w:p w14:paraId="49A4BC86" w14:textId="48136378" w:rsidR="00621574" w:rsidRPr="00621574" w:rsidDel="00E0030C" w:rsidRDefault="00621574" w:rsidP="00621574">
            <w:pPr>
              <w:spacing w:line="240" w:lineRule="auto"/>
              <w:jc w:val="right"/>
              <w:rPr>
                <w:del w:id="2133" w:author="Yang, Xue" w:date="2023-09-27T10:03:00Z"/>
                <w:rFonts w:ascii="Calibri" w:eastAsia="Times New Roman" w:hAnsi="Calibri" w:cs="Calibri"/>
                <w:color w:val="000000"/>
                <w:kern w:val="0"/>
                <w14:ligatures w14:val="none"/>
              </w:rPr>
            </w:pPr>
            <w:del w:id="2134" w:author="Yang, Xue" w:date="2023-09-27T10:03:00Z">
              <w:r w:rsidRPr="00621574" w:rsidDel="00E0030C">
                <w:rPr>
                  <w:rFonts w:ascii="Calibri" w:eastAsia="Times New Roman" w:hAnsi="Calibri" w:cs="Calibri"/>
                  <w:color w:val="000000"/>
                  <w:kern w:val="0"/>
                  <w14:ligatures w14:val="none"/>
                </w:rPr>
                <w:delText>0.0054</w:delText>
              </w:r>
            </w:del>
          </w:p>
        </w:tc>
        <w:tc>
          <w:tcPr>
            <w:tcW w:w="1099" w:type="dxa"/>
            <w:tcBorders>
              <w:top w:val="nil"/>
              <w:left w:val="nil"/>
              <w:bottom w:val="nil"/>
              <w:right w:val="nil"/>
            </w:tcBorders>
            <w:shd w:val="clear" w:color="auto" w:fill="auto"/>
            <w:noWrap/>
            <w:vAlign w:val="bottom"/>
            <w:hideMark/>
          </w:tcPr>
          <w:p w14:paraId="4FE139FE" w14:textId="4EAB9F92" w:rsidR="00621574" w:rsidRPr="00621574" w:rsidDel="00E0030C" w:rsidRDefault="00621574" w:rsidP="00621574">
            <w:pPr>
              <w:spacing w:line="240" w:lineRule="auto"/>
              <w:jc w:val="right"/>
              <w:rPr>
                <w:del w:id="2135" w:author="Yang, Xue" w:date="2023-09-27T10:03:00Z"/>
                <w:rFonts w:ascii="Calibri" w:eastAsia="Times New Roman" w:hAnsi="Calibri" w:cs="Calibri"/>
                <w:color w:val="000000"/>
                <w:kern w:val="0"/>
                <w14:ligatures w14:val="none"/>
              </w:rPr>
            </w:pPr>
            <w:del w:id="2136"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0E7AB2E6" w14:textId="3A87BB85" w:rsidR="00621574" w:rsidRPr="00621574" w:rsidDel="00E0030C" w:rsidRDefault="00621574" w:rsidP="00621574">
            <w:pPr>
              <w:spacing w:line="240" w:lineRule="auto"/>
              <w:jc w:val="right"/>
              <w:rPr>
                <w:del w:id="2137" w:author="Yang, Xue" w:date="2023-09-27T10:03:00Z"/>
                <w:rFonts w:ascii="Calibri" w:eastAsia="Times New Roman" w:hAnsi="Calibri" w:cs="Calibri"/>
                <w:color w:val="000000"/>
                <w:kern w:val="0"/>
                <w14:ligatures w14:val="none"/>
              </w:rPr>
            </w:pPr>
            <w:del w:id="2138"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142DCB11" w14:textId="0226ECE3" w:rsidR="00621574" w:rsidRPr="00621574" w:rsidDel="00E0030C" w:rsidRDefault="00621574" w:rsidP="00621574">
            <w:pPr>
              <w:spacing w:line="240" w:lineRule="auto"/>
              <w:jc w:val="right"/>
              <w:rPr>
                <w:del w:id="2139" w:author="Yang, Xue" w:date="2023-09-27T10:03:00Z"/>
                <w:rFonts w:ascii="Calibri" w:eastAsia="Times New Roman" w:hAnsi="Calibri" w:cs="Calibri"/>
                <w:color w:val="000000"/>
                <w:kern w:val="0"/>
                <w14:ligatures w14:val="none"/>
              </w:rPr>
            </w:pPr>
            <w:del w:id="2140" w:author="Yang, Xue" w:date="2023-09-27T10:03:00Z">
              <w:r w:rsidRPr="00621574" w:rsidDel="00E0030C">
                <w:rPr>
                  <w:rFonts w:ascii="Calibri" w:eastAsia="Times New Roman" w:hAnsi="Calibri" w:cs="Calibri"/>
                  <w:color w:val="000000"/>
                  <w:kern w:val="0"/>
                  <w14:ligatures w14:val="none"/>
                </w:rPr>
                <w:delText>0</w:delText>
              </w:r>
            </w:del>
          </w:p>
        </w:tc>
        <w:tc>
          <w:tcPr>
            <w:tcW w:w="1160" w:type="dxa"/>
            <w:tcBorders>
              <w:top w:val="nil"/>
              <w:left w:val="nil"/>
              <w:bottom w:val="nil"/>
              <w:right w:val="nil"/>
            </w:tcBorders>
            <w:shd w:val="clear" w:color="auto" w:fill="auto"/>
            <w:noWrap/>
            <w:vAlign w:val="bottom"/>
            <w:hideMark/>
          </w:tcPr>
          <w:p w14:paraId="3BD416C7" w14:textId="6D54FCBF" w:rsidR="00621574" w:rsidRPr="00621574" w:rsidDel="00E0030C" w:rsidRDefault="00621574" w:rsidP="00621574">
            <w:pPr>
              <w:spacing w:line="240" w:lineRule="auto"/>
              <w:jc w:val="right"/>
              <w:rPr>
                <w:del w:id="2141" w:author="Yang, Xue" w:date="2023-09-27T10:03:00Z"/>
                <w:rFonts w:ascii="Calibri" w:eastAsia="Times New Roman" w:hAnsi="Calibri" w:cs="Calibri"/>
                <w:color w:val="000000"/>
                <w:kern w:val="0"/>
                <w14:ligatures w14:val="none"/>
              </w:rPr>
            </w:pPr>
            <w:del w:id="2142" w:author="Yang, Xue" w:date="2023-09-27T10:03:00Z">
              <w:r w:rsidRPr="00621574" w:rsidDel="00E0030C">
                <w:rPr>
                  <w:rFonts w:ascii="Calibri" w:eastAsia="Times New Roman" w:hAnsi="Calibri" w:cs="Calibri"/>
                  <w:color w:val="000000"/>
                  <w:kern w:val="0"/>
                  <w14:ligatures w14:val="none"/>
                </w:rPr>
                <w:delText>0.0594</w:delText>
              </w:r>
            </w:del>
          </w:p>
        </w:tc>
      </w:tr>
      <w:tr w:rsidR="00621574" w:rsidRPr="00621574" w:rsidDel="00E0030C" w14:paraId="234E78F5" w14:textId="0E6BC2E8" w:rsidTr="2B44B431">
        <w:trPr>
          <w:trHeight w:val="300"/>
          <w:jc w:val="center"/>
          <w:del w:id="2143" w:author="Yang, Xue" w:date="2023-09-27T10:03:00Z"/>
        </w:trPr>
        <w:tc>
          <w:tcPr>
            <w:tcW w:w="2569" w:type="dxa"/>
            <w:tcBorders>
              <w:top w:val="nil"/>
              <w:left w:val="nil"/>
              <w:bottom w:val="nil"/>
              <w:right w:val="nil"/>
            </w:tcBorders>
            <w:shd w:val="clear" w:color="auto" w:fill="auto"/>
            <w:noWrap/>
            <w:vAlign w:val="bottom"/>
            <w:hideMark/>
          </w:tcPr>
          <w:p w14:paraId="4872F9CA" w14:textId="188B3BB3" w:rsidR="00621574" w:rsidRPr="00621574" w:rsidDel="00E0030C" w:rsidRDefault="00621574" w:rsidP="00621574">
            <w:pPr>
              <w:spacing w:line="240" w:lineRule="auto"/>
              <w:rPr>
                <w:del w:id="2144" w:author="Yang, Xue" w:date="2023-09-27T10:03:00Z"/>
                <w:rFonts w:ascii="Calibri" w:eastAsia="Times New Roman" w:hAnsi="Calibri" w:cs="Calibri"/>
                <w:color w:val="000000"/>
                <w:kern w:val="0"/>
                <w14:ligatures w14:val="none"/>
              </w:rPr>
            </w:pPr>
            <w:del w:id="2145" w:author="Yang, Xue" w:date="2023-09-27T10:03:00Z">
              <w:r w:rsidRPr="00621574" w:rsidDel="00E0030C">
                <w:rPr>
                  <w:rFonts w:ascii="Calibri" w:eastAsia="Times New Roman" w:hAnsi="Calibri" w:cs="Calibri"/>
                  <w:color w:val="000000"/>
                  <w:kern w:val="0"/>
                  <w14:ligatures w14:val="none"/>
                </w:rPr>
                <w:delText>constipation_diagnosis</w:delText>
              </w:r>
            </w:del>
          </w:p>
        </w:tc>
        <w:tc>
          <w:tcPr>
            <w:tcW w:w="1351" w:type="dxa"/>
            <w:tcBorders>
              <w:top w:val="nil"/>
              <w:left w:val="nil"/>
              <w:bottom w:val="nil"/>
              <w:right w:val="nil"/>
            </w:tcBorders>
            <w:shd w:val="clear" w:color="auto" w:fill="auto"/>
            <w:noWrap/>
            <w:vAlign w:val="bottom"/>
            <w:hideMark/>
          </w:tcPr>
          <w:p w14:paraId="7DE58E26" w14:textId="6E4284E0" w:rsidR="00621574" w:rsidRPr="00621574" w:rsidDel="00E0030C" w:rsidRDefault="00621574" w:rsidP="00621574">
            <w:pPr>
              <w:spacing w:line="240" w:lineRule="auto"/>
              <w:jc w:val="right"/>
              <w:rPr>
                <w:del w:id="2146" w:author="Yang, Xue" w:date="2023-09-27T10:03:00Z"/>
                <w:rFonts w:ascii="Calibri" w:eastAsia="Times New Roman" w:hAnsi="Calibri" w:cs="Calibri"/>
                <w:color w:val="000000"/>
                <w:kern w:val="0"/>
                <w14:ligatures w14:val="none"/>
              </w:rPr>
            </w:pPr>
            <w:del w:id="2147" w:author="Yang, Xue" w:date="2023-09-27T10:03:00Z">
              <w:r w:rsidRPr="00621574" w:rsidDel="00E0030C">
                <w:rPr>
                  <w:rFonts w:ascii="Calibri" w:eastAsia="Times New Roman" w:hAnsi="Calibri" w:cs="Calibri"/>
                  <w:color w:val="000000"/>
                  <w:kern w:val="0"/>
                  <w14:ligatures w14:val="none"/>
                </w:rPr>
                <w:delText>0.0105</w:delText>
              </w:r>
            </w:del>
          </w:p>
        </w:tc>
        <w:tc>
          <w:tcPr>
            <w:tcW w:w="1333" w:type="dxa"/>
            <w:tcBorders>
              <w:top w:val="nil"/>
              <w:left w:val="nil"/>
              <w:bottom w:val="nil"/>
              <w:right w:val="nil"/>
            </w:tcBorders>
            <w:shd w:val="clear" w:color="auto" w:fill="auto"/>
            <w:noWrap/>
            <w:vAlign w:val="bottom"/>
            <w:hideMark/>
          </w:tcPr>
          <w:p w14:paraId="6A8B4ADA" w14:textId="09A6C58A" w:rsidR="00621574" w:rsidRPr="00621574" w:rsidDel="00E0030C" w:rsidRDefault="00621574" w:rsidP="00621574">
            <w:pPr>
              <w:spacing w:line="240" w:lineRule="auto"/>
              <w:jc w:val="right"/>
              <w:rPr>
                <w:del w:id="2148" w:author="Yang, Xue" w:date="2023-09-27T10:03:00Z"/>
                <w:rFonts w:ascii="Calibri" w:eastAsia="Times New Roman" w:hAnsi="Calibri" w:cs="Calibri"/>
                <w:color w:val="000000"/>
                <w:kern w:val="0"/>
                <w14:ligatures w14:val="none"/>
              </w:rPr>
            </w:pPr>
            <w:del w:id="2149" w:author="Yang, Xue" w:date="2023-09-27T10:03:00Z">
              <w:r w:rsidRPr="00621574" w:rsidDel="00E0030C">
                <w:rPr>
                  <w:rFonts w:ascii="Calibri" w:eastAsia="Times New Roman" w:hAnsi="Calibri" w:cs="Calibri"/>
                  <w:color w:val="000000"/>
                  <w:kern w:val="0"/>
                  <w14:ligatures w14:val="none"/>
                </w:rPr>
                <w:delText>0.0108</w:delText>
              </w:r>
            </w:del>
          </w:p>
        </w:tc>
        <w:tc>
          <w:tcPr>
            <w:tcW w:w="1262" w:type="dxa"/>
            <w:tcBorders>
              <w:top w:val="nil"/>
              <w:left w:val="nil"/>
              <w:bottom w:val="nil"/>
              <w:right w:val="nil"/>
            </w:tcBorders>
            <w:shd w:val="clear" w:color="auto" w:fill="auto"/>
            <w:noWrap/>
            <w:vAlign w:val="bottom"/>
            <w:hideMark/>
          </w:tcPr>
          <w:p w14:paraId="7CC3818E" w14:textId="1A456E40" w:rsidR="00621574" w:rsidRPr="00621574" w:rsidDel="00E0030C" w:rsidRDefault="00621574" w:rsidP="00621574">
            <w:pPr>
              <w:spacing w:line="240" w:lineRule="auto"/>
              <w:jc w:val="right"/>
              <w:rPr>
                <w:del w:id="2150" w:author="Yang, Xue" w:date="2023-09-27T10:03:00Z"/>
                <w:rFonts w:ascii="Calibri" w:eastAsia="Times New Roman" w:hAnsi="Calibri" w:cs="Calibri"/>
                <w:color w:val="000000"/>
                <w:kern w:val="0"/>
                <w14:ligatures w14:val="none"/>
              </w:rPr>
            </w:pPr>
            <w:del w:id="2151" w:author="Yang, Xue" w:date="2023-09-27T10:03:00Z">
              <w:r w:rsidRPr="00621574" w:rsidDel="00E0030C">
                <w:rPr>
                  <w:rFonts w:ascii="Calibri" w:eastAsia="Times New Roman" w:hAnsi="Calibri" w:cs="Calibri"/>
                  <w:color w:val="000000"/>
                  <w:kern w:val="0"/>
                  <w14:ligatures w14:val="none"/>
                </w:rPr>
                <w:delText>0.0082</w:delText>
              </w:r>
            </w:del>
          </w:p>
        </w:tc>
        <w:tc>
          <w:tcPr>
            <w:tcW w:w="1244" w:type="dxa"/>
            <w:tcBorders>
              <w:top w:val="nil"/>
              <w:left w:val="nil"/>
              <w:bottom w:val="nil"/>
              <w:right w:val="nil"/>
            </w:tcBorders>
            <w:shd w:val="clear" w:color="auto" w:fill="auto"/>
            <w:noWrap/>
            <w:vAlign w:val="bottom"/>
            <w:hideMark/>
          </w:tcPr>
          <w:p w14:paraId="734E2828" w14:textId="3791FEC0" w:rsidR="00621574" w:rsidRPr="00621574" w:rsidDel="00E0030C" w:rsidRDefault="00621574" w:rsidP="00621574">
            <w:pPr>
              <w:spacing w:line="240" w:lineRule="auto"/>
              <w:jc w:val="right"/>
              <w:rPr>
                <w:del w:id="2152" w:author="Yang, Xue" w:date="2023-09-27T10:03:00Z"/>
                <w:rFonts w:ascii="Calibri" w:eastAsia="Times New Roman" w:hAnsi="Calibri" w:cs="Calibri"/>
                <w:color w:val="000000"/>
                <w:kern w:val="0"/>
                <w14:ligatures w14:val="none"/>
              </w:rPr>
            </w:pPr>
            <w:del w:id="2153" w:author="Yang, Xue" w:date="2023-09-27T10:03:00Z">
              <w:r w:rsidRPr="00621574" w:rsidDel="00E0030C">
                <w:rPr>
                  <w:rFonts w:ascii="Calibri" w:eastAsia="Times New Roman" w:hAnsi="Calibri" w:cs="Calibri"/>
                  <w:color w:val="000000"/>
                  <w:kern w:val="0"/>
                  <w14:ligatures w14:val="none"/>
                </w:rPr>
                <w:delText>0.009</w:delText>
              </w:r>
            </w:del>
          </w:p>
        </w:tc>
        <w:tc>
          <w:tcPr>
            <w:tcW w:w="981" w:type="dxa"/>
            <w:tcBorders>
              <w:top w:val="nil"/>
              <w:left w:val="nil"/>
              <w:bottom w:val="nil"/>
              <w:right w:val="nil"/>
            </w:tcBorders>
            <w:shd w:val="clear" w:color="auto" w:fill="auto"/>
            <w:noWrap/>
            <w:vAlign w:val="bottom"/>
            <w:hideMark/>
          </w:tcPr>
          <w:p w14:paraId="1867853D" w14:textId="10E07C1A" w:rsidR="00621574" w:rsidRPr="00621574" w:rsidDel="00E0030C" w:rsidRDefault="00621574" w:rsidP="00621574">
            <w:pPr>
              <w:spacing w:line="240" w:lineRule="auto"/>
              <w:jc w:val="right"/>
              <w:rPr>
                <w:del w:id="2154" w:author="Yang, Xue" w:date="2023-09-27T10:03:00Z"/>
                <w:rFonts w:ascii="Calibri" w:eastAsia="Times New Roman" w:hAnsi="Calibri" w:cs="Calibri"/>
                <w:color w:val="000000"/>
                <w:kern w:val="0"/>
                <w14:ligatures w14:val="none"/>
              </w:rPr>
            </w:pPr>
            <w:del w:id="2155"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566F2EA1" w14:textId="68DF2906" w:rsidR="00621574" w:rsidRPr="00621574" w:rsidDel="00E0030C" w:rsidRDefault="00621574" w:rsidP="00621574">
            <w:pPr>
              <w:spacing w:line="240" w:lineRule="auto"/>
              <w:jc w:val="right"/>
              <w:rPr>
                <w:del w:id="2156" w:author="Yang, Xue" w:date="2023-09-27T10:03:00Z"/>
                <w:rFonts w:ascii="Calibri" w:eastAsia="Times New Roman" w:hAnsi="Calibri" w:cs="Calibri"/>
                <w:color w:val="000000"/>
                <w:kern w:val="0"/>
                <w14:ligatures w14:val="none"/>
              </w:rPr>
            </w:pPr>
            <w:del w:id="2157"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025CBC8B" w14:textId="2975BD93" w:rsidR="00621574" w:rsidRPr="00621574" w:rsidDel="00E0030C" w:rsidRDefault="00621574" w:rsidP="00621574">
            <w:pPr>
              <w:spacing w:line="240" w:lineRule="auto"/>
              <w:jc w:val="right"/>
              <w:rPr>
                <w:del w:id="2158" w:author="Yang, Xue" w:date="2023-09-27T10:03:00Z"/>
                <w:rFonts w:ascii="Calibri" w:eastAsia="Times New Roman" w:hAnsi="Calibri" w:cs="Calibri"/>
                <w:color w:val="000000"/>
                <w:kern w:val="0"/>
                <w14:ligatures w14:val="none"/>
              </w:rPr>
            </w:pPr>
            <w:del w:id="2159" w:author="Yang, Xue" w:date="2023-09-27T10:03:00Z">
              <w:r w:rsidRPr="00621574" w:rsidDel="00E0030C">
                <w:rPr>
                  <w:rFonts w:ascii="Calibri" w:eastAsia="Times New Roman" w:hAnsi="Calibri" w:cs="Calibri"/>
                  <w:color w:val="000000"/>
                  <w:kern w:val="0"/>
                  <w14:ligatures w14:val="none"/>
                </w:rPr>
                <w:delText>0.0359</w:delText>
              </w:r>
            </w:del>
          </w:p>
        </w:tc>
        <w:tc>
          <w:tcPr>
            <w:tcW w:w="1099" w:type="dxa"/>
            <w:tcBorders>
              <w:top w:val="nil"/>
              <w:left w:val="nil"/>
              <w:bottom w:val="nil"/>
              <w:right w:val="nil"/>
            </w:tcBorders>
            <w:shd w:val="clear" w:color="auto" w:fill="auto"/>
            <w:noWrap/>
            <w:vAlign w:val="bottom"/>
            <w:hideMark/>
          </w:tcPr>
          <w:p w14:paraId="3AB9E31C" w14:textId="20984468" w:rsidR="00621574" w:rsidRPr="00621574" w:rsidDel="00E0030C" w:rsidRDefault="00621574" w:rsidP="00621574">
            <w:pPr>
              <w:spacing w:line="240" w:lineRule="auto"/>
              <w:jc w:val="right"/>
              <w:rPr>
                <w:del w:id="2160" w:author="Yang, Xue" w:date="2023-09-27T10:03:00Z"/>
                <w:rFonts w:ascii="Calibri" w:eastAsia="Times New Roman" w:hAnsi="Calibri" w:cs="Calibri"/>
                <w:color w:val="000000"/>
                <w:kern w:val="0"/>
                <w14:ligatures w14:val="none"/>
              </w:rPr>
            </w:pPr>
            <w:del w:id="2161"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084A6F03" w14:textId="65C95514" w:rsidR="00621574" w:rsidRPr="00621574" w:rsidDel="00E0030C" w:rsidRDefault="00621574" w:rsidP="00621574">
            <w:pPr>
              <w:spacing w:line="240" w:lineRule="auto"/>
              <w:jc w:val="right"/>
              <w:rPr>
                <w:del w:id="2162" w:author="Yang, Xue" w:date="2023-09-27T10:03:00Z"/>
                <w:rFonts w:ascii="Calibri" w:eastAsia="Times New Roman" w:hAnsi="Calibri" w:cs="Calibri"/>
                <w:color w:val="000000"/>
                <w:kern w:val="0"/>
                <w14:ligatures w14:val="none"/>
              </w:rPr>
            </w:pPr>
            <w:del w:id="2163"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2A91754C" w14:textId="4416ECE5" w:rsidR="00621574" w:rsidRPr="00621574" w:rsidDel="00E0030C" w:rsidRDefault="00621574" w:rsidP="00621574">
            <w:pPr>
              <w:spacing w:line="240" w:lineRule="auto"/>
              <w:jc w:val="right"/>
              <w:rPr>
                <w:del w:id="2164" w:author="Yang, Xue" w:date="2023-09-27T10:03:00Z"/>
                <w:rFonts w:ascii="Calibri" w:eastAsia="Times New Roman" w:hAnsi="Calibri" w:cs="Calibri"/>
                <w:color w:val="000000"/>
                <w:kern w:val="0"/>
                <w14:ligatures w14:val="none"/>
              </w:rPr>
            </w:pPr>
            <w:del w:id="2165" w:author="Yang, Xue" w:date="2023-09-27T10:03:00Z">
              <w:r w:rsidRPr="00621574" w:rsidDel="00E0030C">
                <w:rPr>
                  <w:rFonts w:ascii="Calibri" w:eastAsia="Times New Roman" w:hAnsi="Calibri" w:cs="Calibri"/>
                  <w:color w:val="000000"/>
                  <w:kern w:val="0"/>
                  <w14:ligatures w14:val="none"/>
                </w:rPr>
                <w:delText>0.0924</w:delText>
              </w:r>
            </w:del>
          </w:p>
        </w:tc>
        <w:tc>
          <w:tcPr>
            <w:tcW w:w="1160" w:type="dxa"/>
            <w:tcBorders>
              <w:top w:val="nil"/>
              <w:left w:val="nil"/>
              <w:bottom w:val="nil"/>
              <w:right w:val="nil"/>
            </w:tcBorders>
            <w:shd w:val="clear" w:color="auto" w:fill="auto"/>
            <w:noWrap/>
            <w:vAlign w:val="bottom"/>
            <w:hideMark/>
          </w:tcPr>
          <w:p w14:paraId="294DA8B9" w14:textId="70E7F9EC" w:rsidR="00621574" w:rsidRPr="00621574" w:rsidDel="00E0030C" w:rsidRDefault="00621574" w:rsidP="00621574">
            <w:pPr>
              <w:spacing w:line="240" w:lineRule="auto"/>
              <w:jc w:val="right"/>
              <w:rPr>
                <w:del w:id="2166" w:author="Yang, Xue" w:date="2023-09-27T10:03:00Z"/>
                <w:rFonts w:ascii="Calibri" w:eastAsia="Times New Roman" w:hAnsi="Calibri" w:cs="Calibri"/>
                <w:color w:val="000000"/>
                <w:kern w:val="0"/>
                <w14:ligatures w14:val="none"/>
              </w:rPr>
            </w:pPr>
            <w:del w:id="2167" w:author="Yang, Xue" w:date="2023-09-27T10:03:00Z">
              <w:r w:rsidRPr="00621574" w:rsidDel="00E0030C">
                <w:rPr>
                  <w:rFonts w:ascii="Calibri" w:eastAsia="Times New Roman" w:hAnsi="Calibri" w:cs="Calibri"/>
                  <w:color w:val="000000"/>
                  <w:kern w:val="0"/>
                  <w14:ligatures w14:val="none"/>
                </w:rPr>
                <w:delText>0.2284</w:delText>
              </w:r>
            </w:del>
          </w:p>
        </w:tc>
      </w:tr>
      <w:tr w:rsidR="00621574" w:rsidRPr="00621574" w:rsidDel="00E0030C" w14:paraId="0E93173D" w14:textId="7C0C86E3" w:rsidTr="2B44B431">
        <w:trPr>
          <w:trHeight w:val="300"/>
          <w:jc w:val="center"/>
          <w:del w:id="2168" w:author="Yang, Xue" w:date="2023-09-27T10:03:00Z"/>
        </w:trPr>
        <w:tc>
          <w:tcPr>
            <w:tcW w:w="2569" w:type="dxa"/>
            <w:tcBorders>
              <w:top w:val="nil"/>
              <w:left w:val="nil"/>
              <w:bottom w:val="nil"/>
              <w:right w:val="nil"/>
            </w:tcBorders>
            <w:shd w:val="clear" w:color="auto" w:fill="auto"/>
            <w:noWrap/>
            <w:vAlign w:val="bottom"/>
            <w:hideMark/>
          </w:tcPr>
          <w:p w14:paraId="148307E1" w14:textId="256EB695" w:rsidR="00621574" w:rsidRPr="00621574" w:rsidDel="00E0030C" w:rsidRDefault="00621574" w:rsidP="00621574">
            <w:pPr>
              <w:spacing w:line="240" w:lineRule="auto"/>
              <w:rPr>
                <w:del w:id="2169" w:author="Yang, Xue" w:date="2023-09-27T10:03:00Z"/>
                <w:rFonts w:ascii="Calibri" w:eastAsia="Times New Roman" w:hAnsi="Calibri" w:cs="Calibri"/>
                <w:color w:val="000000"/>
                <w:kern w:val="0"/>
                <w14:ligatures w14:val="none"/>
              </w:rPr>
            </w:pPr>
            <w:del w:id="2170" w:author="Yang, Xue" w:date="2023-09-27T10:03:00Z">
              <w:r w:rsidRPr="00621574" w:rsidDel="00E0030C">
                <w:rPr>
                  <w:rFonts w:ascii="Calibri" w:eastAsia="Times New Roman" w:hAnsi="Calibri" w:cs="Calibri"/>
                  <w:color w:val="000000"/>
                  <w:kern w:val="0"/>
                  <w14:ligatures w14:val="none"/>
                </w:rPr>
                <w:delText>nausea_diagnosis</w:delText>
              </w:r>
            </w:del>
          </w:p>
        </w:tc>
        <w:tc>
          <w:tcPr>
            <w:tcW w:w="1351" w:type="dxa"/>
            <w:tcBorders>
              <w:top w:val="nil"/>
              <w:left w:val="nil"/>
              <w:bottom w:val="nil"/>
              <w:right w:val="nil"/>
            </w:tcBorders>
            <w:shd w:val="clear" w:color="auto" w:fill="auto"/>
            <w:noWrap/>
            <w:vAlign w:val="bottom"/>
            <w:hideMark/>
          </w:tcPr>
          <w:p w14:paraId="01D1F10C" w14:textId="17125BE0" w:rsidR="00621574" w:rsidRPr="00621574" w:rsidDel="00E0030C" w:rsidRDefault="00621574" w:rsidP="00621574">
            <w:pPr>
              <w:spacing w:line="240" w:lineRule="auto"/>
              <w:jc w:val="right"/>
              <w:rPr>
                <w:del w:id="2171" w:author="Yang, Xue" w:date="2023-09-27T10:03:00Z"/>
                <w:rFonts w:ascii="Calibri" w:eastAsia="Times New Roman" w:hAnsi="Calibri" w:cs="Calibri"/>
                <w:color w:val="000000"/>
                <w:kern w:val="0"/>
                <w14:ligatures w14:val="none"/>
              </w:rPr>
            </w:pPr>
            <w:del w:id="2172" w:author="Yang, Xue" w:date="2023-09-27T10:03:00Z">
              <w:r w:rsidRPr="00621574" w:rsidDel="00E0030C">
                <w:rPr>
                  <w:rFonts w:ascii="Calibri" w:eastAsia="Times New Roman" w:hAnsi="Calibri" w:cs="Calibri"/>
                  <w:color w:val="000000"/>
                  <w:kern w:val="0"/>
                  <w14:ligatures w14:val="none"/>
                </w:rPr>
                <w:delText>0.0099</w:delText>
              </w:r>
            </w:del>
          </w:p>
        </w:tc>
        <w:tc>
          <w:tcPr>
            <w:tcW w:w="1333" w:type="dxa"/>
            <w:tcBorders>
              <w:top w:val="nil"/>
              <w:left w:val="nil"/>
              <w:bottom w:val="nil"/>
              <w:right w:val="nil"/>
            </w:tcBorders>
            <w:shd w:val="clear" w:color="auto" w:fill="auto"/>
            <w:noWrap/>
            <w:vAlign w:val="bottom"/>
            <w:hideMark/>
          </w:tcPr>
          <w:p w14:paraId="6E191693" w14:textId="6B7B4389" w:rsidR="00621574" w:rsidRPr="00621574" w:rsidDel="00E0030C" w:rsidRDefault="00621574" w:rsidP="00621574">
            <w:pPr>
              <w:spacing w:line="240" w:lineRule="auto"/>
              <w:jc w:val="right"/>
              <w:rPr>
                <w:del w:id="2173" w:author="Yang, Xue" w:date="2023-09-27T10:03:00Z"/>
                <w:rFonts w:ascii="Calibri" w:eastAsia="Times New Roman" w:hAnsi="Calibri" w:cs="Calibri"/>
                <w:color w:val="000000"/>
                <w:kern w:val="0"/>
                <w14:ligatures w14:val="none"/>
              </w:rPr>
            </w:pPr>
            <w:del w:id="2174" w:author="Yang, Xue" w:date="2023-09-27T10:03:00Z">
              <w:r w:rsidRPr="00621574" w:rsidDel="00E0030C">
                <w:rPr>
                  <w:rFonts w:ascii="Calibri" w:eastAsia="Times New Roman" w:hAnsi="Calibri" w:cs="Calibri"/>
                  <w:color w:val="000000"/>
                  <w:kern w:val="0"/>
                  <w14:ligatures w14:val="none"/>
                </w:rPr>
                <w:delText>0.0102</w:delText>
              </w:r>
            </w:del>
          </w:p>
        </w:tc>
        <w:tc>
          <w:tcPr>
            <w:tcW w:w="1262" w:type="dxa"/>
            <w:tcBorders>
              <w:top w:val="nil"/>
              <w:left w:val="nil"/>
              <w:bottom w:val="nil"/>
              <w:right w:val="nil"/>
            </w:tcBorders>
            <w:shd w:val="clear" w:color="auto" w:fill="auto"/>
            <w:noWrap/>
            <w:vAlign w:val="bottom"/>
            <w:hideMark/>
          </w:tcPr>
          <w:p w14:paraId="5383EE9A" w14:textId="4CAC81A0" w:rsidR="00621574" w:rsidRPr="00621574" w:rsidDel="00E0030C" w:rsidRDefault="00621574" w:rsidP="00621574">
            <w:pPr>
              <w:spacing w:line="240" w:lineRule="auto"/>
              <w:jc w:val="right"/>
              <w:rPr>
                <w:del w:id="2175" w:author="Yang, Xue" w:date="2023-09-27T10:03:00Z"/>
                <w:rFonts w:ascii="Calibri" w:eastAsia="Times New Roman" w:hAnsi="Calibri" w:cs="Calibri"/>
                <w:color w:val="000000"/>
                <w:kern w:val="0"/>
                <w14:ligatures w14:val="none"/>
              </w:rPr>
            </w:pPr>
            <w:del w:id="2176" w:author="Yang, Xue" w:date="2023-09-27T10:03:00Z">
              <w:r w:rsidRPr="00621574" w:rsidDel="00E0030C">
                <w:rPr>
                  <w:rFonts w:ascii="Calibri" w:eastAsia="Times New Roman" w:hAnsi="Calibri" w:cs="Calibri"/>
                  <w:color w:val="000000"/>
                  <w:kern w:val="0"/>
                  <w14:ligatures w14:val="none"/>
                </w:rPr>
                <w:delText>0.0095</w:delText>
              </w:r>
            </w:del>
          </w:p>
        </w:tc>
        <w:tc>
          <w:tcPr>
            <w:tcW w:w="1244" w:type="dxa"/>
            <w:tcBorders>
              <w:top w:val="nil"/>
              <w:left w:val="nil"/>
              <w:bottom w:val="nil"/>
              <w:right w:val="nil"/>
            </w:tcBorders>
            <w:shd w:val="clear" w:color="auto" w:fill="auto"/>
            <w:noWrap/>
            <w:vAlign w:val="bottom"/>
            <w:hideMark/>
          </w:tcPr>
          <w:p w14:paraId="07657BC4" w14:textId="3BCF4E32" w:rsidR="00621574" w:rsidRPr="00621574" w:rsidDel="00E0030C" w:rsidRDefault="00621574" w:rsidP="00621574">
            <w:pPr>
              <w:spacing w:line="240" w:lineRule="auto"/>
              <w:jc w:val="right"/>
              <w:rPr>
                <w:del w:id="2177" w:author="Yang, Xue" w:date="2023-09-27T10:03:00Z"/>
                <w:rFonts w:ascii="Calibri" w:eastAsia="Times New Roman" w:hAnsi="Calibri" w:cs="Calibri"/>
                <w:color w:val="000000"/>
                <w:kern w:val="0"/>
                <w14:ligatures w14:val="none"/>
              </w:rPr>
            </w:pPr>
            <w:del w:id="2178" w:author="Yang, Xue" w:date="2023-09-27T10:03:00Z">
              <w:r w:rsidRPr="00621574" w:rsidDel="00E0030C">
                <w:rPr>
                  <w:rFonts w:ascii="Calibri" w:eastAsia="Times New Roman" w:hAnsi="Calibri" w:cs="Calibri"/>
                  <w:color w:val="000000"/>
                  <w:kern w:val="0"/>
                  <w14:ligatures w14:val="none"/>
                </w:rPr>
                <w:delText>0.0088</w:delText>
              </w:r>
            </w:del>
          </w:p>
        </w:tc>
        <w:tc>
          <w:tcPr>
            <w:tcW w:w="981" w:type="dxa"/>
            <w:tcBorders>
              <w:top w:val="nil"/>
              <w:left w:val="nil"/>
              <w:bottom w:val="nil"/>
              <w:right w:val="nil"/>
            </w:tcBorders>
            <w:shd w:val="clear" w:color="auto" w:fill="auto"/>
            <w:noWrap/>
            <w:vAlign w:val="bottom"/>
            <w:hideMark/>
          </w:tcPr>
          <w:p w14:paraId="5B49BE4E" w14:textId="2C8A5AA3" w:rsidR="00621574" w:rsidRPr="00621574" w:rsidDel="00E0030C" w:rsidRDefault="00621574" w:rsidP="00621574">
            <w:pPr>
              <w:spacing w:line="240" w:lineRule="auto"/>
              <w:jc w:val="right"/>
              <w:rPr>
                <w:del w:id="2179" w:author="Yang, Xue" w:date="2023-09-27T10:03:00Z"/>
                <w:rFonts w:ascii="Calibri" w:eastAsia="Times New Roman" w:hAnsi="Calibri" w:cs="Calibri"/>
                <w:color w:val="000000"/>
                <w:kern w:val="0"/>
                <w14:ligatures w14:val="none"/>
              </w:rPr>
            </w:pPr>
            <w:del w:id="2180"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3716A7B4" w14:textId="427E6809" w:rsidR="00621574" w:rsidRPr="00621574" w:rsidDel="00E0030C" w:rsidRDefault="00621574" w:rsidP="00621574">
            <w:pPr>
              <w:spacing w:line="240" w:lineRule="auto"/>
              <w:jc w:val="right"/>
              <w:rPr>
                <w:del w:id="2181" w:author="Yang, Xue" w:date="2023-09-27T10:03:00Z"/>
                <w:rFonts w:ascii="Calibri" w:eastAsia="Times New Roman" w:hAnsi="Calibri" w:cs="Calibri"/>
                <w:color w:val="000000"/>
                <w:kern w:val="0"/>
                <w14:ligatures w14:val="none"/>
              </w:rPr>
            </w:pPr>
            <w:del w:id="2182" w:author="Yang, Xue" w:date="2023-09-27T10:03:00Z">
              <w:r w:rsidRPr="00621574" w:rsidDel="00E0030C">
                <w:rPr>
                  <w:rFonts w:ascii="Calibri" w:eastAsia="Times New Roman" w:hAnsi="Calibri" w:cs="Calibri"/>
                  <w:color w:val="000000"/>
                  <w:kern w:val="0"/>
                  <w14:ligatures w14:val="none"/>
                </w:rPr>
                <w:delText>0.1013</w:delText>
              </w:r>
            </w:del>
          </w:p>
        </w:tc>
        <w:tc>
          <w:tcPr>
            <w:tcW w:w="1270" w:type="dxa"/>
            <w:tcBorders>
              <w:top w:val="nil"/>
              <w:left w:val="nil"/>
              <w:bottom w:val="nil"/>
              <w:right w:val="nil"/>
            </w:tcBorders>
            <w:shd w:val="clear" w:color="auto" w:fill="auto"/>
            <w:noWrap/>
            <w:vAlign w:val="bottom"/>
            <w:hideMark/>
          </w:tcPr>
          <w:p w14:paraId="7B2C7768" w14:textId="2A09FBE6" w:rsidR="00621574" w:rsidRPr="00621574" w:rsidDel="00E0030C" w:rsidRDefault="00621574" w:rsidP="00621574">
            <w:pPr>
              <w:spacing w:line="240" w:lineRule="auto"/>
              <w:jc w:val="right"/>
              <w:rPr>
                <w:del w:id="2183" w:author="Yang, Xue" w:date="2023-09-27T10:03:00Z"/>
                <w:rFonts w:ascii="Calibri" w:eastAsia="Times New Roman" w:hAnsi="Calibri" w:cs="Calibri"/>
                <w:color w:val="000000"/>
                <w:kern w:val="0"/>
                <w14:ligatures w14:val="none"/>
              </w:rPr>
            </w:pPr>
            <w:del w:id="2184" w:author="Yang, Xue" w:date="2023-09-27T10:03:00Z">
              <w:r w:rsidRPr="00621574" w:rsidDel="00E0030C">
                <w:rPr>
                  <w:rFonts w:ascii="Calibri" w:eastAsia="Times New Roman" w:hAnsi="Calibri" w:cs="Calibri"/>
                  <w:color w:val="000000"/>
                  <w:kern w:val="0"/>
                  <w14:ligatures w14:val="none"/>
                </w:rPr>
                <w:delText>0.0085</w:delText>
              </w:r>
            </w:del>
          </w:p>
        </w:tc>
        <w:tc>
          <w:tcPr>
            <w:tcW w:w="1099" w:type="dxa"/>
            <w:tcBorders>
              <w:top w:val="nil"/>
              <w:left w:val="nil"/>
              <w:bottom w:val="nil"/>
              <w:right w:val="nil"/>
            </w:tcBorders>
            <w:shd w:val="clear" w:color="auto" w:fill="auto"/>
            <w:noWrap/>
            <w:vAlign w:val="bottom"/>
            <w:hideMark/>
          </w:tcPr>
          <w:p w14:paraId="73EDDADF" w14:textId="23A314F5" w:rsidR="00621574" w:rsidRPr="00621574" w:rsidDel="00E0030C" w:rsidRDefault="00621574" w:rsidP="00621574">
            <w:pPr>
              <w:spacing w:line="240" w:lineRule="auto"/>
              <w:jc w:val="right"/>
              <w:rPr>
                <w:del w:id="2185" w:author="Yang, Xue" w:date="2023-09-27T10:03:00Z"/>
                <w:rFonts w:ascii="Calibri" w:eastAsia="Times New Roman" w:hAnsi="Calibri" w:cs="Calibri"/>
                <w:color w:val="000000"/>
                <w:kern w:val="0"/>
                <w14:ligatures w14:val="none"/>
              </w:rPr>
            </w:pPr>
            <w:del w:id="2186"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06F2943A" w14:textId="1EF3B27A" w:rsidR="00621574" w:rsidRPr="00621574" w:rsidDel="00E0030C" w:rsidRDefault="00621574" w:rsidP="00621574">
            <w:pPr>
              <w:spacing w:line="240" w:lineRule="auto"/>
              <w:jc w:val="right"/>
              <w:rPr>
                <w:del w:id="2187" w:author="Yang, Xue" w:date="2023-09-27T10:03:00Z"/>
                <w:rFonts w:ascii="Calibri" w:eastAsia="Times New Roman" w:hAnsi="Calibri" w:cs="Calibri"/>
                <w:color w:val="000000"/>
                <w:kern w:val="0"/>
                <w14:ligatures w14:val="none"/>
              </w:rPr>
            </w:pPr>
            <w:del w:id="2188"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232D2840" w14:textId="18D62217" w:rsidR="00621574" w:rsidRPr="00621574" w:rsidDel="00E0030C" w:rsidRDefault="00621574" w:rsidP="00621574">
            <w:pPr>
              <w:spacing w:line="240" w:lineRule="auto"/>
              <w:jc w:val="right"/>
              <w:rPr>
                <w:del w:id="2189" w:author="Yang, Xue" w:date="2023-09-27T10:03:00Z"/>
                <w:rFonts w:ascii="Calibri" w:eastAsia="Times New Roman" w:hAnsi="Calibri" w:cs="Calibri"/>
                <w:color w:val="000000"/>
                <w:kern w:val="0"/>
                <w14:ligatures w14:val="none"/>
              </w:rPr>
            </w:pPr>
            <w:del w:id="2190" w:author="Yang, Xue" w:date="2023-09-27T10:03:00Z">
              <w:r w:rsidRPr="00621574" w:rsidDel="00E0030C">
                <w:rPr>
                  <w:rFonts w:ascii="Calibri" w:eastAsia="Times New Roman" w:hAnsi="Calibri" w:cs="Calibri"/>
                  <w:color w:val="000000"/>
                  <w:kern w:val="0"/>
                  <w14:ligatures w14:val="none"/>
                </w:rPr>
                <w:delText>0.0658</w:delText>
              </w:r>
            </w:del>
          </w:p>
        </w:tc>
        <w:tc>
          <w:tcPr>
            <w:tcW w:w="1160" w:type="dxa"/>
            <w:tcBorders>
              <w:top w:val="nil"/>
              <w:left w:val="nil"/>
              <w:bottom w:val="nil"/>
              <w:right w:val="nil"/>
            </w:tcBorders>
            <w:shd w:val="clear" w:color="auto" w:fill="auto"/>
            <w:noWrap/>
            <w:vAlign w:val="bottom"/>
            <w:hideMark/>
          </w:tcPr>
          <w:p w14:paraId="166DD50D" w14:textId="4A10A812" w:rsidR="00621574" w:rsidRPr="00621574" w:rsidDel="00E0030C" w:rsidRDefault="00621574" w:rsidP="00621574">
            <w:pPr>
              <w:spacing w:line="240" w:lineRule="auto"/>
              <w:jc w:val="right"/>
              <w:rPr>
                <w:del w:id="2191" w:author="Yang, Xue" w:date="2023-09-27T10:03:00Z"/>
                <w:rFonts w:ascii="Calibri" w:eastAsia="Times New Roman" w:hAnsi="Calibri" w:cs="Calibri"/>
                <w:color w:val="000000"/>
                <w:kern w:val="0"/>
                <w14:ligatures w14:val="none"/>
              </w:rPr>
            </w:pPr>
            <w:del w:id="2192" w:author="Yang, Xue" w:date="2023-09-27T10:03:00Z">
              <w:r w:rsidRPr="00621574" w:rsidDel="00E0030C">
                <w:rPr>
                  <w:rFonts w:ascii="Calibri" w:eastAsia="Times New Roman" w:hAnsi="Calibri" w:cs="Calibri"/>
                  <w:color w:val="000000"/>
                  <w:kern w:val="0"/>
                  <w14:ligatures w14:val="none"/>
                </w:rPr>
                <w:delText>0.1195</w:delText>
              </w:r>
            </w:del>
          </w:p>
        </w:tc>
      </w:tr>
      <w:tr w:rsidR="00621574" w:rsidRPr="00621574" w:rsidDel="00E0030C" w14:paraId="013A46D6" w14:textId="77E07C49" w:rsidTr="2B44B431">
        <w:trPr>
          <w:trHeight w:val="300"/>
          <w:jc w:val="center"/>
          <w:del w:id="2193" w:author="Yang, Xue" w:date="2023-09-27T10:03:00Z"/>
        </w:trPr>
        <w:tc>
          <w:tcPr>
            <w:tcW w:w="2569" w:type="dxa"/>
            <w:tcBorders>
              <w:top w:val="nil"/>
              <w:left w:val="nil"/>
              <w:bottom w:val="nil"/>
              <w:right w:val="nil"/>
            </w:tcBorders>
            <w:shd w:val="clear" w:color="auto" w:fill="auto"/>
            <w:noWrap/>
            <w:vAlign w:val="bottom"/>
            <w:hideMark/>
          </w:tcPr>
          <w:p w14:paraId="3BEF2586" w14:textId="151D35DE" w:rsidR="00621574" w:rsidRPr="00621574" w:rsidDel="00E0030C" w:rsidRDefault="00621574" w:rsidP="00621574">
            <w:pPr>
              <w:spacing w:line="240" w:lineRule="auto"/>
              <w:rPr>
                <w:del w:id="2194" w:author="Yang, Xue" w:date="2023-09-27T10:03:00Z"/>
                <w:rFonts w:ascii="Calibri" w:eastAsia="Times New Roman" w:hAnsi="Calibri" w:cs="Calibri"/>
                <w:color w:val="000000"/>
                <w:kern w:val="0"/>
                <w14:ligatures w14:val="none"/>
              </w:rPr>
            </w:pPr>
            <w:del w:id="2195" w:author="Yang, Xue" w:date="2023-09-27T10:03:00Z">
              <w:r w:rsidRPr="00621574" w:rsidDel="00E0030C">
                <w:rPr>
                  <w:rFonts w:ascii="Calibri" w:eastAsia="Times New Roman" w:hAnsi="Calibri" w:cs="Calibri"/>
                  <w:color w:val="000000"/>
                  <w:kern w:val="0"/>
                  <w14:ligatures w14:val="none"/>
                </w:rPr>
                <w:delText>seizure_treat_ind</w:delText>
              </w:r>
            </w:del>
          </w:p>
        </w:tc>
        <w:tc>
          <w:tcPr>
            <w:tcW w:w="1351" w:type="dxa"/>
            <w:tcBorders>
              <w:top w:val="nil"/>
              <w:left w:val="nil"/>
              <w:bottom w:val="nil"/>
              <w:right w:val="nil"/>
            </w:tcBorders>
            <w:shd w:val="clear" w:color="auto" w:fill="auto"/>
            <w:noWrap/>
            <w:vAlign w:val="bottom"/>
            <w:hideMark/>
          </w:tcPr>
          <w:p w14:paraId="607F5F84" w14:textId="7E61DE3F" w:rsidR="00621574" w:rsidRPr="00621574" w:rsidDel="00E0030C" w:rsidRDefault="00621574" w:rsidP="00621574">
            <w:pPr>
              <w:spacing w:line="240" w:lineRule="auto"/>
              <w:jc w:val="right"/>
              <w:rPr>
                <w:del w:id="2196" w:author="Yang, Xue" w:date="2023-09-27T10:03:00Z"/>
                <w:rFonts w:ascii="Calibri" w:eastAsia="Times New Roman" w:hAnsi="Calibri" w:cs="Calibri"/>
                <w:color w:val="000000"/>
                <w:kern w:val="0"/>
                <w14:ligatures w14:val="none"/>
              </w:rPr>
            </w:pPr>
            <w:del w:id="2197" w:author="Yang, Xue" w:date="2023-09-27T10:03:00Z">
              <w:r w:rsidRPr="00621574" w:rsidDel="00E0030C">
                <w:rPr>
                  <w:rFonts w:ascii="Calibri" w:eastAsia="Times New Roman" w:hAnsi="Calibri" w:cs="Calibri"/>
                  <w:color w:val="000000"/>
                  <w:kern w:val="0"/>
                  <w14:ligatures w14:val="none"/>
                </w:rPr>
                <w:delText>0.0051</w:delText>
              </w:r>
            </w:del>
          </w:p>
        </w:tc>
        <w:tc>
          <w:tcPr>
            <w:tcW w:w="1333" w:type="dxa"/>
            <w:tcBorders>
              <w:top w:val="nil"/>
              <w:left w:val="nil"/>
              <w:bottom w:val="nil"/>
              <w:right w:val="nil"/>
            </w:tcBorders>
            <w:shd w:val="clear" w:color="auto" w:fill="auto"/>
            <w:noWrap/>
            <w:vAlign w:val="bottom"/>
            <w:hideMark/>
          </w:tcPr>
          <w:p w14:paraId="118042FE" w14:textId="66ABE8A7" w:rsidR="00621574" w:rsidRPr="00621574" w:rsidDel="00E0030C" w:rsidRDefault="00621574" w:rsidP="00621574">
            <w:pPr>
              <w:spacing w:line="240" w:lineRule="auto"/>
              <w:jc w:val="right"/>
              <w:rPr>
                <w:del w:id="2198" w:author="Yang, Xue" w:date="2023-09-27T10:03:00Z"/>
                <w:rFonts w:ascii="Calibri" w:eastAsia="Times New Roman" w:hAnsi="Calibri" w:cs="Calibri"/>
                <w:color w:val="000000"/>
                <w:kern w:val="0"/>
                <w14:ligatures w14:val="none"/>
              </w:rPr>
            </w:pPr>
            <w:del w:id="2199" w:author="Yang, Xue" w:date="2023-09-27T10:03:00Z">
              <w:r w:rsidRPr="00621574" w:rsidDel="00E0030C">
                <w:rPr>
                  <w:rFonts w:ascii="Calibri" w:eastAsia="Times New Roman" w:hAnsi="Calibri" w:cs="Calibri"/>
                  <w:color w:val="000000"/>
                  <w:kern w:val="0"/>
                  <w14:ligatures w14:val="none"/>
                </w:rPr>
                <w:delText>0.0055</w:delText>
              </w:r>
            </w:del>
          </w:p>
        </w:tc>
        <w:tc>
          <w:tcPr>
            <w:tcW w:w="1262" w:type="dxa"/>
            <w:tcBorders>
              <w:top w:val="nil"/>
              <w:left w:val="nil"/>
              <w:bottom w:val="nil"/>
              <w:right w:val="nil"/>
            </w:tcBorders>
            <w:shd w:val="clear" w:color="auto" w:fill="auto"/>
            <w:noWrap/>
            <w:vAlign w:val="bottom"/>
            <w:hideMark/>
          </w:tcPr>
          <w:p w14:paraId="0096BD4E" w14:textId="38B6DA21" w:rsidR="00621574" w:rsidRPr="00621574" w:rsidDel="00E0030C" w:rsidRDefault="00621574" w:rsidP="00621574">
            <w:pPr>
              <w:spacing w:line="240" w:lineRule="auto"/>
              <w:jc w:val="right"/>
              <w:rPr>
                <w:del w:id="2200" w:author="Yang, Xue" w:date="2023-09-27T10:03:00Z"/>
                <w:rFonts w:ascii="Calibri" w:eastAsia="Times New Roman" w:hAnsi="Calibri" w:cs="Calibri"/>
                <w:color w:val="000000"/>
                <w:kern w:val="0"/>
                <w14:ligatures w14:val="none"/>
              </w:rPr>
            </w:pPr>
            <w:del w:id="2201" w:author="Yang, Xue" w:date="2023-09-27T10:03:00Z">
              <w:r w:rsidRPr="00621574" w:rsidDel="00E0030C">
                <w:rPr>
                  <w:rFonts w:ascii="Calibri" w:eastAsia="Times New Roman" w:hAnsi="Calibri" w:cs="Calibri"/>
                  <w:color w:val="000000"/>
                  <w:kern w:val="0"/>
                  <w14:ligatures w14:val="none"/>
                </w:rPr>
                <w:delText>0.0055</w:delText>
              </w:r>
            </w:del>
          </w:p>
        </w:tc>
        <w:tc>
          <w:tcPr>
            <w:tcW w:w="1244" w:type="dxa"/>
            <w:tcBorders>
              <w:top w:val="nil"/>
              <w:left w:val="nil"/>
              <w:bottom w:val="nil"/>
              <w:right w:val="nil"/>
            </w:tcBorders>
            <w:shd w:val="clear" w:color="auto" w:fill="auto"/>
            <w:noWrap/>
            <w:vAlign w:val="bottom"/>
            <w:hideMark/>
          </w:tcPr>
          <w:p w14:paraId="31E90133" w14:textId="3FDE4FFC" w:rsidR="00621574" w:rsidRPr="00621574" w:rsidDel="00E0030C" w:rsidRDefault="00621574" w:rsidP="00621574">
            <w:pPr>
              <w:spacing w:line="240" w:lineRule="auto"/>
              <w:jc w:val="right"/>
              <w:rPr>
                <w:del w:id="2202" w:author="Yang, Xue" w:date="2023-09-27T10:03:00Z"/>
                <w:rFonts w:ascii="Calibri" w:eastAsia="Times New Roman" w:hAnsi="Calibri" w:cs="Calibri"/>
                <w:color w:val="000000"/>
                <w:kern w:val="0"/>
                <w14:ligatures w14:val="none"/>
              </w:rPr>
            </w:pPr>
            <w:del w:id="2203" w:author="Yang, Xue" w:date="2023-09-27T10:03:00Z">
              <w:r w:rsidRPr="00621574" w:rsidDel="00E0030C">
                <w:rPr>
                  <w:rFonts w:ascii="Calibri" w:eastAsia="Times New Roman" w:hAnsi="Calibri" w:cs="Calibri"/>
                  <w:color w:val="000000"/>
                  <w:kern w:val="0"/>
                  <w14:ligatures w14:val="none"/>
                </w:rPr>
                <w:delText>0.0057</w:delText>
              </w:r>
            </w:del>
          </w:p>
        </w:tc>
        <w:tc>
          <w:tcPr>
            <w:tcW w:w="981" w:type="dxa"/>
            <w:tcBorders>
              <w:top w:val="nil"/>
              <w:left w:val="nil"/>
              <w:bottom w:val="nil"/>
              <w:right w:val="nil"/>
            </w:tcBorders>
            <w:shd w:val="clear" w:color="auto" w:fill="auto"/>
            <w:noWrap/>
            <w:vAlign w:val="bottom"/>
            <w:hideMark/>
          </w:tcPr>
          <w:p w14:paraId="52DFCD48" w14:textId="33EE5731" w:rsidR="00621574" w:rsidRPr="00621574" w:rsidDel="00E0030C" w:rsidRDefault="00621574" w:rsidP="00621574">
            <w:pPr>
              <w:spacing w:line="240" w:lineRule="auto"/>
              <w:jc w:val="right"/>
              <w:rPr>
                <w:del w:id="2204" w:author="Yang, Xue" w:date="2023-09-27T10:03:00Z"/>
                <w:rFonts w:ascii="Calibri" w:eastAsia="Times New Roman" w:hAnsi="Calibri" w:cs="Calibri"/>
                <w:color w:val="000000"/>
                <w:kern w:val="0"/>
                <w14:ligatures w14:val="none"/>
              </w:rPr>
            </w:pPr>
            <w:del w:id="2205"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6ED31AA2" w14:textId="1743B410" w:rsidR="00621574" w:rsidRPr="00621574" w:rsidDel="00E0030C" w:rsidRDefault="00621574" w:rsidP="00621574">
            <w:pPr>
              <w:spacing w:line="240" w:lineRule="auto"/>
              <w:jc w:val="right"/>
              <w:rPr>
                <w:del w:id="2206" w:author="Yang, Xue" w:date="2023-09-27T10:03:00Z"/>
                <w:rFonts w:ascii="Calibri" w:eastAsia="Times New Roman" w:hAnsi="Calibri" w:cs="Calibri"/>
                <w:color w:val="000000"/>
                <w:kern w:val="0"/>
                <w14:ligatures w14:val="none"/>
              </w:rPr>
            </w:pPr>
            <w:del w:id="2207"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33B1A859" w14:textId="39844F7C" w:rsidR="00621574" w:rsidRPr="00621574" w:rsidDel="00E0030C" w:rsidRDefault="00621574" w:rsidP="00621574">
            <w:pPr>
              <w:spacing w:line="240" w:lineRule="auto"/>
              <w:jc w:val="right"/>
              <w:rPr>
                <w:del w:id="2208" w:author="Yang, Xue" w:date="2023-09-27T10:03:00Z"/>
                <w:rFonts w:ascii="Calibri" w:eastAsia="Times New Roman" w:hAnsi="Calibri" w:cs="Calibri"/>
                <w:color w:val="000000"/>
                <w:kern w:val="0"/>
                <w14:ligatures w14:val="none"/>
              </w:rPr>
            </w:pPr>
            <w:del w:id="2209" w:author="Yang, Xue" w:date="2023-09-27T10:03:00Z">
              <w:r w:rsidRPr="00621574" w:rsidDel="00E0030C">
                <w:rPr>
                  <w:rFonts w:ascii="Calibri" w:eastAsia="Times New Roman" w:hAnsi="Calibri" w:cs="Calibri"/>
                  <w:color w:val="000000"/>
                  <w:kern w:val="0"/>
                  <w14:ligatures w14:val="none"/>
                </w:rPr>
                <w:delText>0.0774</w:delText>
              </w:r>
            </w:del>
          </w:p>
        </w:tc>
        <w:tc>
          <w:tcPr>
            <w:tcW w:w="1099" w:type="dxa"/>
            <w:tcBorders>
              <w:top w:val="nil"/>
              <w:left w:val="nil"/>
              <w:bottom w:val="nil"/>
              <w:right w:val="nil"/>
            </w:tcBorders>
            <w:shd w:val="clear" w:color="auto" w:fill="auto"/>
            <w:noWrap/>
            <w:vAlign w:val="bottom"/>
            <w:hideMark/>
          </w:tcPr>
          <w:p w14:paraId="41941C99" w14:textId="69AF814A" w:rsidR="00621574" w:rsidRPr="00621574" w:rsidDel="00E0030C" w:rsidRDefault="00621574" w:rsidP="00621574">
            <w:pPr>
              <w:spacing w:line="240" w:lineRule="auto"/>
              <w:jc w:val="right"/>
              <w:rPr>
                <w:del w:id="2210" w:author="Yang, Xue" w:date="2023-09-27T10:03:00Z"/>
                <w:rFonts w:ascii="Calibri" w:eastAsia="Times New Roman" w:hAnsi="Calibri" w:cs="Calibri"/>
                <w:color w:val="000000"/>
                <w:kern w:val="0"/>
                <w14:ligatures w14:val="none"/>
              </w:rPr>
            </w:pPr>
            <w:del w:id="2211"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6A19F13F" w14:textId="4D757904" w:rsidR="00621574" w:rsidRPr="00621574" w:rsidDel="00E0030C" w:rsidRDefault="00621574" w:rsidP="00621574">
            <w:pPr>
              <w:spacing w:line="240" w:lineRule="auto"/>
              <w:jc w:val="right"/>
              <w:rPr>
                <w:del w:id="2212" w:author="Yang, Xue" w:date="2023-09-27T10:03:00Z"/>
                <w:rFonts w:ascii="Calibri" w:eastAsia="Times New Roman" w:hAnsi="Calibri" w:cs="Calibri"/>
                <w:color w:val="000000"/>
                <w:kern w:val="0"/>
                <w14:ligatures w14:val="none"/>
              </w:rPr>
            </w:pPr>
            <w:del w:id="2213"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0048EBA9" w14:textId="406A193F" w:rsidR="00621574" w:rsidRPr="00621574" w:rsidDel="00E0030C" w:rsidRDefault="00621574" w:rsidP="00621574">
            <w:pPr>
              <w:spacing w:line="240" w:lineRule="auto"/>
              <w:jc w:val="right"/>
              <w:rPr>
                <w:del w:id="2214" w:author="Yang, Xue" w:date="2023-09-27T10:03:00Z"/>
                <w:rFonts w:ascii="Calibri" w:eastAsia="Times New Roman" w:hAnsi="Calibri" w:cs="Calibri"/>
                <w:color w:val="000000"/>
                <w:kern w:val="0"/>
                <w14:ligatures w14:val="none"/>
              </w:rPr>
            </w:pPr>
            <w:del w:id="2215" w:author="Yang, Xue" w:date="2023-09-27T10:03:00Z">
              <w:r w:rsidRPr="00621574" w:rsidDel="00E0030C">
                <w:rPr>
                  <w:rFonts w:ascii="Calibri" w:eastAsia="Times New Roman" w:hAnsi="Calibri" w:cs="Calibri"/>
                  <w:color w:val="000000"/>
                  <w:kern w:val="0"/>
                  <w14:ligatures w14:val="none"/>
                </w:rPr>
                <w:delText>0</w:delText>
              </w:r>
            </w:del>
          </w:p>
        </w:tc>
        <w:tc>
          <w:tcPr>
            <w:tcW w:w="1160" w:type="dxa"/>
            <w:tcBorders>
              <w:top w:val="nil"/>
              <w:left w:val="nil"/>
              <w:bottom w:val="nil"/>
              <w:right w:val="nil"/>
            </w:tcBorders>
            <w:shd w:val="clear" w:color="auto" w:fill="auto"/>
            <w:noWrap/>
            <w:vAlign w:val="bottom"/>
            <w:hideMark/>
          </w:tcPr>
          <w:p w14:paraId="088569D8" w14:textId="4F8D396A" w:rsidR="00621574" w:rsidRPr="00621574" w:rsidDel="00E0030C" w:rsidRDefault="00621574" w:rsidP="00621574">
            <w:pPr>
              <w:spacing w:line="240" w:lineRule="auto"/>
              <w:jc w:val="right"/>
              <w:rPr>
                <w:del w:id="2216" w:author="Yang, Xue" w:date="2023-09-27T10:03:00Z"/>
                <w:rFonts w:ascii="Calibri" w:eastAsia="Times New Roman" w:hAnsi="Calibri" w:cs="Calibri"/>
                <w:color w:val="000000"/>
                <w:kern w:val="0"/>
                <w14:ligatures w14:val="none"/>
              </w:rPr>
            </w:pPr>
            <w:del w:id="2217" w:author="Yang, Xue" w:date="2023-09-27T10:03:00Z">
              <w:r w:rsidRPr="00621574" w:rsidDel="00E0030C">
                <w:rPr>
                  <w:rFonts w:ascii="Calibri" w:eastAsia="Times New Roman" w:hAnsi="Calibri" w:cs="Calibri"/>
                  <w:color w:val="000000"/>
                  <w:kern w:val="0"/>
                  <w14:ligatures w14:val="none"/>
                </w:rPr>
                <w:delText>0.0331</w:delText>
              </w:r>
            </w:del>
          </w:p>
        </w:tc>
      </w:tr>
      <w:tr w:rsidR="00621574" w:rsidRPr="00621574" w:rsidDel="00E0030C" w14:paraId="739D0664" w14:textId="38B09D45" w:rsidTr="2B44B431">
        <w:trPr>
          <w:trHeight w:val="300"/>
          <w:jc w:val="center"/>
          <w:del w:id="2218" w:author="Yang, Xue" w:date="2023-09-27T10:03:00Z"/>
        </w:trPr>
        <w:tc>
          <w:tcPr>
            <w:tcW w:w="2569" w:type="dxa"/>
            <w:tcBorders>
              <w:top w:val="nil"/>
              <w:left w:val="nil"/>
              <w:bottom w:val="nil"/>
              <w:right w:val="nil"/>
            </w:tcBorders>
            <w:shd w:val="clear" w:color="auto" w:fill="auto"/>
            <w:noWrap/>
            <w:vAlign w:val="bottom"/>
            <w:hideMark/>
          </w:tcPr>
          <w:p w14:paraId="33BC268C" w14:textId="5B4BA4CA" w:rsidR="00621574" w:rsidRPr="00621574" w:rsidDel="00E0030C" w:rsidRDefault="00621574" w:rsidP="00621574">
            <w:pPr>
              <w:spacing w:line="240" w:lineRule="auto"/>
              <w:rPr>
                <w:del w:id="2219" w:author="Yang, Xue" w:date="2023-09-27T10:03:00Z"/>
                <w:rFonts w:ascii="Calibri" w:eastAsia="Times New Roman" w:hAnsi="Calibri" w:cs="Calibri"/>
                <w:color w:val="000000"/>
                <w:kern w:val="0"/>
                <w14:ligatures w14:val="none"/>
              </w:rPr>
            </w:pPr>
            <w:del w:id="2220" w:author="Yang, Xue" w:date="2023-09-27T10:03:00Z">
              <w:r w:rsidRPr="00621574" w:rsidDel="00E0030C">
                <w:rPr>
                  <w:rFonts w:ascii="Calibri" w:eastAsia="Times New Roman" w:hAnsi="Calibri" w:cs="Calibri"/>
                  <w:color w:val="000000"/>
                  <w:kern w:val="0"/>
                  <w14:ligatures w14:val="none"/>
                </w:rPr>
                <w:delText>diarrhea_treat_ind</w:delText>
              </w:r>
            </w:del>
          </w:p>
        </w:tc>
        <w:tc>
          <w:tcPr>
            <w:tcW w:w="1351" w:type="dxa"/>
            <w:tcBorders>
              <w:top w:val="nil"/>
              <w:left w:val="nil"/>
              <w:bottom w:val="nil"/>
              <w:right w:val="nil"/>
            </w:tcBorders>
            <w:shd w:val="clear" w:color="auto" w:fill="auto"/>
            <w:noWrap/>
            <w:vAlign w:val="bottom"/>
            <w:hideMark/>
          </w:tcPr>
          <w:p w14:paraId="541F96E3" w14:textId="43895B1A" w:rsidR="00621574" w:rsidRPr="00621574" w:rsidDel="00E0030C" w:rsidRDefault="00621574" w:rsidP="00621574">
            <w:pPr>
              <w:spacing w:line="240" w:lineRule="auto"/>
              <w:jc w:val="right"/>
              <w:rPr>
                <w:del w:id="2221" w:author="Yang, Xue" w:date="2023-09-27T10:03:00Z"/>
                <w:rFonts w:ascii="Calibri" w:eastAsia="Times New Roman" w:hAnsi="Calibri" w:cs="Calibri"/>
                <w:color w:val="000000"/>
                <w:kern w:val="0"/>
                <w14:ligatures w14:val="none"/>
              </w:rPr>
            </w:pPr>
            <w:del w:id="2222" w:author="Yang, Xue" w:date="2023-09-27T10:03:00Z">
              <w:r w:rsidRPr="00621574" w:rsidDel="00E0030C">
                <w:rPr>
                  <w:rFonts w:ascii="Calibri" w:eastAsia="Times New Roman" w:hAnsi="Calibri" w:cs="Calibri"/>
                  <w:color w:val="000000"/>
                  <w:kern w:val="0"/>
                  <w14:ligatures w14:val="none"/>
                </w:rPr>
                <w:delText>0.0041</w:delText>
              </w:r>
            </w:del>
          </w:p>
        </w:tc>
        <w:tc>
          <w:tcPr>
            <w:tcW w:w="1333" w:type="dxa"/>
            <w:tcBorders>
              <w:top w:val="nil"/>
              <w:left w:val="nil"/>
              <w:bottom w:val="nil"/>
              <w:right w:val="nil"/>
            </w:tcBorders>
            <w:shd w:val="clear" w:color="auto" w:fill="auto"/>
            <w:noWrap/>
            <w:vAlign w:val="bottom"/>
            <w:hideMark/>
          </w:tcPr>
          <w:p w14:paraId="5AEC7298" w14:textId="413B106F" w:rsidR="00621574" w:rsidRPr="00621574" w:rsidDel="00E0030C" w:rsidRDefault="00621574" w:rsidP="00621574">
            <w:pPr>
              <w:spacing w:line="240" w:lineRule="auto"/>
              <w:jc w:val="right"/>
              <w:rPr>
                <w:del w:id="2223" w:author="Yang, Xue" w:date="2023-09-27T10:03:00Z"/>
                <w:rFonts w:ascii="Calibri" w:eastAsia="Times New Roman" w:hAnsi="Calibri" w:cs="Calibri"/>
                <w:color w:val="000000"/>
                <w:kern w:val="0"/>
                <w14:ligatures w14:val="none"/>
              </w:rPr>
            </w:pPr>
            <w:del w:id="2224" w:author="Yang, Xue" w:date="2023-09-27T10:03:00Z">
              <w:r w:rsidRPr="00621574" w:rsidDel="00E0030C">
                <w:rPr>
                  <w:rFonts w:ascii="Calibri" w:eastAsia="Times New Roman" w:hAnsi="Calibri" w:cs="Calibri"/>
                  <w:color w:val="000000"/>
                  <w:kern w:val="0"/>
                  <w14:ligatures w14:val="none"/>
                </w:rPr>
                <w:delText>0.0019</w:delText>
              </w:r>
            </w:del>
          </w:p>
        </w:tc>
        <w:tc>
          <w:tcPr>
            <w:tcW w:w="1262" w:type="dxa"/>
            <w:tcBorders>
              <w:top w:val="nil"/>
              <w:left w:val="nil"/>
              <w:bottom w:val="nil"/>
              <w:right w:val="nil"/>
            </w:tcBorders>
            <w:shd w:val="clear" w:color="auto" w:fill="auto"/>
            <w:noWrap/>
            <w:vAlign w:val="bottom"/>
            <w:hideMark/>
          </w:tcPr>
          <w:p w14:paraId="3BF51792" w14:textId="28469170" w:rsidR="00621574" w:rsidRPr="00621574" w:rsidDel="00E0030C" w:rsidRDefault="00621574" w:rsidP="00621574">
            <w:pPr>
              <w:spacing w:line="240" w:lineRule="auto"/>
              <w:jc w:val="right"/>
              <w:rPr>
                <w:del w:id="2225" w:author="Yang, Xue" w:date="2023-09-27T10:03:00Z"/>
                <w:rFonts w:ascii="Calibri" w:eastAsia="Times New Roman" w:hAnsi="Calibri" w:cs="Calibri"/>
                <w:color w:val="000000"/>
                <w:kern w:val="0"/>
                <w14:ligatures w14:val="none"/>
              </w:rPr>
            </w:pPr>
            <w:del w:id="2226" w:author="Yang, Xue" w:date="2023-09-27T10:03:00Z">
              <w:r w:rsidRPr="00621574" w:rsidDel="00E0030C">
                <w:rPr>
                  <w:rFonts w:ascii="Calibri" w:eastAsia="Times New Roman" w:hAnsi="Calibri" w:cs="Calibri"/>
                  <w:color w:val="000000"/>
                  <w:kern w:val="0"/>
                  <w14:ligatures w14:val="none"/>
                </w:rPr>
                <w:delText>0.0021</w:delText>
              </w:r>
            </w:del>
          </w:p>
        </w:tc>
        <w:tc>
          <w:tcPr>
            <w:tcW w:w="1244" w:type="dxa"/>
            <w:tcBorders>
              <w:top w:val="nil"/>
              <w:left w:val="nil"/>
              <w:bottom w:val="nil"/>
              <w:right w:val="nil"/>
            </w:tcBorders>
            <w:shd w:val="clear" w:color="auto" w:fill="auto"/>
            <w:noWrap/>
            <w:vAlign w:val="bottom"/>
            <w:hideMark/>
          </w:tcPr>
          <w:p w14:paraId="44961A86" w14:textId="3F0486A4" w:rsidR="00621574" w:rsidRPr="00621574" w:rsidDel="00E0030C" w:rsidRDefault="00621574" w:rsidP="00621574">
            <w:pPr>
              <w:spacing w:line="240" w:lineRule="auto"/>
              <w:jc w:val="right"/>
              <w:rPr>
                <w:del w:id="2227" w:author="Yang, Xue" w:date="2023-09-27T10:03:00Z"/>
                <w:rFonts w:ascii="Calibri" w:eastAsia="Times New Roman" w:hAnsi="Calibri" w:cs="Calibri"/>
                <w:color w:val="000000"/>
                <w:kern w:val="0"/>
                <w14:ligatures w14:val="none"/>
              </w:rPr>
            </w:pPr>
            <w:del w:id="2228" w:author="Yang, Xue" w:date="2023-09-27T10:03:00Z">
              <w:r w:rsidRPr="00621574" w:rsidDel="00E0030C">
                <w:rPr>
                  <w:rFonts w:ascii="Calibri" w:eastAsia="Times New Roman" w:hAnsi="Calibri" w:cs="Calibri"/>
                  <w:color w:val="000000"/>
                  <w:kern w:val="0"/>
                  <w14:ligatures w14:val="none"/>
                </w:rPr>
                <w:delText>0.0031</w:delText>
              </w:r>
            </w:del>
          </w:p>
        </w:tc>
        <w:tc>
          <w:tcPr>
            <w:tcW w:w="981" w:type="dxa"/>
            <w:tcBorders>
              <w:top w:val="nil"/>
              <w:left w:val="nil"/>
              <w:bottom w:val="nil"/>
              <w:right w:val="nil"/>
            </w:tcBorders>
            <w:shd w:val="clear" w:color="auto" w:fill="auto"/>
            <w:noWrap/>
            <w:vAlign w:val="bottom"/>
            <w:hideMark/>
          </w:tcPr>
          <w:p w14:paraId="4D846264" w14:textId="5338F434" w:rsidR="00621574" w:rsidRPr="00621574" w:rsidDel="00E0030C" w:rsidRDefault="00621574" w:rsidP="00621574">
            <w:pPr>
              <w:spacing w:line="240" w:lineRule="auto"/>
              <w:jc w:val="right"/>
              <w:rPr>
                <w:del w:id="2229" w:author="Yang, Xue" w:date="2023-09-27T10:03:00Z"/>
                <w:rFonts w:ascii="Calibri" w:eastAsia="Times New Roman" w:hAnsi="Calibri" w:cs="Calibri"/>
                <w:color w:val="000000"/>
                <w:kern w:val="0"/>
                <w14:ligatures w14:val="none"/>
              </w:rPr>
            </w:pPr>
            <w:del w:id="2230"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6ABF7CC1" w14:textId="73600E25" w:rsidR="00621574" w:rsidRPr="00621574" w:rsidDel="00E0030C" w:rsidRDefault="00621574" w:rsidP="00621574">
            <w:pPr>
              <w:spacing w:line="240" w:lineRule="auto"/>
              <w:jc w:val="right"/>
              <w:rPr>
                <w:del w:id="2231" w:author="Yang, Xue" w:date="2023-09-27T10:03:00Z"/>
                <w:rFonts w:ascii="Calibri" w:eastAsia="Times New Roman" w:hAnsi="Calibri" w:cs="Calibri"/>
                <w:color w:val="000000"/>
                <w:kern w:val="0"/>
                <w14:ligatures w14:val="none"/>
              </w:rPr>
            </w:pPr>
            <w:del w:id="2232"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4F21DD91" w14:textId="21510AA1" w:rsidR="00621574" w:rsidRPr="00621574" w:rsidDel="00E0030C" w:rsidRDefault="00621574" w:rsidP="00621574">
            <w:pPr>
              <w:spacing w:line="240" w:lineRule="auto"/>
              <w:jc w:val="right"/>
              <w:rPr>
                <w:del w:id="2233" w:author="Yang, Xue" w:date="2023-09-27T10:03:00Z"/>
                <w:rFonts w:ascii="Calibri" w:eastAsia="Times New Roman" w:hAnsi="Calibri" w:cs="Calibri"/>
                <w:color w:val="000000"/>
                <w:kern w:val="0"/>
                <w14:ligatures w14:val="none"/>
              </w:rPr>
            </w:pPr>
            <w:del w:id="2234" w:author="Yang, Xue" w:date="2023-09-27T10:03:00Z">
              <w:r w:rsidRPr="00621574" w:rsidDel="00E0030C">
                <w:rPr>
                  <w:rFonts w:ascii="Calibri" w:eastAsia="Times New Roman" w:hAnsi="Calibri" w:cs="Calibri"/>
                  <w:color w:val="000000"/>
                  <w:kern w:val="0"/>
                  <w14:ligatures w14:val="none"/>
                </w:rPr>
                <w:delText>0.0196</w:delText>
              </w:r>
            </w:del>
          </w:p>
        </w:tc>
        <w:tc>
          <w:tcPr>
            <w:tcW w:w="1099" w:type="dxa"/>
            <w:tcBorders>
              <w:top w:val="nil"/>
              <w:left w:val="nil"/>
              <w:bottom w:val="nil"/>
              <w:right w:val="nil"/>
            </w:tcBorders>
            <w:shd w:val="clear" w:color="auto" w:fill="auto"/>
            <w:noWrap/>
            <w:vAlign w:val="bottom"/>
            <w:hideMark/>
          </w:tcPr>
          <w:p w14:paraId="613DDB44" w14:textId="6348E67E" w:rsidR="00621574" w:rsidRPr="00621574" w:rsidDel="00E0030C" w:rsidRDefault="00621574" w:rsidP="00621574">
            <w:pPr>
              <w:spacing w:line="240" w:lineRule="auto"/>
              <w:jc w:val="right"/>
              <w:rPr>
                <w:del w:id="2235" w:author="Yang, Xue" w:date="2023-09-27T10:03:00Z"/>
                <w:rFonts w:ascii="Calibri" w:eastAsia="Times New Roman" w:hAnsi="Calibri" w:cs="Calibri"/>
                <w:color w:val="000000"/>
                <w:kern w:val="0"/>
                <w14:ligatures w14:val="none"/>
              </w:rPr>
            </w:pPr>
            <w:del w:id="2236"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1D11A682" w14:textId="0FED0A5E" w:rsidR="00621574" w:rsidRPr="00621574" w:rsidDel="00E0030C" w:rsidRDefault="00621574" w:rsidP="00621574">
            <w:pPr>
              <w:spacing w:line="240" w:lineRule="auto"/>
              <w:jc w:val="right"/>
              <w:rPr>
                <w:del w:id="2237" w:author="Yang, Xue" w:date="2023-09-27T10:03:00Z"/>
                <w:rFonts w:ascii="Calibri" w:eastAsia="Times New Roman" w:hAnsi="Calibri" w:cs="Calibri"/>
                <w:color w:val="000000"/>
                <w:kern w:val="0"/>
                <w14:ligatures w14:val="none"/>
              </w:rPr>
            </w:pPr>
            <w:del w:id="2238"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492D84CB" w14:textId="672E9409" w:rsidR="00621574" w:rsidRPr="00621574" w:rsidDel="00E0030C" w:rsidRDefault="00621574" w:rsidP="00621574">
            <w:pPr>
              <w:spacing w:line="240" w:lineRule="auto"/>
              <w:jc w:val="right"/>
              <w:rPr>
                <w:del w:id="2239" w:author="Yang, Xue" w:date="2023-09-27T10:03:00Z"/>
                <w:rFonts w:ascii="Calibri" w:eastAsia="Times New Roman" w:hAnsi="Calibri" w:cs="Calibri"/>
                <w:color w:val="000000"/>
                <w:kern w:val="0"/>
                <w14:ligatures w14:val="none"/>
              </w:rPr>
            </w:pPr>
            <w:del w:id="2240" w:author="Yang, Xue" w:date="2023-09-27T10:03:00Z">
              <w:r w:rsidRPr="00621574" w:rsidDel="00E0030C">
                <w:rPr>
                  <w:rFonts w:ascii="Calibri" w:eastAsia="Times New Roman" w:hAnsi="Calibri" w:cs="Calibri"/>
                  <w:color w:val="000000"/>
                  <w:kern w:val="0"/>
                  <w14:ligatures w14:val="none"/>
                </w:rPr>
                <w:delText>-0.0221</w:delText>
              </w:r>
            </w:del>
          </w:p>
        </w:tc>
        <w:tc>
          <w:tcPr>
            <w:tcW w:w="1160" w:type="dxa"/>
            <w:tcBorders>
              <w:top w:val="nil"/>
              <w:left w:val="nil"/>
              <w:bottom w:val="nil"/>
              <w:right w:val="nil"/>
            </w:tcBorders>
            <w:shd w:val="clear" w:color="auto" w:fill="auto"/>
            <w:noWrap/>
            <w:vAlign w:val="bottom"/>
            <w:hideMark/>
          </w:tcPr>
          <w:p w14:paraId="724C4918" w14:textId="5E1A7969" w:rsidR="00621574" w:rsidRPr="00621574" w:rsidDel="00E0030C" w:rsidRDefault="00621574" w:rsidP="00621574">
            <w:pPr>
              <w:spacing w:line="240" w:lineRule="auto"/>
              <w:jc w:val="right"/>
              <w:rPr>
                <w:del w:id="2241" w:author="Yang, Xue" w:date="2023-09-27T10:03:00Z"/>
                <w:rFonts w:ascii="Calibri" w:eastAsia="Times New Roman" w:hAnsi="Calibri" w:cs="Calibri"/>
                <w:color w:val="000000"/>
                <w:kern w:val="0"/>
                <w14:ligatures w14:val="none"/>
              </w:rPr>
            </w:pPr>
            <w:del w:id="2242" w:author="Yang, Xue" w:date="2023-09-27T10:03:00Z">
              <w:r w:rsidRPr="00621574" w:rsidDel="00E0030C">
                <w:rPr>
                  <w:rFonts w:ascii="Calibri" w:eastAsia="Times New Roman" w:hAnsi="Calibri" w:cs="Calibri"/>
                  <w:color w:val="000000"/>
                  <w:kern w:val="0"/>
                  <w14:ligatures w14:val="none"/>
                </w:rPr>
                <w:delText>-0.0218</w:delText>
              </w:r>
            </w:del>
          </w:p>
        </w:tc>
      </w:tr>
      <w:tr w:rsidR="00621574" w:rsidRPr="00621574" w:rsidDel="00E0030C" w14:paraId="31608183" w14:textId="1D07C37A" w:rsidTr="2B44B431">
        <w:trPr>
          <w:trHeight w:val="300"/>
          <w:jc w:val="center"/>
          <w:del w:id="2243" w:author="Yang, Xue" w:date="2023-09-27T10:03:00Z"/>
        </w:trPr>
        <w:tc>
          <w:tcPr>
            <w:tcW w:w="2569" w:type="dxa"/>
            <w:tcBorders>
              <w:top w:val="nil"/>
              <w:left w:val="nil"/>
              <w:bottom w:val="nil"/>
              <w:right w:val="nil"/>
            </w:tcBorders>
            <w:shd w:val="clear" w:color="auto" w:fill="auto"/>
            <w:noWrap/>
            <w:vAlign w:val="bottom"/>
            <w:hideMark/>
          </w:tcPr>
          <w:p w14:paraId="6A0B2116" w14:textId="69E67244" w:rsidR="00621574" w:rsidRPr="00621574" w:rsidDel="00E0030C" w:rsidRDefault="00621574" w:rsidP="00621574">
            <w:pPr>
              <w:spacing w:line="240" w:lineRule="auto"/>
              <w:rPr>
                <w:del w:id="2244" w:author="Yang, Xue" w:date="2023-09-27T10:03:00Z"/>
                <w:rFonts w:ascii="Calibri" w:eastAsia="Times New Roman" w:hAnsi="Calibri" w:cs="Calibri"/>
                <w:color w:val="000000"/>
                <w:kern w:val="0"/>
                <w14:ligatures w14:val="none"/>
              </w:rPr>
            </w:pPr>
            <w:del w:id="2245" w:author="Yang, Xue" w:date="2023-09-27T10:03:00Z">
              <w:r w:rsidRPr="00621574" w:rsidDel="00E0030C">
                <w:rPr>
                  <w:rFonts w:ascii="Calibri" w:eastAsia="Times New Roman" w:hAnsi="Calibri" w:cs="Calibri"/>
                  <w:color w:val="000000"/>
                  <w:kern w:val="0"/>
                  <w14:ligatures w14:val="none"/>
                </w:rPr>
                <w:delText>seizure_diagnosis</w:delText>
              </w:r>
            </w:del>
          </w:p>
        </w:tc>
        <w:tc>
          <w:tcPr>
            <w:tcW w:w="1351" w:type="dxa"/>
            <w:tcBorders>
              <w:top w:val="nil"/>
              <w:left w:val="nil"/>
              <w:bottom w:val="nil"/>
              <w:right w:val="nil"/>
            </w:tcBorders>
            <w:shd w:val="clear" w:color="auto" w:fill="auto"/>
            <w:noWrap/>
            <w:vAlign w:val="bottom"/>
            <w:hideMark/>
          </w:tcPr>
          <w:p w14:paraId="48014573" w14:textId="37CA5F7E" w:rsidR="00621574" w:rsidRPr="00621574" w:rsidDel="00E0030C" w:rsidRDefault="00621574" w:rsidP="00621574">
            <w:pPr>
              <w:spacing w:line="240" w:lineRule="auto"/>
              <w:jc w:val="right"/>
              <w:rPr>
                <w:del w:id="2246" w:author="Yang, Xue" w:date="2023-09-27T10:03:00Z"/>
                <w:rFonts w:ascii="Calibri" w:eastAsia="Times New Roman" w:hAnsi="Calibri" w:cs="Calibri"/>
                <w:color w:val="000000"/>
                <w:kern w:val="0"/>
                <w14:ligatures w14:val="none"/>
              </w:rPr>
            </w:pPr>
            <w:del w:id="2247" w:author="Yang, Xue" w:date="2023-09-27T10:03:00Z">
              <w:r w:rsidRPr="00621574" w:rsidDel="00E0030C">
                <w:rPr>
                  <w:rFonts w:ascii="Calibri" w:eastAsia="Times New Roman" w:hAnsi="Calibri" w:cs="Calibri"/>
                  <w:color w:val="000000"/>
                  <w:kern w:val="0"/>
                  <w14:ligatures w14:val="none"/>
                </w:rPr>
                <w:delText>0.004</w:delText>
              </w:r>
            </w:del>
          </w:p>
        </w:tc>
        <w:tc>
          <w:tcPr>
            <w:tcW w:w="1333" w:type="dxa"/>
            <w:tcBorders>
              <w:top w:val="nil"/>
              <w:left w:val="nil"/>
              <w:bottom w:val="nil"/>
              <w:right w:val="nil"/>
            </w:tcBorders>
            <w:shd w:val="clear" w:color="auto" w:fill="auto"/>
            <w:noWrap/>
            <w:vAlign w:val="bottom"/>
            <w:hideMark/>
          </w:tcPr>
          <w:p w14:paraId="73D21B4D" w14:textId="3FCE7D3A" w:rsidR="00621574" w:rsidRPr="00621574" w:rsidDel="00E0030C" w:rsidRDefault="00621574" w:rsidP="00621574">
            <w:pPr>
              <w:spacing w:line="240" w:lineRule="auto"/>
              <w:jc w:val="right"/>
              <w:rPr>
                <w:del w:id="2248" w:author="Yang, Xue" w:date="2023-09-27T10:03:00Z"/>
                <w:rFonts w:ascii="Calibri" w:eastAsia="Times New Roman" w:hAnsi="Calibri" w:cs="Calibri"/>
                <w:color w:val="000000"/>
                <w:kern w:val="0"/>
                <w14:ligatures w14:val="none"/>
              </w:rPr>
            </w:pPr>
            <w:del w:id="2249" w:author="Yang, Xue" w:date="2023-09-27T10:03:00Z">
              <w:r w:rsidRPr="00621574" w:rsidDel="00E0030C">
                <w:rPr>
                  <w:rFonts w:ascii="Calibri" w:eastAsia="Times New Roman" w:hAnsi="Calibri" w:cs="Calibri"/>
                  <w:color w:val="000000"/>
                  <w:kern w:val="0"/>
                  <w14:ligatures w14:val="none"/>
                </w:rPr>
                <w:delText>0.0038</w:delText>
              </w:r>
            </w:del>
          </w:p>
        </w:tc>
        <w:tc>
          <w:tcPr>
            <w:tcW w:w="1262" w:type="dxa"/>
            <w:tcBorders>
              <w:top w:val="nil"/>
              <w:left w:val="nil"/>
              <w:bottom w:val="nil"/>
              <w:right w:val="nil"/>
            </w:tcBorders>
            <w:shd w:val="clear" w:color="auto" w:fill="auto"/>
            <w:noWrap/>
            <w:vAlign w:val="bottom"/>
            <w:hideMark/>
          </w:tcPr>
          <w:p w14:paraId="5E6E4099" w14:textId="74DC2CD0" w:rsidR="00621574" w:rsidRPr="00621574" w:rsidDel="00E0030C" w:rsidRDefault="00621574" w:rsidP="00621574">
            <w:pPr>
              <w:spacing w:line="240" w:lineRule="auto"/>
              <w:jc w:val="right"/>
              <w:rPr>
                <w:del w:id="2250" w:author="Yang, Xue" w:date="2023-09-27T10:03:00Z"/>
                <w:rFonts w:ascii="Calibri" w:eastAsia="Times New Roman" w:hAnsi="Calibri" w:cs="Calibri"/>
                <w:color w:val="000000"/>
                <w:kern w:val="0"/>
                <w14:ligatures w14:val="none"/>
              </w:rPr>
            </w:pPr>
            <w:del w:id="2251" w:author="Yang, Xue" w:date="2023-09-27T10:03:00Z">
              <w:r w:rsidRPr="00621574" w:rsidDel="00E0030C">
                <w:rPr>
                  <w:rFonts w:ascii="Calibri" w:eastAsia="Times New Roman" w:hAnsi="Calibri" w:cs="Calibri"/>
                  <w:color w:val="000000"/>
                  <w:kern w:val="0"/>
                  <w14:ligatures w14:val="none"/>
                </w:rPr>
                <w:delText>0.0018</w:delText>
              </w:r>
            </w:del>
          </w:p>
        </w:tc>
        <w:tc>
          <w:tcPr>
            <w:tcW w:w="1244" w:type="dxa"/>
            <w:tcBorders>
              <w:top w:val="nil"/>
              <w:left w:val="nil"/>
              <w:bottom w:val="nil"/>
              <w:right w:val="nil"/>
            </w:tcBorders>
            <w:shd w:val="clear" w:color="auto" w:fill="auto"/>
            <w:noWrap/>
            <w:vAlign w:val="bottom"/>
            <w:hideMark/>
          </w:tcPr>
          <w:p w14:paraId="46B10F83" w14:textId="25E78A82" w:rsidR="00621574" w:rsidRPr="00621574" w:rsidDel="00E0030C" w:rsidRDefault="00621574" w:rsidP="00621574">
            <w:pPr>
              <w:spacing w:line="240" w:lineRule="auto"/>
              <w:jc w:val="right"/>
              <w:rPr>
                <w:del w:id="2252" w:author="Yang, Xue" w:date="2023-09-27T10:03:00Z"/>
                <w:rFonts w:ascii="Calibri" w:eastAsia="Times New Roman" w:hAnsi="Calibri" w:cs="Calibri"/>
                <w:color w:val="000000"/>
                <w:kern w:val="0"/>
                <w14:ligatures w14:val="none"/>
              </w:rPr>
            </w:pPr>
            <w:del w:id="2253" w:author="Yang, Xue" w:date="2023-09-27T10:03:00Z">
              <w:r w:rsidRPr="00621574" w:rsidDel="00E0030C">
                <w:rPr>
                  <w:rFonts w:ascii="Calibri" w:eastAsia="Times New Roman" w:hAnsi="Calibri" w:cs="Calibri"/>
                  <w:color w:val="000000"/>
                  <w:kern w:val="0"/>
                  <w14:ligatures w14:val="none"/>
                </w:rPr>
                <w:delText>0.0017</w:delText>
              </w:r>
            </w:del>
          </w:p>
        </w:tc>
        <w:tc>
          <w:tcPr>
            <w:tcW w:w="981" w:type="dxa"/>
            <w:tcBorders>
              <w:top w:val="nil"/>
              <w:left w:val="nil"/>
              <w:bottom w:val="nil"/>
              <w:right w:val="nil"/>
            </w:tcBorders>
            <w:shd w:val="clear" w:color="auto" w:fill="auto"/>
            <w:noWrap/>
            <w:vAlign w:val="bottom"/>
            <w:hideMark/>
          </w:tcPr>
          <w:p w14:paraId="11ACFDF1" w14:textId="6B30C352" w:rsidR="00621574" w:rsidRPr="00621574" w:rsidDel="00E0030C" w:rsidRDefault="00621574" w:rsidP="00621574">
            <w:pPr>
              <w:spacing w:line="240" w:lineRule="auto"/>
              <w:jc w:val="right"/>
              <w:rPr>
                <w:del w:id="2254" w:author="Yang, Xue" w:date="2023-09-27T10:03:00Z"/>
                <w:rFonts w:ascii="Calibri" w:eastAsia="Times New Roman" w:hAnsi="Calibri" w:cs="Calibri"/>
                <w:color w:val="000000"/>
                <w:kern w:val="0"/>
                <w14:ligatures w14:val="none"/>
              </w:rPr>
            </w:pPr>
            <w:del w:id="2255"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3496C8DD" w14:textId="58AF7682" w:rsidR="00621574" w:rsidRPr="00621574" w:rsidDel="00E0030C" w:rsidRDefault="00621574" w:rsidP="00621574">
            <w:pPr>
              <w:spacing w:line="240" w:lineRule="auto"/>
              <w:jc w:val="right"/>
              <w:rPr>
                <w:del w:id="2256" w:author="Yang, Xue" w:date="2023-09-27T10:03:00Z"/>
                <w:rFonts w:ascii="Calibri" w:eastAsia="Times New Roman" w:hAnsi="Calibri" w:cs="Calibri"/>
                <w:color w:val="000000"/>
                <w:kern w:val="0"/>
                <w14:ligatures w14:val="none"/>
              </w:rPr>
            </w:pPr>
            <w:del w:id="2257"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17A4969C" w14:textId="78B28051" w:rsidR="00621574" w:rsidRPr="00621574" w:rsidDel="00E0030C" w:rsidRDefault="00621574" w:rsidP="00621574">
            <w:pPr>
              <w:spacing w:line="240" w:lineRule="auto"/>
              <w:jc w:val="right"/>
              <w:rPr>
                <w:del w:id="2258" w:author="Yang, Xue" w:date="2023-09-27T10:03:00Z"/>
                <w:rFonts w:ascii="Calibri" w:eastAsia="Times New Roman" w:hAnsi="Calibri" w:cs="Calibri"/>
                <w:color w:val="000000"/>
                <w:kern w:val="0"/>
                <w14:ligatures w14:val="none"/>
              </w:rPr>
            </w:pPr>
            <w:del w:id="2259" w:author="Yang, Xue" w:date="2023-09-27T10:03:00Z">
              <w:r w:rsidRPr="00621574" w:rsidDel="00E0030C">
                <w:rPr>
                  <w:rFonts w:ascii="Calibri" w:eastAsia="Times New Roman" w:hAnsi="Calibri" w:cs="Calibri"/>
                  <w:color w:val="000000"/>
                  <w:kern w:val="0"/>
                  <w14:ligatures w14:val="none"/>
                </w:rPr>
                <w:delText>0.0538</w:delText>
              </w:r>
            </w:del>
          </w:p>
        </w:tc>
        <w:tc>
          <w:tcPr>
            <w:tcW w:w="1099" w:type="dxa"/>
            <w:tcBorders>
              <w:top w:val="nil"/>
              <w:left w:val="nil"/>
              <w:bottom w:val="nil"/>
              <w:right w:val="nil"/>
            </w:tcBorders>
            <w:shd w:val="clear" w:color="auto" w:fill="auto"/>
            <w:noWrap/>
            <w:vAlign w:val="bottom"/>
            <w:hideMark/>
          </w:tcPr>
          <w:p w14:paraId="2032ADB9" w14:textId="3C6F7A08" w:rsidR="00621574" w:rsidRPr="00621574" w:rsidDel="00E0030C" w:rsidRDefault="00621574" w:rsidP="00621574">
            <w:pPr>
              <w:spacing w:line="240" w:lineRule="auto"/>
              <w:jc w:val="right"/>
              <w:rPr>
                <w:del w:id="2260" w:author="Yang, Xue" w:date="2023-09-27T10:03:00Z"/>
                <w:rFonts w:ascii="Calibri" w:eastAsia="Times New Roman" w:hAnsi="Calibri" w:cs="Calibri"/>
                <w:color w:val="000000"/>
                <w:kern w:val="0"/>
                <w14:ligatures w14:val="none"/>
              </w:rPr>
            </w:pPr>
            <w:del w:id="2261"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533F5DE2" w14:textId="4851BD57" w:rsidR="00621574" w:rsidRPr="00621574" w:rsidDel="00E0030C" w:rsidRDefault="00621574" w:rsidP="00621574">
            <w:pPr>
              <w:spacing w:line="240" w:lineRule="auto"/>
              <w:jc w:val="right"/>
              <w:rPr>
                <w:del w:id="2262" w:author="Yang, Xue" w:date="2023-09-27T10:03:00Z"/>
                <w:rFonts w:ascii="Calibri" w:eastAsia="Times New Roman" w:hAnsi="Calibri" w:cs="Calibri"/>
                <w:color w:val="000000"/>
                <w:kern w:val="0"/>
                <w14:ligatures w14:val="none"/>
              </w:rPr>
            </w:pPr>
            <w:del w:id="2263"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41019279" w14:textId="6DB1914F" w:rsidR="00621574" w:rsidRPr="00621574" w:rsidDel="00E0030C" w:rsidRDefault="00621574" w:rsidP="00621574">
            <w:pPr>
              <w:spacing w:line="240" w:lineRule="auto"/>
              <w:jc w:val="right"/>
              <w:rPr>
                <w:del w:id="2264" w:author="Yang, Xue" w:date="2023-09-27T10:03:00Z"/>
                <w:rFonts w:ascii="Calibri" w:eastAsia="Times New Roman" w:hAnsi="Calibri" w:cs="Calibri"/>
                <w:color w:val="000000"/>
                <w:kern w:val="0"/>
                <w14:ligatures w14:val="none"/>
              </w:rPr>
            </w:pPr>
            <w:del w:id="2265" w:author="Yang, Xue" w:date="2023-09-27T10:03:00Z">
              <w:r w:rsidRPr="00621574" w:rsidDel="00E0030C">
                <w:rPr>
                  <w:rFonts w:ascii="Calibri" w:eastAsia="Times New Roman" w:hAnsi="Calibri" w:cs="Calibri"/>
                  <w:color w:val="000000"/>
                  <w:kern w:val="0"/>
                  <w14:ligatures w14:val="none"/>
                </w:rPr>
                <w:delText>0.0364</w:delText>
              </w:r>
            </w:del>
          </w:p>
        </w:tc>
        <w:tc>
          <w:tcPr>
            <w:tcW w:w="1160" w:type="dxa"/>
            <w:tcBorders>
              <w:top w:val="nil"/>
              <w:left w:val="nil"/>
              <w:bottom w:val="nil"/>
              <w:right w:val="nil"/>
            </w:tcBorders>
            <w:shd w:val="clear" w:color="auto" w:fill="auto"/>
            <w:noWrap/>
            <w:vAlign w:val="bottom"/>
            <w:hideMark/>
          </w:tcPr>
          <w:p w14:paraId="745D10F5" w14:textId="0951AA87" w:rsidR="00621574" w:rsidRPr="00621574" w:rsidDel="00E0030C" w:rsidRDefault="00621574" w:rsidP="00621574">
            <w:pPr>
              <w:spacing w:line="240" w:lineRule="auto"/>
              <w:jc w:val="right"/>
              <w:rPr>
                <w:del w:id="2266" w:author="Yang, Xue" w:date="2023-09-27T10:03:00Z"/>
                <w:rFonts w:ascii="Calibri" w:eastAsia="Times New Roman" w:hAnsi="Calibri" w:cs="Calibri"/>
                <w:color w:val="000000"/>
                <w:kern w:val="0"/>
                <w14:ligatures w14:val="none"/>
              </w:rPr>
            </w:pPr>
            <w:del w:id="2267" w:author="Yang, Xue" w:date="2023-09-27T10:03:00Z">
              <w:r w:rsidRPr="00621574" w:rsidDel="00E0030C">
                <w:rPr>
                  <w:rFonts w:ascii="Calibri" w:eastAsia="Times New Roman" w:hAnsi="Calibri" w:cs="Calibri"/>
                  <w:color w:val="000000"/>
                  <w:kern w:val="0"/>
                  <w14:ligatures w14:val="none"/>
                </w:rPr>
                <w:delText>-0.0184</w:delText>
              </w:r>
            </w:del>
          </w:p>
        </w:tc>
      </w:tr>
      <w:tr w:rsidR="00621574" w:rsidRPr="00621574" w:rsidDel="00E0030C" w14:paraId="63C9D241" w14:textId="0FCA9551" w:rsidTr="2B44B431">
        <w:trPr>
          <w:trHeight w:val="300"/>
          <w:jc w:val="center"/>
          <w:del w:id="2268" w:author="Yang, Xue" w:date="2023-09-27T10:03:00Z"/>
        </w:trPr>
        <w:tc>
          <w:tcPr>
            <w:tcW w:w="2569" w:type="dxa"/>
            <w:tcBorders>
              <w:top w:val="nil"/>
              <w:left w:val="nil"/>
              <w:bottom w:val="nil"/>
              <w:right w:val="nil"/>
            </w:tcBorders>
            <w:shd w:val="clear" w:color="auto" w:fill="auto"/>
            <w:noWrap/>
            <w:vAlign w:val="bottom"/>
            <w:hideMark/>
          </w:tcPr>
          <w:p w14:paraId="5E5557D4" w14:textId="1601FCA4" w:rsidR="00621574" w:rsidRPr="00621574" w:rsidDel="00E0030C" w:rsidRDefault="00621574" w:rsidP="00621574">
            <w:pPr>
              <w:spacing w:line="240" w:lineRule="auto"/>
              <w:rPr>
                <w:del w:id="2269" w:author="Yang, Xue" w:date="2023-09-27T10:03:00Z"/>
                <w:rFonts w:ascii="Calibri" w:eastAsia="Times New Roman" w:hAnsi="Calibri" w:cs="Calibri"/>
                <w:color w:val="000000"/>
                <w:kern w:val="0"/>
                <w14:ligatures w14:val="none"/>
              </w:rPr>
            </w:pPr>
            <w:del w:id="2270" w:author="Yang, Xue" w:date="2023-09-27T10:03:00Z">
              <w:r w:rsidRPr="00621574" w:rsidDel="00E0030C">
                <w:rPr>
                  <w:rFonts w:ascii="Calibri" w:eastAsia="Times New Roman" w:hAnsi="Calibri" w:cs="Calibri"/>
                  <w:color w:val="000000"/>
                  <w:kern w:val="0"/>
                  <w14:ligatures w14:val="none"/>
                </w:rPr>
                <w:delText>anticoag_ind</w:delText>
              </w:r>
            </w:del>
          </w:p>
        </w:tc>
        <w:tc>
          <w:tcPr>
            <w:tcW w:w="1351" w:type="dxa"/>
            <w:tcBorders>
              <w:top w:val="nil"/>
              <w:left w:val="nil"/>
              <w:bottom w:val="nil"/>
              <w:right w:val="nil"/>
            </w:tcBorders>
            <w:shd w:val="clear" w:color="auto" w:fill="auto"/>
            <w:noWrap/>
            <w:vAlign w:val="bottom"/>
            <w:hideMark/>
          </w:tcPr>
          <w:p w14:paraId="0B1746AC" w14:textId="43B5C6A3" w:rsidR="00621574" w:rsidRPr="00621574" w:rsidDel="00E0030C" w:rsidRDefault="00621574" w:rsidP="00621574">
            <w:pPr>
              <w:spacing w:line="240" w:lineRule="auto"/>
              <w:jc w:val="right"/>
              <w:rPr>
                <w:del w:id="2271" w:author="Yang, Xue" w:date="2023-09-27T10:03:00Z"/>
                <w:rFonts w:ascii="Calibri" w:eastAsia="Times New Roman" w:hAnsi="Calibri" w:cs="Calibri"/>
                <w:color w:val="000000"/>
                <w:kern w:val="0"/>
                <w14:ligatures w14:val="none"/>
              </w:rPr>
            </w:pPr>
            <w:del w:id="2272" w:author="Yang, Xue" w:date="2023-09-27T10:03:00Z">
              <w:r w:rsidRPr="00621574" w:rsidDel="00E0030C">
                <w:rPr>
                  <w:rFonts w:ascii="Calibri" w:eastAsia="Times New Roman" w:hAnsi="Calibri" w:cs="Calibri"/>
                  <w:color w:val="000000"/>
                  <w:kern w:val="0"/>
                  <w14:ligatures w14:val="none"/>
                </w:rPr>
                <w:delText>0.0013</w:delText>
              </w:r>
            </w:del>
          </w:p>
        </w:tc>
        <w:tc>
          <w:tcPr>
            <w:tcW w:w="1333" w:type="dxa"/>
            <w:tcBorders>
              <w:top w:val="nil"/>
              <w:left w:val="nil"/>
              <w:bottom w:val="nil"/>
              <w:right w:val="nil"/>
            </w:tcBorders>
            <w:shd w:val="clear" w:color="auto" w:fill="auto"/>
            <w:noWrap/>
            <w:vAlign w:val="bottom"/>
            <w:hideMark/>
          </w:tcPr>
          <w:p w14:paraId="16FEE21E" w14:textId="159A3C50" w:rsidR="00621574" w:rsidRPr="00621574" w:rsidDel="00E0030C" w:rsidRDefault="00621574" w:rsidP="00621574">
            <w:pPr>
              <w:spacing w:line="240" w:lineRule="auto"/>
              <w:jc w:val="right"/>
              <w:rPr>
                <w:del w:id="2273" w:author="Yang, Xue" w:date="2023-09-27T10:03:00Z"/>
                <w:rFonts w:ascii="Calibri" w:eastAsia="Times New Roman" w:hAnsi="Calibri" w:cs="Calibri"/>
                <w:color w:val="000000"/>
                <w:kern w:val="0"/>
                <w14:ligatures w14:val="none"/>
              </w:rPr>
            </w:pPr>
            <w:del w:id="2274" w:author="Yang, Xue" w:date="2023-09-27T10:03:00Z">
              <w:r w:rsidRPr="00621574" w:rsidDel="00E0030C">
                <w:rPr>
                  <w:rFonts w:ascii="Calibri" w:eastAsia="Times New Roman" w:hAnsi="Calibri" w:cs="Calibri"/>
                  <w:color w:val="000000"/>
                  <w:kern w:val="0"/>
                  <w14:ligatures w14:val="none"/>
                </w:rPr>
                <w:delText>0.0019</w:delText>
              </w:r>
            </w:del>
          </w:p>
        </w:tc>
        <w:tc>
          <w:tcPr>
            <w:tcW w:w="1262" w:type="dxa"/>
            <w:tcBorders>
              <w:top w:val="nil"/>
              <w:left w:val="nil"/>
              <w:bottom w:val="nil"/>
              <w:right w:val="nil"/>
            </w:tcBorders>
            <w:shd w:val="clear" w:color="auto" w:fill="auto"/>
            <w:noWrap/>
            <w:vAlign w:val="bottom"/>
            <w:hideMark/>
          </w:tcPr>
          <w:p w14:paraId="4B356420" w14:textId="39DD1AEC" w:rsidR="00621574" w:rsidRPr="00621574" w:rsidDel="00E0030C" w:rsidRDefault="00621574" w:rsidP="00621574">
            <w:pPr>
              <w:spacing w:line="240" w:lineRule="auto"/>
              <w:jc w:val="right"/>
              <w:rPr>
                <w:del w:id="2275" w:author="Yang, Xue" w:date="2023-09-27T10:03:00Z"/>
                <w:rFonts w:ascii="Calibri" w:eastAsia="Times New Roman" w:hAnsi="Calibri" w:cs="Calibri"/>
                <w:color w:val="000000"/>
                <w:kern w:val="0"/>
                <w14:ligatures w14:val="none"/>
              </w:rPr>
            </w:pPr>
            <w:del w:id="2276" w:author="Yang, Xue" w:date="2023-09-27T10:03:00Z">
              <w:r w:rsidRPr="00621574" w:rsidDel="00E0030C">
                <w:rPr>
                  <w:rFonts w:ascii="Calibri" w:eastAsia="Times New Roman" w:hAnsi="Calibri" w:cs="Calibri"/>
                  <w:color w:val="000000"/>
                  <w:kern w:val="0"/>
                  <w14:ligatures w14:val="none"/>
                </w:rPr>
                <w:delText>0.0014</w:delText>
              </w:r>
            </w:del>
          </w:p>
        </w:tc>
        <w:tc>
          <w:tcPr>
            <w:tcW w:w="1244" w:type="dxa"/>
            <w:tcBorders>
              <w:top w:val="nil"/>
              <w:left w:val="nil"/>
              <w:bottom w:val="nil"/>
              <w:right w:val="nil"/>
            </w:tcBorders>
            <w:shd w:val="clear" w:color="auto" w:fill="auto"/>
            <w:noWrap/>
            <w:vAlign w:val="bottom"/>
            <w:hideMark/>
          </w:tcPr>
          <w:p w14:paraId="5A4F078D" w14:textId="310FE6F1" w:rsidR="00621574" w:rsidRPr="00621574" w:rsidDel="00E0030C" w:rsidRDefault="00621574" w:rsidP="00621574">
            <w:pPr>
              <w:spacing w:line="240" w:lineRule="auto"/>
              <w:jc w:val="right"/>
              <w:rPr>
                <w:del w:id="2277" w:author="Yang, Xue" w:date="2023-09-27T10:03:00Z"/>
                <w:rFonts w:ascii="Calibri" w:eastAsia="Times New Roman" w:hAnsi="Calibri" w:cs="Calibri"/>
                <w:color w:val="000000"/>
                <w:kern w:val="0"/>
                <w14:ligatures w14:val="none"/>
              </w:rPr>
            </w:pPr>
            <w:del w:id="2278" w:author="Yang, Xue" w:date="2023-09-27T10:03:00Z">
              <w:r w:rsidRPr="00621574" w:rsidDel="00E0030C">
                <w:rPr>
                  <w:rFonts w:ascii="Calibri" w:eastAsia="Times New Roman" w:hAnsi="Calibri" w:cs="Calibri"/>
                  <w:color w:val="000000"/>
                  <w:kern w:val="0"/>
                  <w14:ligatures w14:val="none"/>
                </w:rPr>
                <w:delText>0.0027</w:delText>
              </w:r>
            </w:del>
          </w:p>
        </w:tc>
        <w:tc>
          <w:tcPr>
            <w:tcW w:w="981" w:type="dxa"/>
            <w:tcBorders>
              <w:top w:val="nil"/>
              <w:left w:val="nil"/>
              <w:bottom w:val="nil"/>
              <w:right w:val="nil"/>
            </w:tcBorders>
            <w:shd w:val="clear" w:color="auto" w:fill="auto"/>
            <w:noWrap/>
            <w:vAlign w:val="bottom"/>
            <w:hideMark/>
          </w:tcPr>
          <w:p w14:paraId="24E18397" w14:textId="1C7D2324" w:rsidR="00621574" w:rsidRPr="00621574" w:rsidDel="00E0030C" w:rsidRDefault="00621574" w:rsidP="00621574">
            <w:pPr>
              <w:spacing w:line="240" w:lineRule="auto"/>
              <w:jc w:val="right"/>
              <w:rPr>
                <w:del w:id="2279" w:author="Yang, Xue" w:date="2023-09-27T10:03:00Z"/>
                <w:rFonts w:ascii="Calibri" w:eastAsia="Times New Roman" w:hAnsi="Calibri" w:cs="Calibri"/>
                <w:color w:val="000000"/>
                <w:kern w:val="0"/>
                <w14:ligatures w14:val="none"/>
              </w:rPr>
            </w:pPr>
            <w:del w:id="2280"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7A8209C0" w14:textId="00CEF012" w:rsidR="00621574" w:rsidRPr="00621574" w:rsidDel="00E0030C" w:rsidRDefault="00621574" w:rsidP="00621574">
            <w:pPr>
              <w:spacing w:line="240" w:lineRule="auto"/>
              <w:jc w:val="right"/>
              <w:rPr>
                <w:del w:id="2281" w:author="Yang, Xue" w:date="2023-09-27T10:03:00Z"/>
                <w:rFonts w:ascii="Calibri" w:eastAsia="Times New Roman" w:hAnsi="Calibri" w:cs="Calibri"/>
                <w:color w:val="000000"/>
                <w:kern w:val="0"/>
                <w14:ligatures w14:val="none"/>
              </w:rPr>
            </w:pPr>
            <w:del w:id="2282"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69BCF90B" w14:textId="2FFB8594" w:rsidR="00621574" w:rsidRPr="00621574" w:rsidDel="00E0030C" w:rsidRDefault="00621574" w:rsidP="00621574">
            <w:pPr>
              <w:spacing w:line="240" w:lineRule="auto"/>
              <w:jc w:val="right"/>
              <w:rPr>
                <w:del w:id="2283" w:author="Yang, Xue" w:date="2023-09-27T10:03:00Z"/>
                <w:rFonts w:ascii="Calibri" w:eastAsia="Times New Roman" w:hAnsi="Calibri" w:cs="Calibri"/>
                <w:color w:val="000000"/>
                <w:kern w:val="0"/>
                <w14:ligatures w14:val="none"/>
              </w:rPr>
            </w:pPr>
            <w:del w:id="2284" w:author="Yang, Xue" w:date="2023-09-27T10:03:00Z">
              <w:r w:rsidRPr="00621574" w:rsidDel="00E0030C">
                <w:rPr>
                  <w:rFonts w:ascii="Calibri" w:eastAsia="Times New Roman" w:hAnsi="Calibri" w:cs="Calibri"/>
                  <w:color w:val="000000"/>
                  <w:kern w:val="0"/>
                  <w14:ligatures w14:val="none"/>
                </w:rPr>
                <w:delText>0.0074</w:delText>
              </w:r>
            </w:del>
          </w:p>
        </w:tc>
        <w:tc>
          <w:tcPr>
            <w:tcW w:w="1099" w:type="dxa"/>
            <w:tcBorders>
              <w:top w:val="nil"/>
              <w:left w:val="nil"/>
              <w:bottom w:val="nil"/>
              <w:right w:val="nil"/>
            </w:tcBorders>
            <w:shd w:val="clear" w:color="auto" w:fill="auto"/>
            <w:noWrap/>
            <w:vAlign w:val="bottom"/>
            <w:hideMark/>
          </w:tcPr>
          <w:p w14:paraId="11AB0339" w14:textId="421F9938" w:rsidR="00621574" w:rsidRPr="00621574" w:rsidDel="00E0030C" w:rsidRDefault="00621574" w:rsidP="00621574">
            <w:pPr>
              <w:spacing w:line="240" w:lineRule="auto"/>
              <w:jc w:val="right"/>
              <w:rPr>
                <w:del w:id="2285" w:author="Yang, Xue" w:date="2023-09-27T10:03:00Z"/>
                <w:rFonts w:ascii="Calibri" w:eastAsia="Times New Roman" w:hAnsi="Calibri" w:cs="Calibri"/>
                <w:color w:val="000000"/>
                <w:kern w:val="0"/>
                <w14:ligatures w14:val="none"/>
              </w:rPr>
            </w:pPr>
            <w:del w:id="2286"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68A76E95" w14:textId="7DD4EE7A" w:rsidR="00621574" w:rsidRPr="00621574" w:rsidDel="00E0030C" w:rsidRDefault="00621574" w:rsidP="00621574">
            <w:pPr>
              <w:spacing w:line="240" w:lineRule="auto"/>
              <w:jc w:val="right"/>
              <w:rPr>
                <w:del w:id="2287" w:author="Yang, Xue" w:date="2023-09-27T10:03:00Z"/>
                <w:rFonts w:ascii="Calibri" w:eastAsia="Times New Roman" w:hAnsi="Calibri" w:cs="Calibri"/>
                <w:color w:val="000000"/>
                <w:kern w:val="0"/>
                <w14:ligatures w14:val="none"/>
              </w:rPr>
            </w:pPr>
            <w:del w:id="2288"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7A4A31E7" w14:textId="2B8612D7" w:rsidR="00621574" w:rsidRPr="00621574" w:rsidDel="00E0030C" w:rsidRDefault="00621574" w:rsidP="00621574">
            <w:pPr>
              <w:spacing w:line="240" w:lineRule="auto"/>
              <w:jc w:val="right"/>
              <w:rPr>
                <w:del w:id="2289" w:author="Yang, Xue" w:date="2023-09-27T10:03:00Z"/>
                <w:rFonts w:ascii="Calibri" w:eastAsia="Times New Roman" w:hAnsi="Calibri" w:cs="Calibri"/>
                <w:color w:val="000000"/>
                <w:kern w:val="0"/>
                <w14:ligatures w14:val="none"/>
              </w:rPr>
            </w:pPr>
            <w:del w:id="2290" w:author="Yang, Xue" w:date="2023-09-27T10:03:00Z">
              <w:r w:rsidRPr="00621574" w:rsidDel="00E0030C">
                <w:rPr>
                  <w:rFonts w:ascii="Calibri" w:eastAsia="Times New Roman" w:hAnsi="Calibri" w:cs="Calibri"/>
                  <w:color w:val="000000"/>
                  <w:kern w:val="0"/>
                  <w14:ligatures w14:val="none"/>
                </w:rPr>
                <w:delText>0.0374</w:delText>
              </w:r>
            </w:del>
          </w:p>
        </w:tc>
        <w:tc>
          <w:tcPr>
            <w:tcW w:w="1160" w:type="dxa"/>
            <w:tcBorders>
              <w:top w:val="nil"/>
              <w:left w:val="nil"/>
              <w:bottom w:val="nil"/>
              <w:right w:val="nil"/>
            </w:tcBorders>
            <w:shd w:val="clear" w:color="auto" w:fill="auto"/>
            <w:noWrap/>
            <w:vAlign w:val="bottom"/>
            <w:hideMark/>
          </w:tcPr>
          <w:p w14:paraId="0B695AB7" w14:textId="3E70FDEF" w:rsidR="00621574" w:rsidRPr="00621574" w:rsidDel="00E0030C" w:rsidRDefault="00621574" w:rsidP="00621574">
            <w:pPr>
              <w:spacing w:line="240" w:lineRule="auto"/>
              <w:jc w:val="right"/>
              <w:rPr>
                <w:del w:id="2291" w:author="Yang, Xue" w:date="2023-09-27T10:03:00Z"/>
                <w:rFonts w:ascii="Calibri" w:eastAsia="Times New Roman" w:hAnsi="Calibri" w:cs="Calibri"/>
                <w:color w:val="000000"/>
                <w:kern w:val="0"/>
                <w14:ligatures w14:val="none"/>
              </w:rPr>
            </w:pPr>
            <w:del w:id="2292" w:author="Yang, Xue" w:date="2023-09-27T10:03:00Z">
              <w:r w:rsidRPr="00621574" w:rsidDel="00E0030C">
                <w:rPr>
                  <w:rFonts w:ascii="Calibri" w:eastAsia="Times New Roman" w:hAnsi="Calibri" w:cs="Calibri"/>
                  <w:color w:val="000000"/>
                  <w:kern w:val="0"/>
                  <w14:ligatures w14:val="none"/>
                </w:rPr>
                <w:delText>-0.0602</w:delText>
              </w:r>
            </w:del>
          </w:p>
        </w:tc>
      </w:tr>
      <w:tr w:rsidR="00621574" w:rsidRPr="00621574" w:rsidDel="00E0030C" w14:paraId="0A2106E8" w14:textId="04F62F3A" w:rsidTr="2B44B431">
        <w:trPr>
          <w:trHeight w:val="300"/>
          <w:jc w:val="center"/>
          <w:del w:id="2293" w:author="Yang, Xue" w:date="2023-09-27T10:03:00Z"/>
        </w:trPr>
        <w:tc>
          <w:tcPr>
            <w:tcW w:w="2569" w:type="dxa"/>
            <w:tcBorders>
              <w:top w:val="nil"/>
              <w:left w:val="nil"/>
              <w:bottom w:val="nil"/>
              <w:right w:val="nil"/>
            </w:tcBorders>
            <w:shd w:val="clear" w:color="auto" w:fill="auto"/>
            <w:noWrap/>
            <w:vAlign w:val="bottom"/>
            <w:hideMark/>
          </w:tcPr>
          <w:p w14:paraId="5093F528" w14:textId="42CA18F2" w:rsidR="00621574" w:rsidRPr="00621574" w:rsidDel="00E0030C" w:rsidRDefault="00621574" w:rsidP="00621574">
            <w:pPr>
              <w:spacing w:line="240" w:lineRule="auto"/>
              <w:rPr>
                <w:del w:id="2294" w:author="Yang, Xue" w:date="2023-09-27T10:03:00Z"/>
                <w:rFonts w:ascii="Calibri" w:eastAsia="Times New Roman" w:hAnsi="Calibri" w:cs="Calibri"/>
                <w:color w:val="000000"/>
                <w:kern w:val="0"/>
                <w14:ligatures w14:val="none"/>
              </w:rPr>
            </w:pPr>
            <w:del w:id="2295" w:author="Yang, Xue" w:date="2023-09-27T10:03:00Z">
              <w:r w:rsidRPr="00621574" w:rsidDel="00E0030C">
                <w:rPr>
                  <w:rFonts w:ascii="Calibri" w:eastAsia="Times New Roman" w:hAnsi="Calibri" w:cs="Calibri"/>
                  <w:color w:val="000000"/>
                  <w:kern w:val="0"/>
                  <w14:ligatures w14:val="none"/>
                </w:rPr>
                <w:delText>hyperglycemia_diagnosis</w:delText>
              </w:r>
            </w:del>
          </w:p>
        </w:tc>
        <w:tc>
          <w:tcPr>
            <w:tcW w:w="1351" w:type="dxa"/>
            <w:tcBorders>
              <w:top w:val="nil"/>
              <w:left w:val="nil"/>
              <w:bottom w:val="nil"/>
              <w:right w:val="nil"/>
            </w:tcBorders>
            <w:shd w:val="clear" w:color="auto" w:fill="auto"/>
            <w:noWrap/>
            <w:vAlign w:val="bottom"/>
            <w:hideMark/>
          </w:tcPr>
          <w:p w14:paraId="5730EECC" w14:textId="5232C49B" w:rsidR="00621574" w:rsidRPr="00621574" w:rsidDel="00E0030C" w:rsidRDefault="00621574" w:rsidP="00621574">
            <w:pPr>
              <w:spacing w:line="240" w:lineRule="auto"/>
              <w:jc w:val="right"/>
              <w:rPr>
                <w:del w:id="2296" w:author="Yang, Xue" w:date="2023-09-27T10:03:00Z"/>
                <w:rFonts w:ascii="Calibri" w:eastAsia="Times New Roman" w:hAnsi="Calibri" w:cs="Calibri"/>
                <w:color w:val="000000"/>
                <w:kern w:val="0"/>
                <w14:ligatures w14:val="none"/>
              </w:rPr>
            </w:pPr>
            <w:del w:id="2297" w:author="Yang, Xue" w:date="2023-09-27T10:03:00Z">
              <w:r w:rsidRPr="00621574" w:rsidDel="00E0030C">
                <w:rPr>
                  <w:rFonts w:ascii="Calibri" w:eastAsia="Times New Roman" w:hAnsi="Calibri" w:cs="Calibri"/>
                  <w:color w:val="000000"/>
                  <w:kern w:val="0"/>
                  <w14:ligatures w14:val="none"/>
                </w:rPr>
                <w:delText>0.0007</w:delText>
              </w:r>
            </w:del>
          </w:p>
        </w:tc>
        <w:tc>
          <w:tcPr>
            <w:tcW w:w="1333" w:type="dxa"/>
            <w:tcBorders>
              <w:top w:val="nil"/>
              <w:left w:val="nil"/>
              <w:bottom w:val="nil"/>
              <w:right w:val="nil"/>
            </w:tcBorders>
            <w:shd w:val="clear" w:color="auto" w:fill="auto"/>
            <w:noWrap/>
            <w:vAlign w:val="bottom"/>
            <w:hideMark/>
          </w:tcPr>
          <w:p w14:paraId="0B45FE33" w14:textId="11B01740" w:rsidR="00621574" w:rsidRPr="00621574" w:rsidDel="00E0030C" w:rsidRDefault="00621574" w:rsidP="00621574">
            <w:pPr>
              <w:spacing w:line="240" w:lineRule="auto"/>
              <w:jc w:val="right"/>
              <w:rPr>
                <w:del w:id="2298" w:author="Yang, Xue" w:date="2023-09-27T10:03:00Z"/>
                <w:rFonts w:ascii="Calibri" w:eastAsia="Times New Roman" w:hAnsi="Calibri" w:cs="Calibri"/>
                <w:color w:val="000000"/>
                <w:kern w:val="0"/>
                <w14:ligatures w14:val="none"/>
              </w:rPr>
            </w:pPr>
            <w:del w:id="2299" w:author="Yang, Xue" w:date="2023-09-27T10:03:00Z">
              <w:r w:rsidRPr="00621574" w:rsidDel="00E0030C">
                <w:rPr>
                  <w:rFonts w:ascii="Calibri" w:eastAsia="Times New Roman" w:hAnsi="Calibri" w:cs="Calibri"/>
                  <w:color w:val="000000"/>
                  <w:kern w:val="0"/>
                  <w14:ligatures w14:val="none"/>
                </w:rPr>
                <w:delText>0.0007</w:delText>
              </w:r>
            </w:del>
          </w:p>
        </w:tc>
        <w:tc>
          <w:tcPr>
            <w:tcW w:w="1262" w:type="dxa"/>
            <w:tcBorders>
              <w:top w:val="nil"/>
              <w:left w:val="nil"/>
              <w:bottom w:val="nil"/>
              <w:right w:val="nil"/>
            </w:tcBorders>
            <w:shd w:val="clear" w:color="auto" w:fill="auto"/>
            <w:noWrap/>
            <w:vAlign w:val="bottom"/>
            <w:hideMark/>
          </w:tcPr>
          <w:p w14:paraId="1735A832" w14:textId="4D1EDD64" w:rsidR="00621574" w:rsidRPr="00621574" w:rsidDel="00E0030C" w:rsidRDefault="00621574" w:rsidP="00621574">
            <w:pPr>
              <w:spacing w:line="240" w:lineRule="auto"/>
              <w:jc w:val="right"/>
              <w:rPr>
                <w:del w:id="2300" w:author="Yang, Xue" w:date="2023-09-27T10:03:00Z"/>
                <w:rFonts w:ascii="Calibri" w:eastAsia="Times New Roman" w:hAnsi="Calibri" w:cs="Calibri"/>
                <w:color w:val="000000"/>
                <w:kern w:val="0"/>
                <w14:ligatures w14:val="none"/>
              </w:rPr>
            </w:pPr>
            <w:del w:id="2301" w:author="Yang, Xue" w:date="2023-09-27T10:03:00Z">
              <w:r w:rsidRPr="00621574" w:rsidDel="00E0030C">
                <w:rPr>
                  <w:rFonts w:ascii="Calibri" w:eastAsia="Times New Roman" w:hAnsi="Calibri" w:cs="Calibri"/>
                  <w:color w:val="000000"/>
                  <w:kern w:val="0"/>
                  <w14:ligatures w14:val="none"/>
                </w:rPr>
                <w:delText>0.0007</w:delText>
              </w:r>
            </w:del>
          </w:p>
        </w:tc>
        <w:tc>
          <w:tcPr>
            <w:tcW w:w="1244" w:type="dxa"/>
            <w:tcBorders>
              <w:top w:val="nil"/>
              <w:left w:val="nil"/>
              <w:bottom w:val="nil"/>
              <w:right w:val="nil"/>
            </w:tcBorders>
            <w:shd w:val="clear" w:color="auto" w:fill="auto"/>
            <w:noWrap/>
            <w:vAlign w:val="bottom"/>
            <w:hideMark/>
          </w:tcPr>
          <w:p w14:paraId="00824C73" w14:textId="51765DE0" w:rsidR="00621574" w:rsidRPr="00621574" w:rsidDel="00E0030C" w:rsidRDefault="00621574" w:rsidP="00621574">
            <w:pPr>
              <w:spacing w:line="240" w:lineRule="auto"/>
              <w:jc w:val="right"/>
              <w:rPr>
                <w:del w:id="2302" w:author="Yang, Xue" w:date="2023-09-27T10:03:00Z"/>
                <w:rFonts w:ascii="Calibri" w:eastAsia="Times New Roman" w:hAnsi="Calibri" w:cs="Calibri"/>
                <w:color w:val="000000"/>
                <w:kern w:val="0"/>
                <w14:ligatures w14:val="none"/>
              </w:rPr>
            </w:pPr>
            <w:del w:id="2303" w:author="Yang, Xue" w:date="2023-09-27T10:03:00Z">
              <w:r w:rsidRPr="00621574" w:rsidDel="00E0030C">
                <w:rPr>
                  <w:rFonts w:ascii="Calibri" w:eastAsia="Times New Roman" w:hAnsi="Calibri" w:cs="Calibri"/>
                  <w:color w:val="000000"/>
                  <w:kern w:val="0"/>
                  <w14:ligatures w14:val="none"/>
                </w:rPr>
                <w:delText>0.0007</w:delText>
              </w:r>
            </w:del>
          </w:p>
        </w:tc>
        <w:tc>
          <w:tcPr>
            <w:tcW w:w="981" w:type="dxa"/>
            <w:tcBorders>
              <w:top w:val="nil"/>
              <w:left w:val="nil"/>
              <w:bottom w:val="nil"/>
              <w:right w:val="nil"/>
            </w:tcBorders>
            <w:shd w:val="clear" w:color="auto" w:fill="auto"/>
            <w:noWrap/>
            <w:vAlign w:val="bottom"/>
            <w:hideMark/>
          </w:tcPr>
          <w:p w14:paraId="21BB99CB" w14:textId="1E2648B8" w:rsidR="00621574" w:rsidRPr="00621574" w:rsidDel="00E0030C" w:rsidRDefault="00621574" w:rsidP="00621574">
            <w:pPr>
              <w:spacing w:line="240" w:lineRule="auto"/>
              <w:jc w:val="right"/>
              <w:rPr>
                <w:del w:id="2304" w:author="Yang, Xue" w:date="2023-09-27T10:03:00Z"/>
                <w:rFonts w:ascii="Calibri" w:eastAsia="Times New Roman" w:hAnsi="Calibri" w:cs="Calibri"/>
                <w:color w:val="000000"/>
                <w:kern w:val="0"/>
                <w14:ligatures w14:val="none"/>
              </w:rPr>
            </w:pPr>
            <w:del w:id="2305"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3507B533" w14:textId="1C323BFF" w:rsidR="00621574" w:rsidRPr="00621574" w:rsidDel="00E0030C" w:rsidRDefault="00621574" w:rsidP="00621574">
            <w:pPr>
              <w:spacing w:line="240" w:lineRule="auto"/>
              <w:jc w:val="right"/>
              <w:rPr>
                <w:del w:id="2306" w:author="Yang, Xue" w:date="2023-09-27T10:03:00Z"/>
                <w:rFonts w:ascii="Calibri" w:eastAsia="Times New Roman" w:hAnsi="Calibri" w:cs="Calibri"/>
                <w:color w:val="000000"/>
                <w:kern w:val="0"/>
                <w14:ligatures w14:val="none"/>
              </w:rPr>
            </w:pPr>
            <w:del w:id="2307"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03BF2A34" w14:textId="4A3174DC" w:rsidR="00621574" w:rsidRPr="00621574" w:rsidDel="00E0030C" w:rsidRDefault="00621574" w:rsidP="00621574">
            <w:pPr>
              <w:spacing w:line="240" w:lineRule="auto"/>
              <w:jc w:val="right"/>
              <w:rPr>
                <w:del w:id="2308" w:author="Yang, Xue" w:date="2023-09-27T10:03:00Z"/>
                <w:rFonts w:ascii="Calibri" w:eastAsia="Times New Roman" w:hAnsi="Calibri" w:cs="Calibri"/>
                <w:color w:val="000000"/>
                <w:kern w:val="0"/>
                <w14:ligatures w14:val="none"/>
              </w:rPr>
            </w:pPr>
            <w:del w:id="2309" w:author="Yang, Xue" w:date="2023-09-27T10:03:00Z">
              <w:r w:rsidRPr="00621574" w:rsidDel="00E0030C">
                <w:rPr>
                  <w:rFonts w:ascii="Calibri" w:eastAsia="Times New Roman" w:hAnsi="Calibri" w:cs="Calibri"/>
                  <w:color w:val="000000"/>
                  <w:kern w:val="0"/>
                  <w14:ligatures w14:val="none"/>
                </w:rPr>
                <w:delText>0.0167</w:delText>
              </w:r>
            </w:del>
          </w:p>
        </w:tc>
        <w:tc>
          <w:tcPr>
            <w:tcW w:w="1099" w:type="dxa"/>
            <w:tcBorders>
              <w:top w:val="nil"/>
              <w:left w:val="nil"/>
              <w:bottom w:val="nil"/>
              <w:right w:val="nil"/>
            </w:tcBorders>
            <w:shd w:val="clear" w:color="auto" w:fill="auto"/>
            <w:noWrap/>
            <w:vAlign w:val="bottom"/>
            <w:hideMark/>
          </w:tcPr>
          <w:p w14:paraId="57C2BF5B" w14:textId="1991B164" w:rsidR="00621574" w:rsidRPr="00621574" w:rsidDel="00E0030C" w:rsidRDefault="00621574" w:rsidP="00621574">
            <w:pPr>
              <w:spacing w:line="240" w:lineRule="auto"/>
              <w:jc w:val="right"/>
              <w:rPr>
                <w:del w:id="2310" w:author="Yang, Xue" w:date="2023-09-27T10:03:00Z"/>
                <w:rFonts w:ascii="Calibri" w:eastAsia="Times New Roman" w:hAnsi="Calibri" w:cs="Calibri"/>
                <w:color w:val="000000"/>
                <w:kern w:val="0"/>
                <w14:ligatures w14:val="none"/>
              </w:rPr>
            </w:pPr>
            <w:del w:id="2311"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6533D990" w14:textId="43EEA95E" w:rsidR="00621574" w:rsidRPr="00621574" w:rsidDel="00E0030C" w:rsidRDefault="00621574" w:rsidP="00621574">
            <w:pPr>
              <w:spacing w:line="240" w:lineRule="auto"/>
              <w:jc w:val="right"/>
              <w:rPr>
                <w:del w:id="2312" w:author="Yang, Xue" w:date="2023-09-27T10:03:00Z"/>
                <w:rFonts w:ascii="Calibri" w:eastAsia="Times New Roman" w:hAnsi="Calibri" w:cs="Calibri"/>
                <w:color w:val="000000"/>
                <w:kern w:val="0"/>
                <w14:ligatures w14:val="none"/>
              </w:rPr>
            </w:pPr>
            <w:del w:id="2313"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112E6732" w14:textId="142179A3" w:rsidR="00621574" w:rsidRPr="00621574" w:rsidDel="00E0030C" w:rsidRDefault="00621574" w:rsidP="00621574">
            <w:pPr>
              <w:spacing w:line="240" w:lineRule="auto"/>
              <w:jc w:val="right"/>
              <w:rPr>
                <w:del w:id="2314" w:author="Yang, Xue" w:date="2023-09-27T10:03:00Z"/>
                <w:rFonts w:ascii="Calibri" w:eastAsia="Times New Roman" w:hAnsi="Calibri" w:cs="Calibri"/>
                <w:color w:val="000000"/>
                <w:kern w:val="0"/>
                <w14:ligatures w14:val="none"/>
              </w:rPr>
            </w:pPr>
            <w:del w:id="2315" w:author="Yang, Xue" w:date="2023-09-27T10:03:00Z">
              <w:r w:rsidRPr="00621574" w:rsidDel="00E0030C">
                <w:rPr>
                  <w:rFonts w:ascii="Calibri" w:eastAsia="Times New Roman" w:hAnsi="Calibri" w:cs="Calibri"/>
                  <w:color w:val="000000"/>
                  <w:kern w:val="0"/>
                  <w14:ligatures w14:val="none"/>
                </w:rPr>
                <w:delText>-0.0004</w:delText>
              </w:r>
            </w:del>
          </w:p>
        </w:tc>
        <w:tc>
          <w:tcPr>
            <w:tcW w:w="1160" w:type="dxa"/>
            <w:tcBorders>
              <w:top w:val="nil"/>
              <w:left w:val="nil"/>
              <w:bottom w:val="nil"/>
              <w:right w:val="nil"/>
            </w:tcBorders>
            <w:shd w:val="clear" w:color="auto" w:fill="auto"/>
            <w:noWrap/>
            <w:vAlign w:val="bottom"/>
            <w:hideMark/>
          </w:tcPr>
          <w:p w14:paraId="3C39A2A2" w14:textId="4645F5DE" w:rsidR="00621574" w:rsidRPr="00621574" w:rsidDel="00E0030C" w:rsidRDefault="00621574" w:rsidP="00621574">
            <w:pPr>
              <w:spacing w:line="240" w:lineRule="auto"/>
              <w:jc w:val="right"/>
              <w:rPr>
                <w:del w:id="2316" w:author="Yang, Xue" w:date="2023-09-27T10:03:00Z"/>
                <w:rFonts w:ascii="Calibri" w:eastAsia="Times New Roman" w:hAnsi="Calibri" w:cs="Calibri"/>
                <w:color w:val="000000"/>
                <w:kern w:val="0"/>
                <w14:ligatures w14:val="none"/>
              </w:rPr>
            </w:pPr>
            <w:del w:id="2317" w:author="Yang, Xue" w:date="2023-09-27T10:03:00Z">
              <w:r w:rsidRPr="00621574" w:rsidDel="00E0030C">
                <w:rPr>
                  <w:rFonts w:ascii="Calibri" w:eastAsia="Times New Roman" w:hAnsi="Calibri" w:cs="Calibri"/>
                  <w:color w:val="000000"/>
                  <w:kern w:val="0"/>
                  <w14:ligatures w14:val="none"/>
                </w:rPr>
                <w:delText>0.0042</w:delText>
              </w:r>
            </w:del>
          </w:p>
        </w:tc>
      </w:tr>
      <w:tr w:rsidR="00621574" w:rsidRPr="00621574" w:rsidDel="00E0030C" w14:paraId="317007CC" w14:textId="00235B4F" w:rsidTr="2B44B431">
        <w:trPr>
          <w:trHeight w:val="300"/>
          <w:jc w:val="center"/>
          <w:del w:id="2318" w:author="Yang, Xue" w:date="2023-09-27T10:03:00Z"/>
        </w:trPr>
        <w:tc>
          <w:tcPr>
            <w:tcW w:w="2569" w:type="dxa"/>
            <w:tcBorders>
              <w:top w:val="nil"/>
              <w:left w:val="nil"/>
              <w:bottom w:val="nil"/>
              <w:right w:val="nil"/>
            </w:tcBorders>
            <w:shd w:val="clear" w:color="auto" w:fill="auto"/>
            <w:noWrap/>
            <w:vAlign w:val="bottom"/>
            <w:hideMark/>
          </w:tcPr>
          <w:p w14:paraId="3012B4E5" w14:textId="55586C0F" w:rsidR="00621574" w:rsidRPr="00621574" w:rsidDel="00E0030C" w:rsidRDefault="00621574" w:rsidP="00621574">
            <w:pPr>
              <w:spacing w:line="240" w:lineRule="auto"/>
              <w:rPr>
                <w:del w:id="2319" w:author="Yang, Xue" w:date="2023-09-27T10:03:00Z"/>
                <w:rFonts w:ascii="Calibri" w:eastAsia="Times New Roman" w:hAnsi="Calibri" w:cs="Calibri"/>
                <w:color w:val="000000"/>
                <w:kern w:val="0"/>
                <w14:ligatures w14:val="none"/>
              </w:rPr>
            </w:pPr>
            <w:del w:id="2320" w:author="Yang, Xue" w:date="2023-09-27T10:03:00Z">
              <w:r w:rsidRPr="00621574" w:rsidDel="00E0030C">
                <w:rPr>
                  <w:rFonts w:ascii="Calibri" w:eastAsia="Times New Roman" w:hAnsi="Calibri" w:cs="Calibri"/>
                  <w:color w:val="000000"/>
                  <w:kern w:val="0"/>
                  <w14:ligatures w14:val="none"/>
                </w:rPr>
                <w:delText>ddi_ind</w:delText>
              </w:r>
            </w:del>
          </w:p>
        </w:tc>
        <w:tc>
          <w:tcPr>
            <w:tcW w:w="1351" w:type="dxa"/>
            <w:tcBorders>
              <w:top w:val="nil"/>
              <w:left w:val="nil"/>
              <w:bottom w:val="nil"/>
              <w:right w:val="nil"/>
            </w:tcBorders>
            <w:shd w:val="clear" w:color="auto" w:fill="auto"/>
            <w:noWrap/>
            <w:vAlign w:val="bottom"/>
            <w:hideMark/>
          </w:tcPr>
          <w:p w14:paraId="58B27B06" w14:textId="0A02DA1D" w:rsidR="00621574" w:rsidRPr="00621574" w:rsidDel="00E0030C" w:rsidRDefault="00621574" w:rsidP="00621574">
            <w:pPr>
              <w:spacing w:line="240" w:lineRule="auto"/>
              <w:jc w:val="right"/>
              <w:rPr>
                <w:del w:id="2321" w:author="Yang, Xue" w:date="2023-09-27T10:03:00Z"/>
                <w:rFonts w:ascii="Calibri" w:eastAsia="Times New Roman" w:hAnsi="Calibri" w:cs="Calibri"/>
                <w:color w:val="000000"/>
                <w:kern w:val="0"/>
                <w14:ligatures w14:val="none"/>
              </w:rPr>
            </w:pPr>
            <w:del w:id="2322" w:author="Yang, Xue" w:date="2023-09-27T10:03:00Z">
              <w:r w:rsidRPr="00621574" w:rsidDel="00E0030C">
                <w:rPr>
                  <w:rFonts w:ascii="Calibri" w:eastAsia="Times New Roman" w:hAnsi="Calibri" w:cs="Calibri"/>
                  <w:color w:val="000000"/>
                  <w:kern w:val="0"/>
                  <w14:ligatures w14:val="none"/>
                </w:rPr>
                <w:delText>0</w:delText>
              </w:r>
            </w:del>
          </w:p>
        </w:tc>
        <w:tc>
          <w:tcPr>
            <w:tcW w:w="1333" w:type="dxa"/>
            <w:tcBorders>
              <w:top w:val="nil"/>
              <w:left w:val="nil"/>
              <w:bottom w:val="nil"/>
              <w:right w:val="nil"/>
            </w:tcBorders>
            <w:shd w:val="clear" w:color="auto" w:fill="auto"/>
            <w:noWrap/>
            <w:vAlign w:val="bottom"/>
            <w:hideMark/>
          </w:tcPr>
          <w:p w14:paraId="52267A1B" w14:textId="13B49C18" w:rsidR="00621574" w:rsidRPr="00621574" w:rsidDel="00E0030C" w:rsidRDefault="00621574" w:rsidP="00621574">
            <w:pPr>
              <w:spacing w:line="240" w:lineRule="auto"/>
              <w:jc w:val="right"/>
              <w:rPr>
                <w:del w:id="2323" w:author="Yang, Xue" w:date="2023-09-27T10:03:00Z"/>
                <w:rFonts w:ascii="Calibri" w:eastAsia="Times New Roman" w:hAnsi="Calibri" w:cs="Calibri"/>
                <w:color w:val="000000"/>
                <w:kern w:val="0"/>
                <w14:ligatures w14:val="none"/>
              </w:rPr>
            </w:pPr>
            <w:del w:id="2324" w:author="Yang, Xue" w:date="2023-09-27T10:03:00Z">
              <w:r w:rsidRPr="00621574" w:rsidDel="00E0030C">
                <w:rPr>
                  <w:rFonts w:ascii="Calibri" w:eastAsia="Times New Roman" w:hAnsi="Calibri" w:cs="Calibri"/>
                  <w:color w:val="000000"/>
                  <w:kern w:val="0"/>
                  <w14:ligatures w14:val="none"/>
                </w:rPr>
                <w:delText>0</w:delText>
              </w:r>
            </w:del>
          </w:p>
        </w:tc>
        <w:tc>
          <w:tcPr>
            <w:tcW w:w="1262" w:type="dxa"/>
            <w:tcBorders>
              <w:top w:val="nil"/>
              <w:left w:val="nil"/>
              <w:bottom w:val="nil"/>
              <w:right w:val="nil"/>
            </w:tcBorders>
            <w:shd w:val="clear" w:color="auto" w:fill="auto"/>
            <w:noWrap/>
            <w:vAlign w:val="bottom"/>
            <w:hideMark/>
          </w:tcPr>
          <w:p w14:paraId="2927515A" w14:textId="1175CE7E" w:rsidR="00621574" w:rsidRPr="00621574" w:rsidDel="00E0030C" w:rsidRDefault="00621574" w:rsidP="00621574">
            <w:pPr>
              <w:spacing w:line="240" w:lineRule="auto"/>
              <w:jc w:val="right"/>
              <w:rPr>
                <w:del w:id="2325" w:author="Yang, Xue" w:date="2023-09-27T10:03:00Z"/>
                <w:rFonts w:ascii="Calibri" w:eastAsia="Times New Roman" w:hAnsi="Calibri" w:cs="Calibri"/>
                <w:color w:val="000000"/>
                <w:kern w:val="0"/>
                <w14:ligatures w14:val="none"/>
              </w:rPr>
            </w:pPr>
            <w:del w:id="2326" w:author="Yang, Xue" w:date="2023-09-27T10:03:00Z">
              <w:r w:rsidRPr="00621574" w:rsidDel="00E0030C">
                <w:rPr>
                  <w:rFonts w:ascii="Calibri" w:eastAsia="Times New Roman" w:hAnsi="Calibri" w:cs="Calibri"/>
                  <w:color w:val="000000"/>
                  <w:kern w:val="0"/>
                  <w14:ligatures w14:val="none"/>
                </w:rPr>
                <w:delText>0</w:delText>
              </w:r>
            </w:del>
          </w:p>
        </w:tc>
        <w:tc>
          <w:tcPr>
            <w:tcW w:w="1244" w:type="dxa"/>
            <w:tcBorders>
              <w:top w:val="nil"/>
              <w:left w:val="nil"/>
              <w:bottom w:val="nil"/>
              <w:right w:val="nil"/>
            </w:tcBorders>
            <w:shd w:val="clear" w:color="auto" w:fill="auto"/>
            <w:noWrap/>
            <w:vAlign w:val="bottom"/>
            <w:hideMark/>
          </w:tcPr>
          <w:p w14:paraId="6468A09E" w14:textId="05E08C53" w:rsidR="00621574" w:rsidRPr="00621574" w:rsidDel="00E0030C" w:rsidRDefault="00621574" w:rsidP="00621574">
            <w:pPr>
              <w:spacing w:line="240" w:lineRule="auto"/>
              <w:jc w:val="right"/>
              <w:rPr>
                <w:del w:id="2327" w:author="Yang, Xue" w:date="2023-09-27T10:03:00Z"/>
                <w:rFonts w:ascii="Calibri" w:eastAsia="Times New Roman" w:hAnsi="Calibri" w:cs="Calibri"/>
                <w:color w:val="000000"/>
                <w:kern w:val="0"/>
                <w14:ligatures w14:val="none"/>
              </w:rPr>
            </w:pPr>
            <w:del w:id="2328" w:author="Yang, Xue" w:date="2023-09-27T10:03:00Z">
              <w:r w:rsidRPr="00621574" w:rsidDel="00E0030C">
                <w:rPr>
                  <w:rFonts w:ascii="Calibri" w:eastAsia="Times New Roman" w:hAnsi="Calibri" w:cs="Calibri"/>
                  <w:color w:val="000000"/>
                  <w:kern w:val="0"/>
                  <w14:ligatures w14:val="none"/>
                </w:rPr>
                <w:delText>0</w:delText>
              </w:r>
            </w:del>
          </w:p>
        </w:tc>
        <w:tc>
          <w:tcPr>
            <w:tcW w:w="981" w:type="dxa"/>
            <w:tcBorders>
              <w:top w:val="nil"/>
              <w:left w:val="nil"/>
              <w:bottom w:val="nil"/>
              <w:right w:val="nil"/>
            </w:tcBorders>
            <w:shd w:val="clear" w:color="auto" w:fill="auto"/>
            <w:noWrap/>
            <w:vAlign w:val="bottom"/>
            <w:hideMark/>
          </w:tcPr>
          <w:p w14:paraId="1CE6ACB6" w14:textId="0511ACF6" w:rsidR="00621574" w:rsidRPr="00621574" w:rsidDel="00E0030C" w:rsidRDefault="00621574" w:rsidP="00621574">
            <w:pPr>
              <w:spacing w:line="240" w:lineRule="auto"/>
              <w:jc w:val="right"/>
              <w:rPr>
                <w:del w:id="2329" w:author="Yang, Xue" w:date="2023-09-27T10:03:00Z"/>
                <w:rFonts w:ascii="Calibri" w:eastAsia="Times New Roman" w:hAnsi="Calibri" w:cs="Calibri"/>
                <w:color w:val="000000"/>
                <w:kern w:val="0"/>
                <w14:ligatures w14:val="none"/>
              </w:rPr>
            </w:pPr>
            <w:del w:id="2330" w:author="Yang, Xue" w:date="2023-09-27T10:03:00Z">
              <w:r w:rsidRPr="00621574" w:rsidDel="00E0030C">
                <w:rPr>
                  <w:rFonts w:ascii="Calibri" w:eastAsia="Times New Roman" w:hAnsi="Calibri" w:cs="Calibri"/>
                  <w:color w:val="000000"/>
                  <w:kern w:val="0"/>
                  <w14:ligatures w14:val="none"/>
                </w:rPr>
                <w:delText>0</w:delText>
              </w:r>
            </w:del>
          </w:p>
        </w:tc>
        <w:tc>
          <w:tcPr>
            <w:tcW w:w="1228" w:type="dxa"/>
            <w:tcBorders>
              <w:top w:val="nil"/>
              <w:left w:val="nil"/>
              <w:bottom w:val="nil"/>
              <w:right w:val="nil"/>
            </w:tcBorders>
            <w:shd w:val="clear" w:color="auto" w:fill="auto"/>
            <w:noWrap/>
            <w:vAlign w:val="bottom"/>
            <w:hideMark/>
          </w:tcPr>
          <w:p w14:paraId="587C7764" w14:textId="31005C70" w:rsidR="00621574" w:rsidRPr="00621574" w:rsidDel="00E0030C" w:rsidRDefault="00621574" w:rsidP="00621574">
            <w:pPr>
              <w:spacing w:line="240" w:lineRule="auto"/>
              <w:jc w:val="right"/>
              <w:rPr>
                <w:del w:id="2331" w:author="Yang, Xue" w:date="2023-09-27T10:03:00Z"/>
                <w:rFonts w:ascii="Calibri" w:eastAsia="Times New Roman" w:hAnsi="Calibri" w:cs="Calibri"/>
                <w:color w:val="000000"/>
                <w:kern w:val="0"/>
                <w14:ligatures w14:val="none"/>
              </w:rPr>
            </w:pPr>
            <w:del w:id="2332" w:author="Yang, Xue" w:date="2023-09-27T10:03:00Z">
              <w:r w:rsidRPr="00621574" w:rsidDel="00E0030C">
                <w:rPr>
                  <w:rFonts w:ascii="Calibri" w:eastAsia="Times New Roman" w:hAnsi="Calibri" w:cs="Calibri"/>
                  <w:color w:val="000000"/>
                  <w:kern w:val="0"/>
                  <w14:ligatures w14:val="none"/>
                </w:rPr>
                <w:delText>0</w:delText>
              </w:r>
            </w:del>
          </w:p>
        </w:tc>
        <w:tc>
          <w:tcPr>
            <w:tcW w:w="1270" w:type="dxa"/>
            <w:tcBorders>
              <w:top w:val="nil"/>
              <w:left w:val="nil"/>
              <w:bottom w:val="nil"/>
              <w:right w:val="nil"/>
            </w:tcBorders>
            <w:shd w:val="clear" w:color="auto" w:fill="auto"/>
            <w:noWrap/>
            <w:vAlign w:val="bottom"/>
            <w:hideMark/>
          </w:tcPr>
          <w:p w14:paraId="39FD16CA" w14:textId="3967C245" w:rsidR="00621574" w:rsidRPr="00621574" w:rsidDel="00E0030C" w:rsidRDefault="00621574" w:rsidP="00621574">
            <w:pPr>
              <w:spacing w:line="240" w:lineRule="auto"/>
              <w:jc w:val="right"/>
              <w:rPr>
                <w:del w:id="2333" w:author="Yang, Xue" w:date="2023-09-27T10:03:00Z"/>
                <w:rFonts w:ascii="Calibri" w:eastAsia="Times New Roman" w:hAnsi="Calibri" w:cs="Calibri"/>
                <w:color w:val="000000"/>
                <w:kern w:val="0"/>
                <w14:ligatures w14:val="none"/>
              </w:rPr>
            </w:pPr>
            <w:del w:id="2334" w:author="Yang, Xue" w:date="2023-09-27T10:03:00Z">
              <w:r w:rsidRPr="00621574" w:rsidDel="00E0030C">
                <w:rPr>
                  <w:rFonts w:ascii="Calibri" w:eastAsia="Times New Roman" w:hAnsi="Calibri" w:cs="Calibri"/>
                  <w:color w:val="000000"/>
                  <w:kern w:val="0"/>
                  <w14:ligatures w14:val="none"/>
                </w:rPr>
                <w:delText>0</w:delText>
              </w:r>
            </w:del>
          </w:p>
        </w:tc>
        <w:tc>
          <w:tcPr>
            <w:tcW w:w="1099" w:type="dxa"/>
            <w:tcBorders>
              <w:top w:val="nil"/>
              <w:left w:val="nil"/>
              <w:bottom w:val="nil"/>
              <w:right w:val="nil"/>
            </w:tcBorders>
            <w:shd w:val="clear" w:color="auto" w:fill="auto"/>
            <w:noWrap/>
            <w:vAlign w:val="bottom"/>
            <w:hideMark/>
          </w:tcPr>
          <w:p w14:paraId="3D600698" w14:textId="4F984A81" w:rsidR="00621574" w:rsidRPr="00621574" w:rsidDel="00E0030C" w:rsidRDefault="00621574" w:rsidP="00621574">
            <w:pPr>
              <w:spacing w:line="240" w:lineRule="auto"/>
              <w:jc w:val="right"/>
              <w:rPr>
                <w:del w:id="2335" w:author="Yang, Xue" w:date="2023-09-27T10:03:00Z"/>
                <w:rFonts w:ascii="Calibri" w:eastAsia="Times New Roman" w:hAnsi="Calibri" w:cs="Calibri"/>
                <w:color w:val="000000"/>
                <w:kern w:val="0"/>
                <w14:ligatures w14:val="none"/>
              </w:rPr>
            </w:pPr>
            <w:del w:id="2336" w:author="Yang, Xue" w:date="2023-09-27T10:03:00Z">
              <w:r w:rsidRPr="00621574" w:rsidDel="00E0030C">
                <w:rPr>
                  <w:rFonts w:ascii="Calibri" w:eastAsia="Times New Roman" w:hAnsi="Calibri" w:cs="Calibri"/>
                  <w:color w:val="000000"/>
                  <w:kern w:val="0"/>
                  <w14:ligatures w14:val="none"/>
                </w:rPr>
                <w:delText>0</w:delText>
              </w:r>
            </w:del>
          </w:p>
        </w:tc>
        <w:tc>
          <w:tcPr>
            <w:tcW w:w="994" w:type="dxa"/>
            <w:tcBorders>
              <w:top w:val="nil"/>
              <w:left w:val="nil"/>
              <w:bottom w:val="nil"/>
              <w:right w:val="nil"/>
            </w:tcBorders>
            <w:shd w:val="clear" w:color="auto" w:fill="auto"/>
            <w:noWrap/>
            <w:vAlign w:val="bottom"/>
            <w:hideMark/>
          </w:tcPr>
          <w:p w14:paraId="27E9CC70" w14:textId="5ED26738" w:rsidR="00621574" w:rsidRPr="00621574" w:rsidDel="00E0030C" w:rsidRDefault="00621574" w:rsidP="00621574">
            <w:pPr>
              <w:spacing w:line="240" w:lineRule="auto"/>
              <w:jc w:val="right"/>
              <w:rPr>
                <w:del w:id="2337" w:author="Yang, Xue" w:date="2023-09-27T10:03:00Z"/>
                <w:rFonts w:ascii="Calibri" w:eastAsia="Times New Roman" w:hAnsi="Calibri" w:cs="Calibri"/>
                <w:color w:val="000000"/>
                <w:kern w:val="0"/>
                <w14:ligatures w14:val="none"/>
              </w:rPr>
            </w:pPr>
            <w:del w:id="2338" w:author="Yang, Xue" w:date="2023-09-27T10:03:00Z">
              <w:r w:rsidRPr="00621574" w:rsidDel="00E0030C">
                <w:rPr>
                  <w:rFonts w:ascii="Calibri" w:eastAsia="Times New Roman" w:hAnsi="Calibri" w:cs="Calibri"/>
                  <w:color w:val="000000"/>
                  <w:kern w:val="0"/>
                  <w14:ligatures w14:val="none"/>
                </w:rPr>
                <w:delText>0</w:delText>
              </w:r>
            </w:del>
          </w:p>
        </w:tc>
        <w:tc>
          <w:tcPr>
            <w:tcW w:w="960" w:type="dxa"/>
            <w:tcBorders>
              <w:top w:val="nil"/>
              <w:left w:val="nil"/>
              <w:bottom w:val="nil"/>
              <w:right w:val="nil"/>
            </w:tcBorders>
            <w:shd w:val="clear" w:color="auto" w:fill="auto"/>
            <w:noWrap/>
            <w:vAlign w:val="bottom"/>
            <w:hideMark/>
          </w:tcPr>
          <w:p w14:paraId="4F54A8A6" w14:textId="3BBBBC0E" w:rsidR="00621574" w:rsidRPr="00621574" w:rsidDel="00E0030C" w:rsidRDefault="00621574" w:rsidP="00621574">
            <w:pPr>
              <w:spacing w:line="240" w:lineRule="auto"/>
              <w:jc w:val="right"/>
              <w:rPr>
                <w:del w:id="2339" w:author="Yang, Xue" w:date="2023-09-27T10:03:00Z"/>
                <w:rFonts w:ascii="Calibri" w:eastAsia="Times New Roman" w:hAnsi="Calibri" w:cs="Calibri"/>
                <w:color w:val="000000"/>
                <w:kern w:val="0"/>
                <w14:ligatures w14:val="none"/>
              </w:rPr>
            </w:pPr>
            <w:del w:id="2340" w:author="Yang, Xue" w:date="2023-09-27T10:03:00Z">
              <w:r w:rsidRPr="00621574" w:rsidDel="00E0030C">
                <w:rPr>
                  <w:rFonts w:ascii="Calibri" w:eastAsia="Times New Roman" w:hAnsi="Calibri" w:cs="Calibri"/>
                  <w:color w:val="000000"/>
                  <w:kern w:val="0"/>
                  <w14:ligatures w14:val="none"/>
                </w:rPr>
                <w:delText>0</w:delText>
              </w:r>
            </w:del>
          </w:p>
        </w:tc>
        <w:tc>
          <w:tcPr>
            <w:tcW w:w="1160" w:type="dxa"/>
            <w:tcBorders>
              <w:top w:val="nil"/>
              <w:left w:val="nil"/>
              <w:bottom w:val="nil"/>
              <w:right w:val="nil"/>
            </w:tcBorders>
            <w:shd w:val="clear" w:color="auto" w:fill="auto"/>
            <w:noWrap/>
            <w:vAlign w:val="bottom"/>
            <w:hideMark/>
          </w:tcPr>
          <w:p w14:paraId="7DD6B879" w14:textId="6D3E0A70" w:rsidR="00621574" w:rsidRPr="00621574" w:rsidDel="00E0030C" w:rsidRDefault="00621574" w:rsidP="00621574">
            <w:pPr>
              <w:spacing w:line="240" w:lineRule="auto"/>
              <w:jc w:val="right"/>
              <w:rPr>
                <w:del w:id="2341" w:author="Yang, Xue" w:date="2023-09-27T10:03:00Z"/>
                <w:rFonts w:ascii="Calibri" w:eastAsia="Times New Roman" w:hAnsi="Calibri" w:cs="Calibri"/>
                <w:color w:val="000000"/>
                <w:kern w:val="0"/>
                <w14:ligatures w14:val="none"/>
              </w:rPr>
            </w:pPr>
            <w:del w:id="2342" w:author="Yang, Xue" w:date="2023-09-27T10:03:00Z">
              <w:r w:rsidRPr="00621574" w:rsidDel="00E0030C">
                <w:rPr>
                  <w:rFonts w:ascii="Calibri" w:eastAsia="Times New Roman" w:hAnsi="Calibri" w:cs="Calibri"/>
                  <w:color w:val="000000"/>
                  <w:kern w:val="0"/>
                  <w14:ligatures w14:val="none"/>
                </w:rPr>
                <w:delText>0</w:delText>
              </w:r>
            </w:del>
          </w:p>
        </w:tc>
      </w:tr>
    </w:tbl>
    <w:p w14:paraId="03A6C820" w14:textId="67729979" w:rsidR="00621574" w:rsidDel="00E0030C" w:rsidRDefault="00621574" w:rsidP="00384807">
      <w:pPr>
        <w:rPr>
          <w:del w:id="2343" w:author="Yang, Xue" w:date="2023-09-27T10:03:00Z"/>
        </w:rPr>
      </w:pPr>
    </w:p>
    <w:p w14:paraId="04DD7CEE" w14:textId="77777777" w:rsidR="00214FFD" w:rsidRDefault="00214FFD" w:rsidP="00032DA0"/>
    <w:p w14:paraId="5D17359C" w14:textId="77777777" w:rsidR="00F25365" w:rsidRDefault="00F25365" w:rsidP="142BC0FD"/>
    <w:p w14:paraId="0C1F2A03" w14:textId="5CF3C50C" w:rsidR="142BC0FD" w:rsidRDefault="142BC0FD" w:rsidP="142BC0FD"/>
    <w:p w14:paraId="0D3D0637" w14:textId="50C2D780" w:rsidR="7B9FAEE2" w:rsidRDefault="7B9FAEE2" w:rsidP="142BC0FD">
      <w:r>
        <w:t xml:space="preserve"> </w:t>
      </w:r>
    </w:p>
    <w:p w14:paraId="09D6D72F" w14:textId="14EF4A6A" w:rsidR="7B9FAEE2" w:rsidRDefault="7B9FAEE2" w:rsidP="142BC0FD">
      <w:r>
        <w:t xml:space="preserve"> </w:t>
      </w:r>
    </w:p>
    <w:p w14:paraId="0B112E9D" w14:textId="24753D0F" w:rsidR="7B9FAEE2" w:rsidRDefault="7B9FAEE2" w:rsidP="142BC0FD">
      <w:r>
        <w:t xml:space="preserve"> </w:t>
      </w:r>
    </w:p>
    <w:p w14:paraId="5E318408" w14:textId="7BEA20B3" w:rsidR="7B9FAEE2" w:rsidRDefault="7B9FAEE2" w:rsidP="142BC0FD">
      <w:r>
        <w:t xml:space="preserve"> </w:t>
      </w:r>
    </w:p>
    <w:p w14:paraId="1148CF1E" w14:textId="3BD97E1F" w:rsidR="142BC0FD" w:rsidRDefault="142BC0FD" w:rsidP="142BC0FD"/>
    <w:p w14:paraId="62CE85BC" w14:textId="71BAA6A9" w:rsidR="142BC0FD" w:rsidRDefault="00CA3327" w:rsidP="142BC0FD">
      <w:pPr>
        <w:rPr>
          <w:ins w:id="2344" w:author="Yang, Xue" w:date="2023-09-27T10:25:00Z"/>
        </w:rPr>
      </w:pPr>
      <w:ins w:id="2345" w:author="Yang, Xue" w:date="2023-09-27T10:08:00Z">
        <w:r w:rsidRPr="00CA3327">
          <w:rPr>
            <w:highlight w:val="yellow"/>
            <w:rPrChange w:id="2346" w:author="Yang, Xue" w:date="2023-09-27T10:08:00Z">
              <w:rPr/>
            </w:rPrChange>
          </w:rPr>
          <w:t>Need some sentences for 4.2 and 4.3</w:t>
        </w:r>
      </w:ins>
      <w:ins w:id="2347" w:author="Yang, Xue" w:date="2023-09-27T10:33:00Z">
        <w:r w:rsidR="005C09DA">
          <w:t xml:space="preserve"> (Chandrika)</w:t>
        </w:r>
      </w:ins>
    </w:p>
    <w:p w14:paraId="503F4B96" w14:textId="749E3783" w:rsidR="0056704E" w:rsidRDefault="0056704E" w:rsidP="142BC0FD">
      <w:ins w:id="2348" w:author="Yang, Xue" w:date="2023-09-27T10:25:00Z">
        <w:r w:rsidRPr="0056704E">
          <w:rPr>
            <w:highlight w:val="yellow"/>
            <w:rPrChange w:id="2349" w:author="Yang, Xue" w:date="2023-09-27T10:25:00Z">
              <w:rPr/>
            </w:rPrChange>
          </w:rPr>
          <w:t xml:space="preserve">Missing value: fill all missing value with </w:t>
        </w:r>
        <w:proofErr w:type="gramStart"/>
        <w:r w:rsidRPr="0056704E">
          <w:rPr>
            <w:highlight w:val="yellow"/>
            <w:rPrChange w:id="2350" w:author="Yang, Xue" w:date="2023-09-27T10:25:00Z">
              <w:rPr/>
            </w:rPrChange>
          </w:rPr>
          <w:t>0</w:t>
        </w:r>
      </w:ins>
      <w:proofErr w:type="gramEnd"/>
    </w:p>
    <w:p w14:paraId="061C9C63" w14:textId="7FDF1159" w:rsidR="7B9FAEE2" w:rsidRDefault="7B9FAEE2" w:rsidP="142BC0FD">
      <w:pPr>
        <w:spacing w:before="300"/>
      </w:pPr>
      <w:r w:rsidRPr="142BC0FD">
        <w:rPr>
          <w:rFonts w:ascii="system-ui" w:eastAsia="system-ui" w:hAnsi="system-ui" w:cs="system-ui"/>
          <w:color w:val="FFFFFF" w:themeColor="background1"/>
          <w:sz w:val="24"/>
          <w:szCs w:val="24"/>
        </w:rPr>
        <w:t>Oncology has witnessed noteworthy advancements in treatments, yet cancer remains a prominent cause of mortality in the US, claiming around 600,000 lives annually. A key medication, Osimertinib, an oral tyrosine kinase inhibitor, is employed for early-stage non-small cell lung cancer patients with a specific EGFR mutation. While its efficacy is commendable, doubling survival rates and reducing recurrence by 80% when adhered to, its associated side effects, including nausea, fatigue, and high blood glucose, present challenges. Roughly 25% of Humana members discontinue Osimertinib within six months due to these side effects. Leveraging data analytics can aid in identifying at-risk members, promoting medication adherence, and enhancing the quality of life for oncology patients.</w:t>
      </w:r>
    </w:p>
    <w:p w14:paraId="1C32987C" w14:textId="22970934" w:rsidR="7B9FAEE2" w:rsidRDefault="7B9FAEE2" w:rsidP="142BC0FD">
      <w:pPr>
        <w:spacing w:after="240"/>
      </w:pPr>
      <w:r>
        <w:br/>
      </w:r>
    </w:p>
    <w:p w14:paraId="58D51782" w14:textId="5BF60508" w:rsidR="0000680D" w:rsidRDefault="0000680D"/>
    <w:sectPr w:rsidR="0000680D" w:rsidSect="0062157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01okVo1aBtu4AY" int2:id="4Y1ZbTE0">
      <int2:state int2:value="Rejected" int2:type="AugLoop_Text_Critique"/>
    </int2:textHash>
    <int2:textHash int2:hashCode="/YuVw/mNkxWVvL" int2:id="6aEhqQxs">
      <int2:state int2:value="Rejected" int2:type="AugLoop_Text_Critique"/>
    </int2:textHash>
    <int2:textHash int2:hashCode="TL9oU7W3s/fmVf" int2:id="6qLYbPmQ">
      <int2:state int2:value="Rejected" int2:type="AugLoop_Text_Critique"/>
    </int2:textHash>
    <int2:textHash int2:hashCode="WSk2sVLiSJxyPv" int2:id="8lE80aBk">
      <int2:state int2:value="Rejected" int2:type="AugLoop_Text_Critique"/>
    </int2:textHash>
    <int2:textHash int2:hashCode="d58W8O+/zH3KXB" int2:id="B0UD9WkW">
      <int2:state int2:value="Rejected" int2:type="AugLoop_Text_Critique"/>
    </int2:textHash>
    <int2:textHash int2:hashCode="Z1wviD2nv3R2QJ" int2:id="GL4Mj3C2">
      <int2:state int2:value="Rejected" int2:type="AugLoop_Text_Critique"/>
    </int2:textHash>
    <int2:textHash int2:hashCode="EAfq8zurz4KhgC" int2:id="IFQS1tyS">
      <int2:state int2:value="Rejected" int2:type="AugLoop_Text_Critique"/>
    </int2:textHash>
    <int2:textHash int2:hashCode="p8BO+0l6T0DfsB" int2:id="Io9AW1kc">
      <int2:state int2:value="Rejected" int2:type="AugLoop_Text_Critique"/>
    </int2:textHash>
    <int2:textHash int2:hashCode="V0HxhKyftr6g0k" int2:id="JKdX9ENS">
      <int2:state int2:value="Rejected" int2:type="AugLoop_Text_Critique"/>
    </int2:textHash>
    <int2:textHash int2:hashCode="PUtj1dtvpx9KEa" int2:id="JuQ1p8eU">
      <int2:state int2:value="Rejected" int2:type="AugLoop_Text_Critique"/>
    </int2:textHash>
    <int2:textHash int2:hashCode="k8DSjDrT1rpe8f" int2:id="KNrrYwxe">
      <int2:state int2:value="Rejected" int2:type="AugLoop_Text_Critique"/>
    </int2:textHash>
    <int2:textHash int2:hashCode="0owQ2c8KCs8Iic" int2:id="KUbtBEEB">
      <int2:state int2:value="Rejected" int2:type="AugLoop_Text_Critique"/>
    </int2:textHash>
    <int2:textHash int2:hashCode="nSsqWLZPAKb1u/" int2:id="LMqsPUuu">
      <int2:state int2:value="Rejected" int2:type="AugLoop_Text_Critique"/>
    </int2:textHash>
    <int2:textHash int2:hashCode="TL0s2FUFXAHurR" int2:id="Q8Q7MTsK">
      <int2:state int2:value="Rejected" int2:type="AugLoop_Text_Critique"/>
    </int2:textHash>
    <int2:textHash int2:hashCode="dyuiZ7JC0yFQjC" int2:id="Qao051DV">
      <int2:state int2:value="Rejected" int2:type="AugLoop_Text_Critique"/>
    </int2:textHash>
    <int2:textHash int2:hashCode="k3poh49LJmIqGS" int2:id="Rn4L7DR4">
      <int2:state int2:value="Rejected" int2:type="AugLoop_Text_Critique"/>
    </int2:textHash>
    <int2:textHash int2:hashCode="FdpenXgmYBnaLs" int2:id="TdNQorkU">
      <int2:state int2:value="Rejected" int2:type="AugLoop_Text_Critique"/>
    </int2:textHash>
    <int2:textHash int2:hashCode="0qxEjEH57Rpnb4" int2:id="UB6zFMzF">
      <int2:state int2:value="Rejected" int2:type="AugLoop_Text_Critique"/>
    </int2:textHash>
    <int2:textHash int2:hashCode="Iark95jwzs6RVd" int2:id="cxzCFlK4">
      <int2:state int2:value="Rejected" int2:type="AugLoop_Text_Critique"/>
    </int2:textHash>
    <int2:textHash int2:hashCode="YqwTpqhCCYhf/5" int2:id="i0MCJfub">
      <int2:state int2:value="Rejected" int2:type="AugLoop_Text_Critique"/>
    </int2:textHash>
    <int2:textHash int2:hashCode="1JAKNRXhdLwUec" int2:id="jIiqJhlI">
      <int2:state int2:value="Rejected" int2:type="AugLoop_Text_Critique"/>
    </int2:textHash>
    <int2:textHash int2:hashCode="ivQ14a7jjcB5z3" int2:id="jX8CvIVX">
      <int2:state int2:value="Rejected" int2:type="AugLoop_Text_Critique"/>
    </int2:textHash>
    <int2:textHash int2:hashCode="HD2UxnPzaB2ZXI" int2:id="mcieLsI4">
      <int2:state int2:value="Rejected" int2:type="AugLoop_Text_Critique"/>
    </int2:textHash>
    <int2:textHash int2:hashCode="bJzZQje6YJWH43" int2:id="mmu1ahST">
      <int2:state int2:value="Rejected" int2:type="AugLoop_Text_Critique"/>
    </int2:textHash>
    <int2:textHash int2:hashCode="OyA4tHD64zQi4v" int2:id="qhlvJvVr">
      <int2:state int2:value="Rejected" int2:type="AugLoop_Text_Critique"/>
    </int2:textHash>
    <int2:textHash int2:hashCode="Ga3gHnkLWFpply" int2:id="vMO0MPYP">
      <int2:state int2:value="Rejected" int2:type="AugLoop_Text_Critique"/>
    </int2:textHash>
    <int2:bookmark int2:bookmarkName="_Int_9C30PMpB" int2:invalidationBookmarkName="" int2:hashCode="1yBBvA1drdUXo7" int2:id="4aGGfNQ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460F"/>
    <w:multiLevelType w:val="hybridMultilevel"/>
    <w:tmpl w:val="CE28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523F4"/>
    <w:multiLevelType w:val="hybridMultilevel"/>
    <w:tmpl w:val="D2ACA7FE"/>
    <w:lvl w:ilvl="0" w:tplc="5500537C">
      <w:start w:val="2"/>
      <w:numFmt w:val="decimal"/>
      <w:lvlText w:val="%1."/>
      <w:lvlJc w:val="left"/>
      <w:pPr>
        <w:ind w:left="720" w:hanging="360"/>
      </w:pPr>
    </w:lvl>
    <w:lvl w:ilvl="1" w:tplc="211EC25E">
      <w:start w:val="1"/>
      <w:numFmt w:val="lowerLetter"/>
      <w:lvlText w:val="%2."/>
      <w:lvlJc w:val="left"/>
      <w:pPr>
        <w:ind w:left="1440" w:hanging="360"/>
      </w:pPr>
    </w:lvl>
    <w:lvl w:ilvl="2" w:tplc="3DFC4F76">
      <w:start w:val="1"/>
      <w:numFmt w:val="lowerRoman"/>
      <w:lvlText w:val="%3."/>
      <w:lvlJc w:val="right"/>
      <w:pPr>
        <w:ind w:left="2160" w:hanging="180"/>
      </w:pPr>
    </w:lvl>
    <w:lvl w:ilvl="3" w:tplc="D18A3B60">
      <w:start w:val="1"/>
      <w:numFmt w:val="decimal"/>
      <w:lvlText w:val="%4."/>
      <w:lvlJc w:val="left"/>
      <w:pPr>
        <w:ind w:left="2880" w:hanging="360"/>
      </w:pPr>
    </w:lvl>
    <w:lvl w:ilvl="4" w:tplc="4A620A92">
      <w:start w:val="1"/>
      <w:numFmt w:val="lowerLetter"/>
      <w:lvlText w:val="%5."/>
      <w:lvlJc w:val="left"/>
      <w:pPr>
        <w:ind w:left="3600" w:hanging="360"/>
      </w:pPr>
    </w:lvl>
    <w:lvl w:ilvl="5" w:tplc="D7B497B2">
      <w:start w:val="1"/>
      <w:numFmt w:val="lowerRoman"/>
      <w:lvlText w:val="%6."/>
      <w:lvlJc w:val="right"/>
      <w:pPr>
        <w:ind w:left="4320" w:hanging="180"/>
      </w:pPr>
    </w:lvl>
    <w:lvl w:ilvl="6" w:tplc="F9C81EB4">
      <w:start w:val="1"/>
      <w:numFmt w:val="decimal"/>
      <w:lvlText w:val="%7."/>
      <w:lvlJc w:val="left"/>
      <w:pPr>
        <w:ind w:left="5040" w:hanging="360"/>
      </w:pPr>
    </w:lvl>
    <w:lvl w:ilvl="7" w:tplc="28C2E8DE">
      <w:start w:val="1"/>
      <w:numFmt w:val="lowerLetter"/>
      <w:lvlText w:val="%8."/>
      <w:lvlJc w:val="left"/>
      <w:pPr>
        <w:ind w:left="5760" w:hanging="360"/>
      </w:pPr>
    </w:lvl>
    <w:lvl w:ilvl="8" w:tplc="49EA1ECA">
      <w:start w:val="1"/>
      <w:numFmt w:val="lowerRoman"/>
      <w:lvlText w:val="%9."/>
      <w:lvlJc w:val="right"/>
      <w:pPr>
        <w:ind w:left="6480" w:hanging="180"/>
      </w:pPr>
    </w:lvl>
  </w:abstractNum>
  <w:abstractNum w:abstractNumId="2" w15:restartNumberingAfterBreak="0">
    <w:nsid w:val="0F5C2BA7"/>
    <w:multiLevelType w:val="hybridMultilevel"/>
    <w:tmpl w:val="FFFFFFFF"/>
    <w:lvl w:ilvl="0" w:tplc="FC7A6C80">
      <w:start w:val="1"/>
      <w:numFmt w:val="bullet"/>
      <w:lvlText w:val=""/>
      <w:lvlJc w:val="left"/>
      <w:pPr>
        <w:ind w:left="720" w:hanging="360"/>
      </w:pPr>
      <w:rPr>
        <w:rFonts w:ascii="Symbol" w:hAnsi="Symbol" w:hint="default"/>
      </w:rPr>
    </w:lvl>
    <w:lvl w:ilvl="1" w:tplc="C382FFCC">
      <w:start w:val="1"/>
      <w:numFmt w:val="bullet"/>
      <w:lvlText w:val="o"/>
      <w:lvlJc w:val="left"/>
      <w:pPr>
        <w:ind w:left="1440" w:hanging="360"/>
      </w:pPr>
      <w:rPr>
        <w:rFonts w:ascii="Courier New" w:hAnsi="Courier New" w:hint="default"/>
      </w:rPr>
    </w:lvl>
    <w:lvl w:ilvl="2" w:tplc="C598F0D6">
      <w:start w:val="1"/>
      <w:numFmt w:val="bullet"/>
      <w:lvlText w:val=""/>
      <w:lvlJc w:val="left"/>
      <w:pPr>
        <w:ind w:left="2160" w:hanging="360"/>
      </w:pPr>
      <w:rPr>
        <w:rFonts w:ascii="Wingdings" w:hAnsi="Wingdings" w:hint="default"/>
      </w:rPr>
    </w:lvl>
    <w:lvl w:ilvl="3" w:tplc="CCC6565A">
      <w:start w:val="1"/>
      <w:numFmt w:val="bullet"/>
      <w:lvlText w:val=""/>
      <w:lvlJc w:val="left"/>
      <w:pPr>
        <w:ind w:left="2880" w:hanging="360"/>
      </w:pPr>
      <w:rPr>
        <w:rFonts w:ascii="Symbol" w:hAnsi="Symbol" w:hint="default"/>
      </w:rPr>
    </w:lvl>
    <w:lvl w:ilvl="4" w:tplc="4D4E3806">
      <w:start w:val="1"/>
      <w:numFmt w:val="bullet"/>
      <w:lvlText w:val="o"/>
      <w:lvlJc w:val="left"/>
      <w:pPr>
        <w:ind w:left="3600" w:hanging="360"/>
      </w:pPr>
      <w:rPr>
        <w:rFonts w:ascii="Courier New" w:hAnsi="Courier New" w:hint="default"/>
      </w:rPr>
    </w:lvl>
    <w:lvl w:ilvl="5" w:tplc="ACA0FB94">
      <w:start w:val="1"/>
      <w:numFmt w:val="bullet"/>
      <w:lvlText w:val=""/>
      <w:lvlJc w:val="left"/>
      <w:pPr>
        <w:ind w:left="4320" w:hanging="360"/>
      </w:pPr>
      <w:rPr>
        <w:rFonts w:ascii="Wingdings" w:hAnsi="Wingdings" w:hint="default"/>
      </w:rPr>
    </w:lvl>
    <w:lvl w:ilvl="6" w:tplc="F878DAE6">
      <w:start w:val="1"/>
      <w:numFmt w:val="bullet"/>
      <w:lvlText w:val=""/>
      <w:lvlJc w:val="left"/>
      <w:pPr>
        <w:ind w:left="5040" w:hanging="360"/>
      </w:pPr>
      <w:rPr>
        <w:rFonts w:ascii="Symbol" w:hAnsi="Symbol" w:hint="default"/>
      </w:rPr>
    </w:lvl>
    <w:lvl w:ilvl="7" w:tplc="24ECDDFE">
      <w:start w:val="1"/>
      <w:numFmt w:val="bullet"/>
      <w:lvlText w:val="o"/>
      <w:lvlJc w:val="left"/>
      <w:pPr>
        <w:ind w:left="5760" w:hanging="360"/>
      </w:pPr>
      <w:rPr>
        <w:rFonts w:ascii="Courier New" w:hAnsi="Courier New" w:hint="default"/>
      </w:rPr>
    </w:lvl>
    <w:lvl w:ilvl="8" w:tplc="ECFC47FA">
      <w:start w:val="1"/>
      <w:numFmt w:val="bullet"/>
      <w:lvlText w:val=""/>
      <w:lvlJc w:val="left"/>
      <w:pPr>
        <w:ind w:left="6480" w:hanging="360"/>
      </w:pPr>
      <w:rPr>
        <w:rFonts w:ascii="Wingdings" w:hAnsi="Wingdings" w:hint="default"/>
      </w:rPr>
    </w:lvl>
  </w:abstractNum>
  <w:abstractNum w:abstractNumId="3" w15:restartNumberingAfterBreak="0">
    <w:nsid w:val="252C6CCA"/>
    <w:multiLevelType w:val="hybridMultilevel"/>
    <w:tmpl w:val="6E38E584"/>
    <w:lvl w:ilvl="0" w:tplc="8670FC1C">
      <w:start w:val="1"/>
      <w:numFmt w:val="bullet"/>
      <w:lvlText w:val=""/>
      <w:lvlJc w:val="left"/>
      <w:pPr>
        <w:ind w:left="720" w:hanging="360"/>
      </w:pPr>
      <w:rPr>
        <w:rFonts w:ascii="Symbol" w:hAnsi="Symbol" w:hint="default"/>
      </w:rPr>
    </w:lvl>
    <w:lvl w:ilvl="1" w:tplc="898C2D88">
      <w:start w:val="1"/>
      <w:numFmt w:val="bullet"/>
      <w:lvlText w:val="·"/>
      <w:lvlJc w:val="left"/>
      <w:pPr>
        <w:ind w:left="1440" w:hanging="360"/>
      </w:pPr>
      <w:rPr>
        <w:rFonts w:ascii="Symbol" w:hAnsi="Symbol" w:hint="default"/>
      </w:rPr>
    </w:lvl>
    <w:lvl w:ilvl="2" w:tplc="353A79AA">
      <w:start w:val="1"/>
      <w:numFmt w:val="bullet"/>
      <w:lvlText w:val=""/>
      <w:lvlJc w:val="left"/>
      <w:pPr>
        <w:ind w:left="2160" w:hanging="360"/>
      </w:pPr>
      <w:rPr>
        <w:rFonts w:ascii="Wingdings" w:hAnsi="Wingdings" w:hint="default"/>
      </w:rPr>
    </w:lvl>
    <w:lvl w:ilvl="3" w:tplc="CF081374">
      <w:start w:val="1"/>
      <w:numFmt w:val="bullet"/>
      <w:lvlText w:val=""/>
      <w:lvlJc w:val="left"/>
      <w:pPr>
        <w:ind w:left="2880" w:hanging="360"/>
      </w:pPr>
      <w:rPr>
        <w:rFonts w:ascii="Symbol" w:hAnsi="Symbol" w:hint="default"/>
      </w:rPr>
    </w:lvl>
    <w:lvl w:ilvl="4" w:tplc="9C40B06C">
      <w:start w:val="1"/>
      <w:numFmt w:val="bullet"/>
      <w:lvlText w:val="o"/>
      <w:lvlJc w:val="left"/>
      <w:pPr>
        <w:ind w:left="3600" w:hanging="360"/>
      </w:pPr>
      <w:rPr>
        <w:rFonts w:ascii="Courier New" w:hAnsi="Courier New" w:hint="default"/>
      </w:rPr>
    </w:lvl>
    <w:lvl w:ilvl="5" w:tplc="98B83EC8">
      <w:start w:val="1"/>
      <w:numFmt w:val="bullet"/>
      <w:lvlText w:val=""/>
      <w:lvlJc w:val="left"/>
      <w:pPr>
        <w:ind w:left="4320" w:hanging="360"/>
      </w:pPr>
      <w:rPr>
        <w:rFonts w:ascii="Wingdings" w:hAnsi="Wingdings" w:hint="default"/>
      </w:rPr>
    </w:lvl>
    <w:lvl w:ilvl="6" w:tplc="D2746408">
      <w:start w:val="1"/>
      <w:numFmt w:val="bullet"/>
      <w:lvlText w:val=""/>
      <w:lvlJc w:val="left"/>
      <w:pPr>
        <w:ind w:left="5040" w:hanging="360"/>
      </w:pPr>
      <w:rPr>
        <w:rFonts w:ascii="Symbol" w:hAnsi="Symbol" w:hint="default"/>
      </w:rPr>
    </w:lvl>
    <w:lvl w:ilvl="7" w:tplc="FB241746">
      <w:start w:val="1"/>
      <w:numFmt w:val="bullet"/>
      <w:lvlText w:val="o"/>
      <w:lvlJc w:val="left"/>
      <w:pPr>
        <w:ind w:left="5760" w:hanging="360"/>
      </w:pPr>
      <w:rPr>
        <w:rFonts w:ascii="Courier New" w:hAnsi="Courier New" w:hint="default"/>
      </w:rPr>
    </w:lvl>
    <w:lvl w:ilvl="8" w:tplc="2E34CC62">
      <w:start w:val="1"/>
      <w:numFmt w:val="bullet"/>
      <w:lvlText w:val=""/>
      <w:lvlJc w:val="left"/>
      <w:pPr>
        <w:ind w:left="6480" w:hanging="360"/>
      </w:pPr>
      <w:rPr>
        <w:rFonts w:ascii="Wingdings" w:hAnsi="Wingdings" w:hint="default"/>
      </w:rPr>
    </w:lvl>
  </w:abstractNum>
  <w:abstractNum w:abstractNumId="4" w15:restartNumberingAfterBreak="0">
    <w:nsid w:val="2BDF9E0B"/>
    <w:multiLevelType w:val="hybridMultilevel"/>
    <w:tmpl w:val="B37C470E"/>
    <w:lvl w:ilvl="0" w:tplc="5608DE72">
      <w:start w:val="1"/>
      <w:numFmt w:val="bullet"/>
      <w:lvlText w:val="·"/>
      <w:lvlJc w:val="left"/>
      <w:pPr>
        <w:ind w:left="720" w:hanging="360"/>
      </w:pPr>
      <w:rPr>
        <w:rFonts w:ascii="Symbol" w:hAnsi="Symbol" w:hint="default"/>
      </w:rPr>
    </w:lvl>
    <w:lvl w:ilvl="1" w:tplc="472CE792">
      <w:start w:val="1"/>
      <w:numFmt w:val="bullet"/>
      <w:lvlText w:val="o"/>
      <w:lvlJc w:val="left"/>
      <w:pPr>
        <w:ind w:left="1440" w:hanging="360"/>
      </w:pPr>
      <w:rPr>
        <w:rFonts w:ascii="Courier New" w:hAnsi="Courier New" w:hint="default"/>
      </w:rPr>
    </w:lvl>
    <w:lvl w:ilvl="2" w:tplc="8180868E">
      <w:start w:val="1"/>
      <w:numFmt w:val="bullet"/>
      <w:lvlText w:val=""/>
      <w:lvlJc w:val="left"/>
      <w:pPr>
        <w:ind w:left="2160" w:hanging="360"/>
      </w:pPr>
      <w:rPr>
        <w:rFonts w:ascii="Wingdings" w:hAnsi="Wingdings" w:hint="default"/>
      </w:rPr>
    </w:lvl>
    <w:lvl w:ilvl="3" w:tplc="794AA088">
      <w:start w:val="1"/>
      <w:numFmt w:val="bullet"/>
      <w:lvlText w:val=""/>
      <w:lvlJc w:val="left"/>
      <w:pPr>
        <w:ind w:left="2880" w:hanging="360"/>
      </w:pPr>
      <w:rPr>
        <w:rFonts w:ascii="Symbol" w:hAnsi="Symbol" w:hint="default"/>
      </w:rPr>
    </w:lvl>
    <w:lvl w:ilvl="4" w:tplc="F4D637A2">
      <w:start w:val="1"/>
      <w:numFmt w:val="bullet"/>
      <w:lvlText w:val="o"/>
      <w:lvlJc w:val="left"/>
      <w:pPr>
        <w:ind w:left="3600" w:hanging="360"/>
      </w:pPr>
      <w:rPr>
        <w:rFonts w:ascii="Courier New" w:hAnsi="Courier New" w:hint="default"/>
      </w:rPr>
    </w:lvl>
    <w:lvl w:ilvl="5" w:tplc="88CEBE68">
      <w:start w:val="1"/>
      <w:numFmt w:val="bullet"/>
      <w:lvlText w:val=""/>
      <w:lvlJc w:val="left"/>
      <w:pPr>
        <w:ind w:left="4320" w:hanging="360"/>
      </w:pPr>
      <w:rPr>
        <w:rFonts w:ascii="Wingdings" w:hAnsi="Wingdings" w:hint="default"/>
      </w:rPr>
    </w:lvl>
    <w:lvl w:ilvl="6" w:tplc="2B8020D6">
      <w:start w:val="1"/>
      <w:numFmt w:val="bullet"/>
      <w:lvlText w:val=""/>
      <w:lvlJc w:val="left"/>
      <w:pPr>
        <w:ind w:left="5040" w:hanging="360"/>
      </w:pPr>
      <w:rPr>
        <w:rFonts w:ascii="Symbol" w:hAnsi="Symbol" w:hint="default"/>
      </w:rPr>
    </w:lvl>
    <w:lvl w:ilvl="7" w:tplc="263414D8">
      <w:start w:val="1"/>
      <w:numFmt w:val="bullet"/>
      <w:lvlText w:val="o"/>
      <w:lvlJc w:val="left"/>
      <w:pPr>
        <w:ind w:left="5760" w:hanging="360"/>
      </w:pPr>
      <w:rPr>
        <w:rFonts w:ascii="Courier New" w:hAnsi="Courier New" w:hint="default"/>
      </w:rPr>
    </w:lvl>
    <w:lvl w:ilvl="8" w:tplc="0A327C6A">
      <w:start w:val="1"/>
      <w:numFmt w:val="bullet"/>
      <w:lvlText w:val=""/>
      <w:lvlJc w:val="left"/>
      <w:pPr>
        <w:ind w:left="6480" w:hanging="360"/>
      </w:pPr>
      <w:rPr>
        <w:rFonts w:ascii="Wingdings" w:hAnsi="Wingdings" w:hint="default"/>
      </w:rPr>
    </w:lvl>
  </w:abstractNum>
  <w:abstractNum w:abstractNumId="5" w15:restartNumberingAfterBreak="0">
    <w:nsid w:val="321BDD9F"/>
    <w:multiLevelType w:val="hybridMultilevel"/>
    <w:tmpl w:val="FFFFFFFF"/>
    <w:lvl w:ilvl="0" w:tplc="532C4792">
      <w:start w:val="1"/>
      <w:numFmt w:val="decimal"/>
      <w:lvlText w:val="%1."/>
      <w:lvlJc w:val="left"/>
      <w:pPr>
        <w:ind w:left="720" w:hanging="360"/>
      </w:pPr>
    </w:lvl>
    <w:lvl w:ilvl="1" w:tplc="328A2114">
      <w:start w:val="1"/>
      <w:numFmt w:val="lowerLetter"/>
      <w:lvlText w:val="%2."/>
      <w:lvlJc w:val="left"/>
      <w:pPr>
        <w:ind w:left="1440" w:hanging="360"/>
      </w:pPr>
    </w:lvl>
    <w:lvl w:ilvl="2" w:tplc="86748906">
      <w:start w:val="1"/>
      <w:numFmt w:val="lowerRoman"/>
      <w:lvlText w:val="%3."/>
      <w:lvlJc w:val="right"/>
      <w:pPr>
        <w:ind w:left="2160" w:hanging="180"/>
      </w:pPr>
    </w:lvl>
    <w:lvl w:ilvl="3" w:tplc="35823826">
      <w:start w:val="1"/>
      <w:numFmt w:val="decimal"/>
      <w:lvlText w:val="%4."/>
      <w:lvlJc w:val="left"/>
      <w:pPr>
        <w:ind w:left="2880" w:hanging="360"/>
      </w:pPr>
    </w:lvl>
    <w:lvl w:ilvl="4" w:tplc="768088C2">
      <w:start w:val="1"/>
      <w:numFmt w:val="lowerLetter"/>
      <w:lvlText w:val="%5."/>
      <w:lvlJc w:val="left"/>
      <w:pPr>
        <w:ind w:left="3600" w:hanging="360"/>
      </w:pPr>
    </w:lvl>
    <w:lvl w:ilvl="5" w:tplc="0922C7D4">
      <w:start w:val="1"/>
      <w:numFmt w:val="lowerRoman"/>
      <w:lvlText w:val="%6."/>
      <w:lvlJc w:val="right"/>
      <w:pPr>
        <w:ind w:left="4320" w:hanging="180"/>
      </w:pPr>
    </w:lvl>
    <w:lvl w:ilvl="6" w:tplc="B1B87F04">
      <w:start w:val="1"/>
      <w:numFmt w:val="decimal"/>
      <w:lvlText w:val="%7."/>
      <w:lvlJc w:val="left"/>
      <w:pPr>
        <w:ind w:left="5040" w:hanging="360"/>
      </w:pPr>
    </w:lvl>
    <w:lvl w:ilvl="7" w:tplc="3E8E4FCC">
      <w:start w:val="1"/>
      <w:numFmt w:val="lowerLetter"/>
      <w:lvlText w:val="%8."/>
      <w:lvlJc w:val="left"/>
      <w:pPr>
        <w:ind w:left="5760" w:hanging="360"/>
      </w:pPr>
    </w:lvl>
    <w:lvl w:ilvl="8" w:tplc="CB3E85E6">
      <w:start w:val="1"/>
      <w:numFmt w:val="lowerRoman"/>
      <w:lvlText w:val="%9."/>
      <w:lvlJc w:val="right"/>
      <w:pPr>
        <w:ind w:left="6480" w:hanging="180"/>
      </w:pPr>
    </w:lvl>
  </w:abstractNum>
  <w:abstractNum w:abstractNumId="6" w15:restartNumberingAfterBreak="0">
    <w:nsid w:val="3ED8CDDD"/>
    <w:multiLevelType w:val="hybridMultilevel"/>
    <w:tmpl w:val="2006F6C8"/>
    <w:lvl w:ilvl="0" w:tplc="FD264A3C">
      <w:start w:val="1"/>
      <w:numFmt w:val="bullet"/>
      <w:lvlText w:val=""/>
      <w:lvlJc w:val="left"/>
      <w:pPr>
        <w:ind w:left="720" w:hanging="360"/>
      </w:pPr>
      <w:rPr>
        <w:rFonts w:ascii="Symbol" w:hAnsi="Symbol" w:hint="default"/>
      </w:rPr>
    </w:lvl>
    <w:lvl w:ilvl="1" w:tplc="6982FE9A">
      <w:start w:val="1"/>
      <w:numFmt w:val="bullet"/>
      <w:lvlText w:val="o"/>
      <w:lvlJc w:val="left"/>
      <w:pPr>
        <w:ind w:left="1440" w:hanging="360"/>
      </w:pPr>
      <w:rPr>
        <w:rFonts w:ascii="Courier New" w:hAnsi="Courier New" w:hint="default"/>
      </w:rPr>
    </w:lvl>
    <w:lvl w:ilvl="2" w:tplc="E4CE74F6">
      <w:start w:val="1"/>
      <w:numFmt w:val="bullet"/>
      <w:lvlText w:val=""/>
      <w:lvlJc w:val="left"/>
      <w:pPr>
        <w:ind w:left="2160" w:hanging="360"/>
      </w:pPr>
      <w:rPr>
        <w:rFonts w:ascii="Wingdings" w:hAnsi="Wingdings" w:hint="default"/>
      </w:rPr>
    </w:lvl>
    <w:lvl w:ilvl="3" w:tplc="7BBEC2DC">
      <w:start w:val="1"/>
      <w:numFmt w:val="bullet"/>
      <w:lvlText w:val=""/>
      <w:lvlJc w:val="left"/>
      <w:pPr>
        <w:ind w:left="2880" w:hanging="360"/>
      </w:pPr>
      <w:rPr>
        <w:rFonts w:ascii="Symbol" w:hAnsi="Symbol" w:hint="default"/>
      </w:rPr>
    </w:lvl>
    <w:lvl w:ilvl="4" w:tplc="2496D418">
      <w:start w:val="1"/>
      <w:numFmt w:val="bullet"/>
      <w:lvlText w:val="o"/>
      <w:lvlJc w:val="left"/>
      <w:pPr>
        <w:ind w:left="3600" w:hanging="360"/>
      </w:pPr>
      <w:rPr>
        <w:rFonts w:ascii="Courier New" w:hAnsi="Courier New" w:hint="default"/>
      </w:rPr>
    </w:lvl>
    <w:lvl w:ilvl="5" w:tplc="457E64FA">
      <w:start w:val="1"/>
      <w:numFmt w:val="bullet"/>
      <w:lvlText w:val=""/>
      <w:lvlJc w:val="left"/>
      <w:pPr>
        <w:ind w:left="4320" w:hanging="360"/>
      </w:pPr>
      <w:rPr>
        <w:rFonts w:ascii="Wingdings" w:hAnsi="Wingdings" w:hint="default"/>
      </w:rPr>
    </w:lvl>
    <w:lvl w:ilvl="6" w:tplc="689A6466">
      <w:start w:val="1"/>
      <w:numFmt w:val="bullet"/>
      <w:lvlText w:val=""/>
      <w:lvlJc w:val="left"/>
      <w:pPr>
        <w:ind w:left="5040" w:hanging="360"/>
      </w:pPr>
      <w:rPr>
        <w:rFonts w:ascii="Symbol" w:hAnsi="Symbol" w:hint="default"/>
      </w:rPr>
    </w:lvl>
    <w:lvl w:ilvl="7" w:tplc="25BC064E">
      <w:start w:val="1"/>
      <w:numFmt w:val="bullet"/>
      <w:lvlText w:val="o"/>
      <w:lvlJc w:val="left"/>
      <w:pPr>
        <w:ind w:left="5760" w:hanging="360"/>
      </w:pPr>
      <w:rPr>
        <w:rFonts w:ascii="Courier New" w:hAnsi="Courier New" w:hint="default"/>
      </w:rPr>
    </w:lvl>
    <w:lvl w:ilvl="8" w:tplc="36BE7D80">
      <w:start w:val="1"/>
      <w:numFmt w:val="bullet"/>
      <w:lvlText w:val=""/>
      <w:lvlJc w:val="left"/>
      <w:pPr>
        <w:ind w:left="6480" w:hanging="360"/>
      </w:pPr>
      <w:rPr>
        <w:rFonts w:ascii="Wingdings" w:hAnsi="Wingdings" w:hint="default"/>
      </w:rPr>
    </w:lvl>
  </w:abstractNum>
  <w:abstractNum w:abstractNumId="7" w15:restartNumberingAfterBreak="0">
    <w:nsid w:val="40E83704"/>
    <w:multiLevelType w:val="hybridMultilevel"/>
    <w:tmpl w:val="BB78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3539F5"/>
    <w:multiLevelType w:val="hybridMultilevel"/>
    <w:tmpl w:val="E16C791E"/>
    <w:lvl w:ilvl="0" w:tplc="FE84BF40">
      <w:start w:val="1"/>
      <w:numFmt w:val="decimal"/>
      <w:lvlText w:val="%1."/>
      <w:lvlJc w:val="left"/>
      <w:pPr>
        <w:ind w:left="720" w:hanging="360"/>
      </w:pPr>
    </w:lvl>
    <w:lvl w:ilvl="1" w:tplc="6BBEAF3C">
      <w:start w:val="1"/>
      <w:numFmt w:val="bullet"/>
      <w:lvlText w:val="·"/>
      <w:lvlJc w:val="left"/>
      <w:pPr>
        <w:ind w:left="1440" w:hanging="360"/>
      </w:pPr>
    </w:lvl>
    <w:lvl w:ilvl="2" w:tplc="2E969778">
      <w:start w:val="1"/>
      <w:numFmt w:val="lowerRoman"/>
      <w:lvlText w:val="%3."/>
      <w:lvlJc w:val="right"/>
      <w:pPr>
        <w:ind w:left="2160" w:hanging="180"/>
      </w:pPr>
    </w:lvl>
    <w:lvl w:ilvl="3" w:tplc="7486D476">
      <w:start w:val="1"/>
      <w:numFmt w:val="decimal"/>
      <w:lvlText w:val="%4."/>
      <w:lvlJc w:val="left"/>
      <w:pPr>
        <w:ind w:left="2880" w:hanging="360"/>
      </w:pPr>
    </w:lvl>
    <w:lvl w:ilvl="4" w:tplc="2A00C0A8">
      <w:start w:val="1"/>
      <w:numFmt w:val="lowerLetter"/>
      <w:lvlText w:val="%5."/>
      <w:lvlJc w:val="left"/>
      <w:pPr>
        <w:ind w:left="3600" w:hanging="360"/>
      </w:pPr>
    </w:lvl>
    <w:lvl w:ilvl="5" w:tplc="99B4115C">
      <w:start w:val="1"/>
      <w:numFmt w:val="lowerRoman"/>
      <w:lvlText w:val="%6."/>
      <w:lvlJc w:val="right"/>
      <w:pPr>
        <w:ind w:left="4320" w:hanging="180"/>
      </w:pPr>
    </w:lvl>
    <w:lvl w:ilvl="6" w:tplc="759C6678">
      <w:start w:val="1"/>
      <w:numFmt w:val="decimal"/>
      <w:lvlText w:val="%7."/>
      <w:lvlJc w:val="left"/>
      <w:pPr>
        <w:ind w:left="5040" w:hanging="360"/>
      </w:pPr>
    </w:lvl>
    <w:lvl w:ilvl="7" w:tplc="5EDEE0DC">
      <w:start w:val="1"/>
      <w:numFmt w:val="lowerLetter"/>
      <w:lvlText w:val="%8."/>
      <w:lvlJc w:val="left"/>
      <w:pPr>
        <w:ind w:left="5760" w:hanging="360"/>
      </w:pPr>
    </w:lvl>
    <w:lvl w:ilvl="8" w:tplc="FD344786">
      <w:start w:val="1"/>
      <w:numFmt w:val="lowerRoman"/>
      <w:lvlText w:val="%9."/>
      <w:lvlJc w:val="right"/>
      <w:pPr>
        <w:ind w:left="6480" w:hanging="180"/>
      </w:pPr>
    </w:lvl>
  </w:abstractNum>
  <w:abstractNum w:abstractNumId="9" w15:restartNumberingAfterBreak="0">
    <w:nsid w:val="56989A9B"/>
    <w:multiLevelType w:val="hybridMultilevel"/>
    <w:tmpl w:val="DFA2FC00"/>
    <w:lvl w:ilvl="0" w:tplc="3280D04A">
      <w:start w:val="3"/>
      <w:numFmt w:val="decimal"/>
      <w:lvlText w:val="%1."/>
      <w:lvlJc w:val="left"/>
      <w:pPr>
        <w:ind w:left="720" w:hanging="360"/>
      </w:pPr>
    </w:lvl>
    <w:lvl w:ilvl="1" w:tplc="3C2CD7AC">
      <w:start w:val="1"/>
      <w:numFmt w:val="lowerLetter"/>
      <w:lvlText w:val="%2."/>
      <w:lvlJc w:val="left"/>
      <w:pPr>
        <w:ind w:left="1440" w:hanging="360"/>
      </w:pPr>
    </w:lvl>
    <w:lvl w:ilvl="2" w:tplc="A3A09C46">
      <w:start w:val="1"/>
      <w:numFmt w:val="lowerRoman"/>
      <w:lvlText w:val="%3."/>
      <w:lvlJc w:val="right"/>
      <w:pPr>
        <w:ind w:left="2160" w:hanging="180"/>
      </w:pPr>
    </w:lvl>
    <w:lvl w:ilvl="3" w:tplc="9F1678DE">
      <w:start w:val="1"/>
      <w:numFmt w:val="decimal"/>
      <w:lvlText w:val="%4."/>
      <w:lvlJc w:val="left"/>
      <w:pPr>
        <w:ind w:left="2880" w:hanging="360"/>
      </w:pPr>
    </w:lvl>
    <w:lvl w:ilvl="4" w:tplc="673AB53E">
      <w:start w:val="1"/>
      <w:numFmt w:val="lowerLetter"/>
      <w:lvlText w:val="%5."/>
      <w:lvlJc w:val="left"/>
      <w:pPr>
        <w:ind w:left="3600" w:hanging="360"/>
      </w:pPr>
    </w:lvl>
    <w:lvl w:ilvl="5" w:tplc="BA34E3D4">
      <w:start w:val="1"/>
      <w:numFmt w:val="lowerRoman"/>
      <w:lvlText w:val="%6."/>
      <w:lvlJc w:val="right"/>
      <w:pPr>
        <w:ind w:left="4320" w:hanging="180"/>
      </w:pPr>
    </w:lvl>
    <w:lvl w:ilvl="6" w:tplc="B7BE974A">
      <w:start w:val="1"/>
      <w:numFmt w:val="decimal"/>
      <w:lvlText w:val="%7."/>
      <w:lvlJc w:val="left"/>
      <w:pPr>
        <w:ind w:left="5040" w:hanging="360"/>
      </w:pPr>
    </w:lvl>
    <w:lvl w:ilvl="7" w:tplc="71C61EA0">
      <w:start w:val="1"/>
      <w:numFmt w:val="lowerLetter"/>
      <w:lvlText w:val="%8."/>
      <w:lvlJc w:val="left"/>
      <w:pPr>
        <w:ind w:left="5760" w:hanging="360"/>
      </w:pPr>
    </w:lvl>
    <w:lvl w:ilvl="8" w:tplc="21144D9E">
      <w:start w:val="1"/>
      <w:numFmt w:val="lowerRoman"/>
      <w:lvlText w:val="%9."/>
      <w:lvlJc w:val="right"/>
      <w:pPr>
        <w:ind w:left="6480" w:hanging="180"/>
      </w:pPr>
    </w:lvl>
  </w:abstractNum>
  <w:abstractNum w:abstractNumId="10" w15:restartNumberingAfterBreak="0">
    <w:nsid w:val="5C4D03C2"/>
    <w:multiLevelType w:val="hybridMultilevel"/>
    <w:tmpl w:val="FFFFFFFF"/>
    <w:lvl w:ilvl="0" w:tplc="42366808">
      <w:start w:val="1"/>
      <w:numFmt w:val="decimal"/>
      <w:lvlText w:val="%1."/>
      <w:lvlJc w:val="left"/>
      <w:pPr>
        <w:ind w:left="720" w:hanging="360"/>
      </w:pPr>
    </w:lvl>
    <w:lvl w:ilvl="1" w:tplc="51FC8F42">
      <w:start w:val="1"/>
      <w:numFmt w:val="lowerLetter"/>
      <w:lvlText w:val="%2."/>
      <w:lvlJc w:val="left"/>
      <w:pPr>
        <w:ind w:left="1440" w:hanging="360"/>
      </w:pPr>
    </w:lvl>
    <w:lvl w:ilvl="2" w:tplc="486241E0">
      <w:start w:val="1"/>
      <w:numFmt w:val="lowerRoman"/>
      <w:lvlText w:val="%3."/>
      <w:lvlJc w:val="right"/>
      <w:pPr>
        <w:ind w:left="2160" w:hanging="180"/>
      </w:pPr>
    </w:lvl>
    <w:lvl w:ilvl="3" w:tplc="9702B662">
      <w:start w:val="1"/>
      <w:numFmt w:val="decimal"/>
      <w:lvlText w:val="%4."/>
      <w:lvlJc w:val="left"/>
      <w:pPr>
        <w:ind w:left="2880" w:hanging="360"/>
      </w:pPr>
    </w:lvl>
    <w:lvl w:ilvl="4" w:tplc="47724140">
      <w:start w:val="1"/>
      <w:numFmt w:val="lowerLetter"/>
      <w:lvlText w:val="%5."/>
      <w:lvlJc w:val="left"/>
      <w:pPr>
        <w:ind w:left="3600" w:hanging="360"/>
      </w:pPr>
    </w:lvl>
    <w:lvl w:ilvl="5" w:tplc="8110DB4C">
      <w:start w:val="1"/>
      <w:numFmt w:val="lowerRoman"/>
      <w:lvlText w:val="%6."/>
      <w:lvlJc w:val="right"/>
      <w:pPr>
        <w:ind w:left="4320" w:hanging="180"/>
      </w:pPr>
    </w:lvl>
    <w:lvl w:ilvl="6" w:tplc="96826D60">
      <w:start w:val="1"/>
      <w:numFmt w:val="decimal"/>
      <w:lvlText w:val="%7."/>
      <w:lvlJc w:val="left"/>
      <w:pPr>
        <w:ind w:left="5040" w:hanging="360"/>
      </w:pPr>
    </w:lvl>
    <w:lvl w:ilvl="7" w:tplc="97F06572">
      <w:start w:val="1"/>
      <w:numFmt w:val="lowerLetter"/>
      <w:lvlText w:val="%8."/>
      <w:lvlJc w:val="left"/>
      <w:pPr>
        <w:ind w:left="5760" w:hanging="360"/>
      </w:pPr>
    </w:lvl>
    <w:lvl w:ilvl="8" w:tplc="43A8F33A">
      <w:start w:val="1"/>
      <w:numFmt w:val="lowerRoman"/>
      <w:lvlText w:val="%9."/>
      <w:lvlJc w:val="right"/>
      <w:pPr>
        <w:ind w:left="6480" w:hanging="180"/>
      </w:pPr>
    </w:lvl>
  </w:abstractNum>
  <w:abstractNum w:abstractNumId="11" w15:restartNumberingAfterBreak="0">
    <w:nsid w:val="653B60F2"/>
    <w:multiLevelType w:val="hybridMultilevel"/>
    <w:tmpl w:val="025A8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83F58F"/>
    <w:multiLevelType w:val="hybridMultilevel"/>
    <w:tmpl w:val="26A8650C"/>
    <w:lvl w:ilvl="0" w:tplc="F9805062">
      <w:start w:val="1"/>
      <w:numFmt w:val="bullet"/>
      <w:lvlText w:val=""/>
      <w:lvlJc w:val="left"/>
      <w:pPr>
        <w:ind w:left="720" w:hanging="360"/>
      </w:pPr>
      <w:rPr>
        <w:rFonts w:ascii="Symbol" w:hAnsi="Symbol" w:hint="default"/>
      </w:rPr>
    </w:lvl>
    <w:lvl w:ilvl="1" w:tplc="309AF3FE">
      <w:start w:val="1"/>
      <w:numFmt w:val="bullet"/>
      <w:lvlText w:val="·"/>
      <w:lvlJc w:val="left"/>
      <w:pPr>
        <w:ind w:left="1440" w:hanging="360"/>
      </w:pPr>
      <w:rPr>
        <w:rFonts w:ascii="Symbol" w:hAnsi="Symbol" w:hint="default"/>
      </w:rPr>
    </w:lvl>
    <w:lvl w:ilvl="2" w:tplc="DC6E247A">
      <w:start w:val="1"/>
      <w:numFmt w:val="bullet"/>
      <w:lvlText w:val=""/>
      <w:lvlJc w:val="left"/>
      <w:pPr>
        <w:ind w:left="2160" w:hanging="360"/>
      </w:pPr>
      <w:rPr>
        <w:rFonts w:ascii="Wingdings" w:hAnsi="Wingdings" w:hint="default"/>
      </w:rPr>
    </w:lvl>
    <w:lvl w:ilvl="3" w:tplc="DE94754E">
      <w:start w:val="1"/>
      <w:numFmt w:val="bullet"/>
      <w:lvlText w:val=""/>
      <w:lvlJc w:val="left"/>
      <w:pPr>
        <w:ind w:left="2880" w:hanging="360"/>
      </w:pPr>
      <w:rPr>
        <w:rFonts w:ascii="Symbol" w:hAnsi="Symbol" w:hint="default"/>
      </w:rPr>
    </w:lvl>
    <w:lvl w:ilvl="4" w:tplc="AFD2B24E">
      <w:start w:val="1"/>
      <w:numFmt w:val="bullet"/>
      <w:lvlText w:val="o"/>
      <w:lvlJc w:val="left"/>
      <w:pPr>
        <w:ind w:left="3600" w:hanging="360"/>
      </w:pPr>
      <w:rPr>
        <w:rFonts w:ascii="Courier New" w:hAnsi="Courier New" w:hint="default"/>
      </w:rPr>
    </w:lvl>
    <w:lvl w:ilvl="5" w:tplc="EE7E18DC">
      <w:start w:val="1"/>
      <w:numFmt w:val="bullet"/>
      <w:lvlText w:val=""/>
      <w:lvlJc w:val="left"/>
      <w:pPr>
        <w:ind w:left="4320" w:hanging="360"/>
      </w:pPr>
      <w:rPr>
        <w:rFonts w:ascii="Wingdings" w:hAnsi="Wingdings" w:hint="default"/>
      </w:rPr>
    </w:lvl>
    <w:lvl w:ilvl="6" w:tplc="0AC0AD92">
      <w:start w:val="1"/>
      <w:numFmt w:val="bullet"/>
      <w:lvlText w:val=""/>
      <w:lvlJc w:val="left"/>
      <w:pPr>
        <w:ind w:left="5040" w:hanging="360"/>
      </w:pPr>
      <w:rPr>
        <w:rFonts w:ascii="Symbol" w:hAnsi="Symbol" w:hint="default"/>
      </w:rPr>
    </w:lvl>
    <w:lvl w:ilvl="7" w:tplc="581A6F58">
      <w:start w:val="1"/>
      <w:numFmt w:val="bullet"/>
      <w:lvlText w:val="o"/>
      <w:lvlJc w:val="left"/>
      <w:pPr>
        <w:ind w:left="5760" w:hanging="360"/>
      </w:pPr>
      <w:rPr>
        <w:rFonts w:ascii="Courier New" w:hAnsi="Courier New" w:hint="default"/>
      </w:rPr>
    </w:lvl>
    <w:lvl w:ilvl="8" w:tplc="DDBE7BE8">
      <w:start w:val="1"/>
      <w:numFmt w:val="bullet"/>
      <w:lvlText w:val=""/>
      <w:lvlJc w:val="left"/>
      <w:pPr>
        <w:ind w:left="6480" w:hanging="360"/>
      </w:pPr>
      <w:rPr>
        <w:rFonts w:ascii="Wingdings" w:hAnsi="Wingdings" w:hint="default"/>
      </w:rPr>
    </w:lvl>
  </w:abstractNum>
  <w:abstractNum w:abstractNumId="13" w15:restartNumberingAfterBreak="0">
    <w:nsid w:val="672D6A60"/>
    <w:multiLevelType w:val="hybridMultilevel"/>
    <w:tmpl w:val="1166E454"/>
    <w:lvl w:ilvl="0" w:tplc="163ECFFA">
      <w:start w:val="1"/>
      <w:numFmt w:val="bullet"/>
      <w:lvlText w:val="·"/>
      <w:lvlJc w:val="left"/>
      <w:pPr>
        <w:ind w:left="720" w:hanging="360"/>
      </w:pPr>
      <w:rPr>
        <w:rFonts w:ascii="Symbol" w:hAnsi="Symbol" w:hint="default"/>
      </w:rPr>
    </w:lvl>
    <w:lvl w:ilvl="1" w:tplc="1F0C8AC6">
      <w:start w:val="1"/>
      <w:numFmt w:val="bullet"/>
      <w:lvlText w:val="o"/>
      <w:lvlJc w:val="left"/>
      <w:pPr>
        <w:ind w:left="1440" w:hanging="360"/>
      </w:pPr>
      <w:rPr>
        <w:rFonts w:ascii="Courier New" w:hAnsi="Courier New" w:hint="default"/>
      </w:rPr>
    </w:lvl>
    <w:lvl w:ilvl="2" w:tplc="5B369F8C">
      <w:start w:val="1"/>
      <w:numFmt w:val="bullet"/>
      <w:lvlText w:val=""/>
      <w:lvlJc w:val="left"/>
      <w:pPr>
        <w:ind w:left="2160" w:hanging="360"/>
      </w:pPr>
      <w:rPr>
        <w:rFonts w:ascii="Wingdings" w:hAnsi="Wingdings" w:hint="default"/>
      </w:rPr>
    </w:lvl>
    <w:lvl w:ilvl="3" w:tplc="6EEA7180">
      <w:start w:val="1"/>
      <w:numFmt w:val="bullet"/>
      <w:lvlText w:val=""/>
      <w:lvlJc w:val="left"/>
      <w:pPr>
        <w:ind w:left="2880" w:hanging="360"/>
      </w:pPr>
      <w:rPr>
        <w:rFonts w:ascii="Symbol" w:hAnsi="Symbol" w:hint="default"/>
      </w:rPr>
    </w:lvl>
    <w:lvl w:ilvl="4" w:tplc="D8C6CE6E">
      <w:start w:val="1"/>
      <w:numFmt w:val="bullet"/>
      <w:lvlText w:val="o"/>
      <w:lvlJc w:val="left"/>
      <w:pPr>
        <w:ind w:left="3600" w:hanging="360"/>
      </w:pPr>
      <w:rPr>
        <w:rFonts w:ascii="Courier New" w:hAnsi="Courier New" w:hint="default"/>
      </w:rPr>
    </w:lvl>
    <w:lvl w:ilvl="5" w:tplc="CB340C98">
      <w:start w:val="1"/>
      <w:numFmt w:val="bullet"/>
      <w:lvlText w:val=""/>
      <w:lvlJc w:val="left"/>
      <w:pPr>
        <w:ind w:left="4320" w:hanging="360"/>
      </w:pPr>
      <w:rPr>
        <w:rFonts w:ascii="Wingdings" w:hAnsi="Wingdings" w:hint="default"/>
      </w:rPr>
    </w:lvl>
    <w:lvl w:ilvl="6" w:tplc="8DF099B2">
      <w:start w:val="1"/>
      <w:numFmt w:val="bullet"/>
      <w:lvlText w:val=""/>
      <w:lvlJc w:val="left"/>
      <w:pPr>
        <w:ind w:left="5040" w:hanging="360"/>
      </w:pPr>
      <w:rPr>
        <w:rFonts w:ascii="Symbol" w:hAnsi="Symbol" w:hint="default"/>
      </w:rPr>
    </w:lvl>
    <w:lvl w:ilvl="7" w:tplc="A7F019E2">
      <w:start w:val="1"/>
      <w:numFmt w:val="bullet"/>
      <w:lvlText w:val="o"/>
      <w:lvlJc w:val="left"/>
      <w:pPr>
        <w:ind w:left="5760" w:hanging="360"/>
      </w:pPr>
      <w:rPr>
        <w:rFonts w:ascii="Courier New" w:hAnsi="Courier New" w:hint="default"/>
      </w:rPr>
    </w:lvl>
    <w:lvl w:ilvl="8" w:tplc="34B8FB58">
      <w:start w:val="1"/>
      <w:numFmt w:val="bullet"/>
      <w:lvlText w:val=""/>
      <w:lvlJc w:val="left"/>
      <w:pPr>
        <w:ind w:left="6480" w:hanging="360"/>
      </w:pPr>
      <w:rPr>
        <w:rFonts w:ascii="Wingdings" w:hAnsi="Wingdings" w:hint="default"/>
      </w:rPr>
    </w:lvl>
  </w:abstractNum>
  <w:abstractNum w:abstractNumId="14" w15:restartNumberingAfterBreak="0">
    <w:nsid w:val="68FE0751"/>
    <w:multiLevelType w:val="hybridMultilevel"/>
    <w:tmpl w:val="E5243148"/>
    <w:lvl w:ilvl="0" w:tplc="F348A688">
      <w:start w:val="1"/>
      <w:numFmt w:val="decimal"/>
      <w:lvlText w:val="%1."/>
      <w:lvlJc w:val="left"/>
      <w:pPr>
        <w:ind w:left="720" w:hanging="360"/>
      </w:pPr>
    </w:lvl>
    <w:lvl w:ilvl="1" w:tplc="22E8A848">
      <w:start w:val="1"/>
      <w:numFmt w:val="lowerLetter"/>
      <w:lvlText w:val="%2."/>
      <w:lvlJc w:val="left"/>
      <w:pPr>
        <w:ind w:left="1440" w:hanging="360"/>
      </w:pPr>
    </w:lvl>
    <w:lvl w:ilvl="2" w:tplc="852A42B0">
      <w:start w:val="1"/>
      <w:numFmt w:val="lowerRoman"/>
      <w:lvlText w:val="%3."/>
      <w:lvlJc w:val="right"/>
      <w:pPr>
        <w:ind w:left="2160" w:hanging="180"/>
      </w:pPr>
    </w:lvl>
    <w:lvl w:ilvl="3" w:tplc="E62CB756">
      <w:start w:val="1"/>
      <w:numFmt w:val="decimal"/>
      <w:lvlText w:val="%4."/>
      <w:lvlJc w:val="left"/>
      <w:pPr>
        <w:ind w:left="2880" w:hanging="360"/>
      </w:pPr>
    </w:lvl>
    <w:lvl w:ilvl="4" w:tplc="047C4616">
      <w:start w:val="1"/>
      <w:numFmt w:val="lowerLetter"/>
      <w:lvlText w:val="%5."/>
      <w:lvlJc w:val="left"/>
      <w:pPr>
        <w:ind w:left="3600" w:hanging="360"/>
      </w:pPr>
    </w:lvl>
    <w:lvl w:ilvl="5" w:tplc="3E58029A">
      <w:start w:val="1"/>
      <w:numFmt w:val="lowerRoman"/>
      <w:lvlText w:val="%6."/>
      <w:lvlJc w:val="right"/>
      <w:pPr>
        <w:ind w:left="4320" w:hanging="180"/>
      </w:pPr>
    </w:lvl>
    <w:lvl w:ilvl="6" w:tplc="474EF10E">
      <w:start w:val="1"/>
      <w:numFmt w:val="decimal"/>
      <w:lvlText w:val="%7."/>
      <w:lvlJc w:val="left"/>
      <w:pPr>
        <w:ind w:left="5040" w:hanging="360"/>
      </w:pPr>
    </w:lvl>
    <w:lvl w:ilvl="7" w:tplc="393E84FE">
      <w:start w:val="1"/>
      <w:numFmt w:val="lowerLetter"/>
      <w:lvlText w:val="%8."/>
      <w:lvlJc w:val="left"/>
      <w:pPr>
        <w:ind w:left="5760" w:hanging="360"/>
      </w:pPr>
    </w:lvl>
    <w:lvl w:ilvl="8" w:tplc="6EEA66E2">
      <w:start w:val="1"/>
      <w:numFmt w:val="lowerRoman"/>
      <w:lvlText w:val="%9."/>
      <w:lvlJc w:val="right"/>
      <w:pPr>
        <w:ind w:left="6480" w:hanging="180"/>
      </w:pPr>
    </w:lvl>
  </w:abstractNum>
  <w:abstractNum w:abstractNumId="15" w15:restartNumberingAfterBreak="0">
    <w:nsid w:val="74F5435B"/>
    <w:multiLevelType w:val="hybridMultilevel"/>
    <w:tmpl w:val="FFFFFFFF"/>
    <w:lvl w:ilvl="0" w:tplc="4106FC34">
      <w:start w:val="1"/>
      <w:numFmt w:val="decimal"/>
      <w:lvlText w:val="%1."/>
      <w:lvlJc w:val="left"/>
      <w:pPr>
        <w:ind w:left="720" w:hanging="360"/>
      </w:pPr>
    </w:lvl>
    <w:lvl w:ilvl="1" w:tplc="F35807F0">
      <w:start w:val="1"/>
      <w:numFmt w:val="lowerLetter"/>
      <w:lvlText w:val="%2."/>
      <w:lvlJc w:val="left"/>
      <w:pPr>
        <w:ind w:left="1440" w:hanging="360"/>
      </w:pPr>
    </w:lvl>
    <w:lvl w:ilvl="2" w:tplc="EC60E5F4">
      <w:start w:val="1"/>
      <w:numFmt w:val="lowerRoman"/>
      <w:lvlText w:val="%3."/>
      <w:lvlJc w:val="right"/>
      <w:pPr>
        <w:ind w:left="2160" w:hanging="180"/>
      </w:pPr>
    </w:lvl>
    <w:lvl w:ilvl="3" w:tplc="4F40CB20">
      <w:start w:val="1"/>
      <w:numFmt w:val="decimal"/>
      <w:lvlText w:val="%4."/>
      <w:lvlJc w:val="left"/>
      <w:pPr>
        <w:ind w:left="2880" w:hanging="360"/>
      </w:pPr>
    </w:lvl>
    <w:lvl w:ilvl="4" w:tplc="3836C63A">
      <w:start w:val="1"/>
      <w:numFmt w:val="lowerLetter"/>
      <w:lvlText w:val="%5."/>
      <w:lvlJc w:val="left"/>
      <w:pPr>
        <w:ind w:left="3600" w:hanging="360"/>
      </w:pPr>
    </w:lvl>
    <w:lvl w:ilvl="5" w:tplc="2C2E402A">
      <w:start w:val="1"/>
      <w:numFmt w:val="lowerRoman"/>
      <w:lvlText w:val="%6."/>
      <w:lvlJc w:val="right"/>
      <w:pPr>
        <w:ind w:left="4320" w:hanging="180"/>
      </w:pPr>
    </w:lvl>
    <w:lvl w:ilvl="6" w:tplc="F30CAD54">
      <w:start w:val="1"/>
      <w:numFmt w:val="decimal"/>
      <w:lvlText w:val="%7."/>
      <w:lvlJc w:val="left"/>
      <w:pPr>
        <w:ind w:left="5040" w:hanging="360"/>
      </w:pPr>
    </w:lvl>
    <w:lvl w:ilvl="7" w:tplc="FEAEFF6C">
      <w:start w:val="1"/>
      <w:numFmt w:val="lowerLetter"/>
      <w:lvlText w:val="%8."/>
      <w:lvlJc w:val="left"/>
      <w:pPr>
        <w:ind w:left="5760" w:hanging="360"/>
      </w:pPr>
    </w:lvl>
    <w:lvl w:ilvl="8" w:tplc="7AF6CF10">
      <w:start w:val="1"/>
      <w:numFmt w:val="lowerRoman"/>
      <w:lvlText w:val="%9."/>
      <w:lvlJc w:val="right"/>
      <w:pPr>
        <w:ind w:left="6480" w:hanging="180"/>
      </w:pPr>
    </w:lvl>
  </w:abstractNum>
  <w:abstractNum w:abstractNumId="16" w15:restartNumberingAfterBreak="0">
    <w:nsid w:val="779C6A71"/>
    <w:multiLevelType w:val="hybridMultilevel"/>
    <w:tmpl w:val="2A6846E4"/>
    <w:lvl w:ilvl="0" w:tplc="2602A29C">
      <w:start w:val="1"/>
      <w:numFmt w:val="bullet"/>
      <w:lvlText w:val=""/>
      <w:lvlJc w:val="left"/>
      <w:pPr>
        <w:ind w:left="720" w:hanging="360"/>
      </w:pPr>
      <w:rPr>
        <w:rFonts w:ascii="Symbol" w:hAnsi="Symbol" w:hint="default"/>
      </w:rPr>
    </w:lvl>
    <w:lvl w:ilvl="1" w:tplc="E056D05A">
      <w:start w:val="1"/>
      <w:numFmt w:val="bullet"/>
      <w:lvlText w:val="·"/>
      <w:lvlJc w:val="left"/>
      <w:pPr>
        <w:ind w:left="1440" w:hanging="360"/>
      </w:pPr>
      <w:rPr>
        <w:rFonts w:ascii="Symbol" w:hAnsi="Symbol" w:hint="default"/>
      </w:rPr>
    </w:lvl>
    <w:lvl w:ilvl="2" w:tplc="8180A4C4">
      <w:start w:val="1"/>
      <w:numFmt w:val="bullet"/>
      <w:lvlText w:val=""/>
      <w:lvlJc w:val="left"/>
      <w:pPr>
        <w:ind w:left="2160" w:hanging="360"/>
      </w:pPr>
      <w:rPr>
        <w:rFonts w:ascii="Wingdings" w:hAnsi="Wingdings" w:hint="default"/>
      </w:rPr>
    </w:lvl>
    <w:lvl w:ilvl="3" w:tplc="9FB80034">
      <w:start w:val="1"/>
      <w:numFmt w:val="bullet"/>
      <w:lvlText w:val=""/>
      <w:lvlJc w:val="left"/>
      <w:pPr>
        <w:ind w:left="2880" w:hanging="360"/>
      </w:pPr>
      <w:rPr>
        <w:rFonts w:ascii="Symbol" w:hAnsi="Symbol" w:hint="default"/>
      </w:rPr>
    </w:lvl>
    <w:lvl w:ilvl="4" w:tplc="412A6BAE">
      <w:start w:val="1"/>
      <w:numFmt w:val="bullet"/>
      <w:lvlText w:val="o"/>
      <w:lvlJc w:val="left"/>
      <w:pPr>
        <w:ind w:left="3600" w:hanging="360"/>
      </w:pPr>
      <w:rPr>
        <w:rFonts w:ascii="Courier New" w:hAnsi="Courier New" w:hint="default"/>
      </w:rPr>
    </w:lvl>
    <w:lvl w:ilvl="5" w:tplc="78B405A0">
      <w:start w:val="1"/>
      <w:numFmt w:val="bullet"/>
      <w:lvlText w:val=""/>
      <w:lvlJc w:val="left"/>
      <w:pPr>
        <w:ind w:left="4320" w:hanging="360"/>
      </w:pPr>
      <w:rPr>
        <w:rFonts w:ascii="Wingdings" w:hAnsi="Wingdings" w:hint="default"/>
      </w:rPr>
    </w:lvl>
    <w:lvl w:ilvl="6" w:tplc="4BE4EA24">
      <w:start w:val="1"/>
      <w:numFmt w:val="bullet"/>
      <w:lvlText w:val=""/>
      <w:lvlJc w:val="left"/>
      <w:pPr>
        <w:ind w:left="5040" w:hanging="360"/>
      </w:pPr>
      <w:rPr>
        <w:rFonts w:ascii="Symbol" w:hAnsi="Symbol" w:hint="default"/>
      </w:rPr>
    </w:lvl>
    <w:lvl w:ilvl="7" w:tplc="18665030">
      <w:start w:val="1"/>
      <w:numFmt w:val="bullet"/>
      <w:lvlText w:val="o"/>
      <w:lvlJc w:val="left"/>
      <w:pPr>
        <w:ind w:left="5760" w:hanging="360"/>
      </w:pPr>
      <w:rPr>
        <w:rFonts w:ascii="Courier New" w:hAnsi="Courier New" w:hint="default"/>
      </w:rPr>
    </w:lvl>
    <w:lvl w:ilvl="8" w:tplc="C64A9B0C">
      <w:start w:val="1"/>
      <w:numFmt w:val="bullet"/>
      <w:lvlText w:val=""/>
      <w:lvlJc w:val="left"/>
      <w:pPr>
        <w:ind w:left="6480" w:hanging="360"/>
      </w:pPr>
      <w:rPr>
        <w:rFonts w:ascii="Wingdings" w:hAnsi="Wingdings" w:hint="default"/>
      </w:rPr>
    </w:lvl>
  </w:abstractNum>
  <w:abstractNum w:abstractNumId="17" w15:restartNumberingAfterBreak="0">
    <w:nsid w:val="7A9B428E"/>
    <w:multiLevelType w:val="hybridMultilevel"/>
    <w:tmpl w:val="988A7D3E"/>
    <w:lvl w:ilvl="0" w:tplc="2B0A9498">
      <w:start w:val="1"/>
      <w:numFmt w:val="bullet"/>
      <w:lvlText w:val=""/>
      <w:lvlJc w:val="left"/>
      <w:pPr>
        <w:ind w:left="720" w:hanging="360"/>
      </w:pPr>
      <w:rPr>
        <w:rFonts w:ascii="Symbol" w:hAnsi="Symbol" w:hint="default"/>
      </w:rPr>
    </w:lvl>
    <w:lvl w:ilvl="1" w:tplc="07B4FD22">
      <w:start w:val="1"/>
      <w:numFmt w:val="bullet"/>
      <w:lvlText w:val="o"/>
      <w:lvlJc w:val="left"/>
      <w:pPr>
        <w:ind w:left="1440" w:hanging="360"/>
      </w:pPr>
      <w:rPr>
        <w:rFonts w:ascii="Courier New" w:hAnsi="Courier New" w:hint="default"/>
      </w:rPr>
    </w:lvl>
    <w:lvl w:ilvl="2" w:tplc="C70CC1E0">
      <w:start w:val="1"/>
      <w:numFmt w:val="bullet"/>
      <w:lvlText w:val=""/>
      <w:lvlJc w:val="left"/>
      <w:pPr>
        <w:ind w:left="2160" w:hanging="360"/>
      </w:pPr>
      <w:rPr>
        <w:rFonts w:ascii="Wingdings" w:hAnsi="Wingdings" w:hint="default"/>
      </w:rPr>
    </w:lvl>
    <w:lvl w:ilvl="3" w:tplc="409055FC">
      <w:start w:val="1"/>
      <w:numFmt w:val="bullet"/>
      <w:lvlText w:val=""/>
      <w:lvlJc w:val="left"/>
      <w:pPr>
        <w:ind w:left="2880" w:hanging="360"/>
      </w:pPr>
      <w:rPr>
        <w:rFonts w:ascii="Symbol" w:hAnsi="Symbol" w:hint="default"/>
      </w:rPr>
    </w:lvl>
    <w:lvl w:ilvl="4" w:tplc="12BAF01C">
      <w:start w:val="1"/>
      <w:numFmt w:val="bullet"/>
      <w:lvlText w:val="o"/>
      <w:lvlJc w:val="left"/>
      <w:pPr>
        <w:ind w:left="3600" w:hanging="360"/>
      </w:pPr>
      <w:rPr>
        <w:rFonts w:ascii="Courier New" w:hAnsi="Courier New" w:hint="default"/>
      </w:rPr>
    </w:lvl>
    <w:lvl w:ilvl="5" w:tplc="0A1E66A8">
      <w:start w:val="1"/>
      <w:numFmt w:val="bullet"/>
      <w:lvlText w:val=""/>
      <w:lvlJc w:val="left"/>
      <w:pPr>
        <w:ind w:left="4320" w:hanging="360"/>
      </w:pPr>
      <w:rPr>
        <w:rFonts w:ascii="Wingdings" w:hAnsi="Wingdings" w:hint="default"/>
      </w:rPr>
    </w:lvl>
    <w:lvl w:ilvl="6" w:tplc="A57C0BFA">
      <w:start w:val="1"/>
      <w:numFmt w:val="bullet"/>
      <w:lvlText w:val=""/>
      <w:lvlJc w:val="left"/>
      <w:pPr>
        <w:ind w:left="5040" w:hanging="360"/>
      </w:pPr>
      <w:rPr>
        <w:rFonts w:ascii="Symbol" w:hAnsi="Symbol" w:hint="default"/>
      </w:rPr>
    </w:lvl>
    <w:lvl w:ilvl="7" w:tplc="AF8E886E">
      <w:start w:val="1"/>
      <w:numFmt w:val="bullet"/>
      <w:lvlText w:val="o"/>
      <w:lvlJc w:val="left"/>
      <w:pPr>
        <w:ind w:left="5760" w:hanging="360"/>
      </w:pPr>
      <w:rPr>
        <w:rFonts w:ascii="Courier New" w:hAnsi="Courier New" w:hint="default"/>
      </w:rPr>
    </w:lvl>
    <w:lvl w:ilvl="8" w:tplc="769A842C">
      <w:start w:val="1"/>
      <w:numFmt w:val="bullet"/>
      <w:lvlText w:val=""/>
      <w:lvlJc w:val="left"/>
      <w:pPr>
        <w:ind w:left="6480" w:hanging="360"/>
      </w:pPr>
      <w:rPr>
        <w:rFonts w:ascii="Wingdings" w:hAnsi="Wingdings" w:hint="default"/>
      </w:rPr>
    </w:lvl>
  </w:abstractNum>
  <w:num w:numId="1" w16cid:durableId="2090688235">
    <w:abstractNumId w:val="9"/>
  </w:num>
  <w:num w:numId="2" w16cid:durableId="520123926">
    <w:abstractNumId w:val="16"/>
  </w:num>
  <w:num w:numId="3" w16cid:durableId="500123285">
    <w:abstractNumId w:val="3"/>
  </w:num>
  <w:num w:numId="4" w16cid:durableId="2059431763">
    <w:abstractNumId w:val="1"/>
  </w:num>
  <w:num w:numId="5" w16cid:durableId="640155990">
    <w:abstractNumId w:val="12"/>
  </w:num>
  <w:num w:numId="6" w16cid:durableId="335235545">
    <w:abstractNumId w:val="8"/>
  </w:num>
  <w:num w:numId="7" w16cid:durableId="1900090767">
    <w:abstractNumId w:val="13"/>
  </w:num>
  <w:num w:numId="8" w16cid:durableId="83186704">
    <w:abstractNumId w:val="4"/>
  </w:num>
  <w:num w:numId="9" w16cid:durableId="896477441">
    <w:abstractNumId w:val="17"/>
  </w:num>
  <w:num w:numId="10" w16cid:durableId="838349416">
    <w:abstractNumId w:val="14"/>
  </w:num>
  <w:num w:numId="11" w16cid:durableId="1597054965">
    <w:abstractNumId w:val="6"/>
  </w:num>
  <w:num w:numId="12" w16cid:durableId="1856651391">
    <w:abstractNumId w:val="2"/>
  </w:num>
  <w:num w:numId="13" w16cid:durableId="269630182">
    <w:abstractNumId w:val="10"/>
  </w:num>
  <w:num w:numId="14" w16cid:durableId="1488016114">
    <w:abstractNumId w:val="15"/>
  </w:num>
  <w:num w:numId="15" w16cid:durableId="1395196997">
    <w:abstractNumId w:val="5"/>
  </w:num>
  <w:num w:numId="16" w16cid:durableId="89010529">
    <w:abstractNumId w:val="0"/>
  </w:num>
  <w:num w:numId="17" w16cid:durableId="487673625">
    <w:abstractNumId w:val="7"/>
  </w:num>
  <w:num w:numId="18" w16cid:durableId="130786067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Xue">
    <w15:presenceInfo w15:providerId="AD" w15:userId="S::xue.yang@okstate.edu::24c53ef7-7417-4b10-8dc4-f1f4a05a2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A29"/>
    <w:rsid w:val="00003C9E"/>
    <w:rsid w:val="0000680D"/>
    <w:rsid w:val="00011FD4"/>
    <w:rsid w:val="00014E3A"/>
    <w:rsid w:val="00016CC5"/>
    <w:rsid w:val="00032DA0"/>
    <w:rsid w:val="00054C6D"/>
    <w:rsid w:val="000556D7"/>
    <w:rsid w:val="0005799D"/>
    <w:rsid w:val="00070A09"/>
    <w:rsid w:val="00081B22"/>
    <w:rsid w:val="000846A0"/>
    <w:rsid w:val="000943BC"/>
    <w:rsid w:val="000A11BE"/>
    <w:rsid w:val="000B2CE2"/>
    <w:rsid w:val="000E116E"/>
    <w:rsid w:val="001209BF"/>
    <w:rsid w:val="001302E0"/>
    <w:rsid w:val="00147E9B"/>
    <w:rsid w:val="00181ECF"/>
    <w:rsid w:val="00196AFE"/>
    <w:rsid w:val="001A6409"/>
    <w:rsid w:val="001B0D0E"/>
    <w:rsid w:val="001B4ABC"/>
    <w:rsid w:val="001D0A78"/>
    <w:rsid w:val="001D2DC9"/>
    <w:rsid w:val="00211F8D"/>
    <w:rsid w:val="00214FFD"/>
    <w:rsid w:val="00224A29"/>
    <w:rsid w:val="00224CE0"/>
    <w:rsid w:val="002335E9"/>
    <w:rsid w:val="00254C2A"/>
    <w:rsid w:val="00263064"/>
    <w:rsid w:val="0028022D"/>
    <w:rsid w:val="00281576"/>
    <w:rsid w:val="00287203"/>
    <w:rsid w:val="002A193D"/>
    <w:rsid w:val="002A7B15"/>
    <w:rsid w:val="002C32A2"/>
    <w:rsid w:val="002D03F6"/>
    <w:rsid w:val="002D2366"/>
    <w:rsid w:val="002F05DB"/>
    <w:rsid w:val="00302E5A"/>
    <w:rsid w:val="0031013B"/>
    <w:rsid w:val="0031186C"/>
    <w:rsid w:val="003175E1"/>
    <w:rsid w:val="00327968"/>
    <w:rsid w:val="0034467A"/>
    <w:rsid w:val="0035139C"/>
    <w:rsid w:val="00362246"/>
    <w:rsid w:val="003639C1"/>
    <w:rsid w:val="00384807"/>
    <w:rsid w:val="00385DCF"/>
    <w:rsid w:val="003D7C47"/>
    <w:rsid w:val="003E496D"/>
    <w:rsid w:val="00407C64"/>
    <w:rsid w:val="00417C67"/>
    <w:rsid w:val="0043065A"/>
    <w:rsid w:val="004309CF"/>
    <w:rsid w:val="00491379"/>
    <w:rsid w:val="004B550C"/>
    <w:rsid w:val="004E19C6"/>
    <w:rsid w:val="004E6C3F"/>
    <w:rsid w:val="00503AF5"/>
    <w:rsid w:val="00504A1B"/>
    <w:rsid w:val="00527576"/>
    <w:rsid w:val="0055040C"/>
    <w:rsid w:val="00564D2D"/>
    <w:rsid w:val="00565AB8"/>
    <w:rsid w:val="0056704E"/>
    <w:rsid w:val="005B1DEA"/>
    <w:rsid w:val="005B656C"/>
    <w:rsid w:val="005C09DA"/>
    <w:rsid w:val="005D0B42"/>
    <w:rsid w:val="005D2658"/>
    <w:rsid w:val="00617EC2"/>
    <w:rsid w:val="00621574"/>
    <w:rsid w:val="00622FA4"/>
    <w:rsid w:val="00644851"/>
    <w:rsid w:val="006528CB"/>
    <w:rsid w:val="00683249"/>
    <w:rsid w:val="006B3E57"/>
    <w:rsid w:val="006C1300"/>
    <w:rsid w:val="006C1FAC"/>
    <w:rsid w:val="006C5E72"/>
    <w:rsid w:val="006DE076"/>
    <w:rsid w:val="006F281B"/>
    <w:rsid w:val="007056FF"/>
    <w:rsid w:val="007211A4"/>
    <w:rsid w:val="0074D0E2"/>
    <w:rsid w:val="00781778"/>
    <w:rsid w:val="007A49C6"/>
    <w:rsid w:val="007B11B0"/>
    <w:rsid w:val="007C08C6"/>
    <w:rsid w:val="007C2E16"/>
    <w:rsid w:val="00835DD7"/>
    <w:rsid w:val="0084610B"/>
    <w:rsid w:val="0086144D"/>
    <w:rsid w:val="008643C4"/>
    <w:rsid w:val="008649B6"/>
    <w:rsid w:val="00866BCD"/>
    <w:rsid w:val="008D52E2"/>
    <w:rsid w:val="008E2ED9"/>
    <w:rsid w:val="008F24F9"/>
    <w:rsid w:val="009153CD"/>
    <w:rsid w:val="0092316E"/>
    <w:rsid w:val="009442A5"/>
    <w:rsid w:val="00964FE8"/>
    <w:rsid w:val="00967E87"/>
    <w:rsid w:val="009842C3"/>
    <w:rsid w:val="00990EDD"/>
    <w:rsid w:val="00994F3E"/>
    <w:rsid w:val="00995D9C"/>
    <w:rsid w:val="009A4CBD"/>
    <w:rsid w:val="009C7DE5"/>
    <w:rsid w:val="009E193F"/>
    <w:rsid w:val="00A12CBD"/>
    <w:rsid w:val="00A1533E"/>
    <w:rsid w:val="00A66C61"/>
    <w:rsid w:val="00A7C6CE"/>
    <w:rsid w:val="00A8474B"/>
    <w:rsid w:val="00A9067C"/>
    <w:rsid w:val="00A948CD"/>
    <w:rsid w:val="00AA28C2"/>
    <w:rsid w:val="00AC7405"/>
    <w:rsid w:val="00AC754E"/>
    <w:rsid w:val="00AD4869"/>
    <w:rsid w:val="00AF306E"/>
    <w:rsid w:val="00B06F48"/>
    <w:rsid w:val="00B11F3C"/>
    <w:rsid w:val="00B12FF7"/>
    <w:rsid w:val="00B1683D"/>
    <w:rsid w:val="00B22077"/>
    <w:rsid w:val="00B27931"/>
    <w:rsid w:val="00B71C9F"/>
    <w:rsid w:val="00B9090B"/>
    <w:rsid w:val="00B90BDD"/>
    <w:rsid w:val="00BA2EBD"/>
    <w:rsid w:val="00BA3709"/>
    <w:rsid w:val="00BA3FA4"/>
    <w:rsid w:val="00BA44BB"/>
    <w:rsid w:val="00BA7FD1"/>
    <w:rsid w:val="00BC7FA8"/>
    <w:rsid w:val="00C116B9"/>
    <w:rsid w:val="00C14655"/>
    <w:rsid w:val="00C27791"/>
    <w:rsid w:val="00C424E0"/>
    <w:rsid w:val="00C475CE"/>
    <w:rsid w:val="00C5491D"/>
    <w:rsid w:val="00C941E6"/>
    <w:rsid w:val="00C95C42"/>
    <w:rsid w:val="00CA3327"/>
    <w:rsid w:val="00CB7D03"/>
    <w:rsid w:val="00CD70C2"/>
    <w:rsid w:val="00D26D50"/>
    <w:rsid w:val="00D34082"/>
    <w:rsid w:val="00D64C62"/>
    <w:rsid w:val="00D74BCE"/>
    <w:rsid w:val="00D82042"/>
    <w:rsid w:val="00D82C3C"/>
    <w:rsid w:val="00D95D6A"/>
    <w:rsid w:val="00DC5ED2"/>
    <w:rsid w:val="00DF4C1A"/>
    <w:rsid w:val="00E0030C"/>
    <w:rsid w:val="00E03A77"/>
    <w:rsid w:val="00E11125"/>
    <w:rsid w:val="00E124F3"/>
    <w:rsid w:val="00E211FA"/>
    <w:rsid w:val="00E25E94"/>
    <w:rsid w:val="00E40B1E"/>
    <w:rsid w:val="00E40DFE"/>
    <w:rsid w:val="00E61715"/>
    <w:rsid w:val="00E97548"/>
    <w:rsid w:val="00EA557F"/>
    <w:rsid w:val="00EB008C"/>
    <w:rsid w:val="00EB17B0"/>
    <w:rsid w:val="00EC5CA9"/>
    <w:rsid w:val="00EE6F92"/>
    <w:rsid w:val="00F25365"/>
    <w:rsid w:val="00F300C0"/>
    <w:rsid w:val="00F460AA"/>
    <w:rsid w:val="00F5692F"/>
    <w:rsid w:val="00F63BE9"/>
    <w:rsid w:val="00F83DD2"/>
    <w:rsid w:val="00F863FC"/>
    <w:rsid w:val="00FA2EA0"/>
    <w:rsid w:val="00FB35A3"/>
    <w:rsid w:val="00FC71A9"/>
    <w:rsid w:val="00FD6A16"/>
    <w:rsid w:val="00FE26D1"/>
    <w:rsid w:val="014242DB"/>
    <w:rsid w:val="017BE568"/>
    <w:rsid w:val="01CCE197"/>
    <w:rsid w:val="02CDDAE6"/>
    <w:rsid w:val="02DACD90"/>
    <w:rsid w:val="02EBC143"/>
    <w:rsid w:val="03320C1B"/>
    <w:rsid w:val="0338CAFF"/>
    <w:rsid w:val="03EB111D"/>
    <w:rsid w:val="04191937"/>
    <w:rsid w:val="04DC1763"/>
    <w:rsid w:val="0598C81E"/>
    <w:rsid w:val="06111AAC"/>
    <w:rsid w:val="061ABAFA"/>
    <w:rsid w:val="06506B1A"/>
    <w:rsid w:val="071749F1"/>
    <w:rsid w:val="074E5C5A"/>
    <w:rsid w:val="077F7CA1"/>
    <w:rsid w:val="0798F37A"/>
    <w:rsid w:val="07A96B65"/>
    <w:rsid w:val="091B4D02"/>
    <w:rsid w:val="0A04FE37"/>
    <w:rsid w:val="0AAE2163"/>
    <w:rsid w:val="0AEE2C1D"/>
    <w:rsid w:val="0B1CD08F"/>
    <w:rsid w:val="0B2325DD"/>
    <w:rsid w:val="0C4E8E44"/>
    <w:rsid w:val="0D0E8FCC"/>
    <w:rsid w:val="0D3C9EF9"/>
    <w:rsid w:val="0D3F6097"/>
    <w:rsid w:val="0E63A6F3"/>
    <w:rsid w:val="0F11432A"/>
    <w:rsid w:val="1163DF05"/>
    <w:rsid w:val="1330BB05"/>
    <w:rsid w:val="13FC5E90"/>
    <w:rsid w:val="142BC0FD"/>
    <w:rsid w:val="15BBEE4D"/>
    <w:rsid w:val="1632D425"/>
    <w:rsid w:val="1696D87C"/>
    <w:rsid w:val="16D5CC61"/>
    <w:rsid w:val="179D5DC0"/>
    <w:rsid w:val="1822559D"/>
    <w:rsid w:val="19334602"/>
    <w:rsid w:val="1966CCBE"/>
    <w:rsid w:val="1995BB56"/>
    <w:rsid w:val="19DC2200"/>
    <w:rsid w:val="1BBF7089"/>
    <w:rsid w:val="1C37FC77"/>
    <w:rsid w:val="1C638070"/>
    <w:rsid w:val="1C64823D"/>
    <w:rsid w:val="1D23ACC6"/>
    <w:rsid w:val="1E5F80AE"/>
    <w:rsid w:val="1F649FEE"/>
    <w:rsid w:val="1FEBC900"/>
    <w:rsid w:val="202EEEE3"/>
    <w:rsid w:val="2063E48F"/>
    <w:rsid w:val="2137F360"/>
    <w:rsid w:val="21463D55"/>
    <w:rsid w:val="227F0A54"/>
    <w:rsid w:val="22C68F91"/>
    <w:rsid w:val="22D3C3C1"/>
    <w:rsid w:val="231DF047"/>
    <w:rsid w:val="2342DAE4"/>
    <w:rsid w:val="23514273"/>
    <w:rsid w:val="2360B99C"/>
    <w:rsid w:val="2410C3F8"/>
    <w:rsid w:val="245A28F5"/>
    <w:rsid w:val="2471861C"/>
    <w:rsid w:val="248A400A"/>
    <w:rsid w:val="249AA173"/>
    <w:rsid w:val="25C21F83"/>
    <w:rsid w:val="2634499A"/>
    <w:rsid w:val="266A9293"/>
    <w:rsid w:val="279D35BA"/>
    <w:rsid w:val="2822524C"/>
    <w:rsid w:val="2A1839F2"/>
    <w:rsid w:val="2B44B431"/>
    <w:rsid w:val="2B5D78C4"/>
    <w:rsid w:val="2C78AE37"/>
    <w:rsid w:val="2C9ADFFE"/>
    <w:rsid w:val="2EF287EF"/>
    <w:rsid w:val="31F1F27D"/>
    <w:rsid w:val="32B368EC"/>
    <w:rsid w:val="3352507C"/>
    <w:rsid w:val="33E9CFB4"/>
    <w:rsid w:val="3423B031"/>
    <w:rsid w:val="356BE187"/>
    <w:rsid w:val="35A8BE25"/>
    <w:rsid w:val="36768B23"/>
    <w:rsid w:val="368ECA06"/>
    <w:rsid w:val="37297303"/>
    <w:rsid w:val="37F2D62D"/>
    <w:rsid w:val="3877D228"/>
    <w:rsid w:val="38F66EE4"/>
    <w:rsid w:val="39169662"/>
    <w:rsid w:val="3995AA59"/>
    <w:rsid w:val="39E29A2A"/>
    <w:rsid w:val="3AACFF56"/>
    <w:rsid w:val="3AAD18BC"/>
    <w:rsid w:val="3AE75A8B"/>
    <w:rsid w:val="3BAF61D7"/>
    <w:rsid w:val="3BF4E266"/>
    <w:rsid w:val="3C48CFB7"/>
    <w:rsid w:val="3C607C82"/>
    <w:rsid w:val="3C8627F8"/>
    <w:rsid w:val="3D092FA6"/>
    <w:rsid w:val="3D426507"/>
    <w:rsid w:val="3E032FE2"/>
    <w:rsid w:val="3E21F859"/>
    <w:rsid w:val="3E9A83C6"/>
    <w:rsid w:val="3EE172F3"/>
    <w:rsid w:val="3F52884E"/>
    <w:rsid w:val="4076621E"/>
    <w:rsid w:val="4083AE56"/>
    <w:rsid w:val="40B11D7D"/>
    <w:rsid w:val="4103187D"/>
    <w:rsid w:val="414BDC8F"/>
    <w:rsid w:val="41704E0C"/>
    <w:rsid w:val="417F4CC1"/>
    <w:rsid w:val="419D2CA3"/>
    <w:rsid w:val="41DDB030"/>
    <w:rsid w:val="41F9067F"/>
    <w:rsid w:val="42308954"/>
    <w:rsid w:val="423361B4"/>
    <w:rsid w:val="4272DCE3"/>
    <w:rsid w:val="4276B790"/>
    <w:rsid w:val="42DA9E7C"/>
    <w:rsid w:val="442BA164"/>
    <w:rsid w:val="46149CBE"/>
    <w:rsid w:val="464D16B0"/>
    <w:rsid w:val="47548D38"/>
    <w:rsid w:val="47681035"/>
    <w:rsid w:val="48216FB1"/>
    <w:rsid w:val="4B82E952"/>
    <w:rsid w:val="4BEDA556"/>
    <w:rsid w:val="4BF22F8F"/>
    <w:rsid w:val="4CC3EEEB"/>
    <w:rsid w:val="4D0DCEB1"/>
    <w:rsid w:val="4D864397"/>
    <w:rsid w:val="4D8975B7"/>
    <w:rsid w:val="4DF0B1C8"/>
    <w:rsid w:val="4E20D773"/>
    <w:rsid w:val="4E6E1919"/>
    <w:rsid w:val="4F0E4443"/>
    <w:rsid w:val="4F52AFF8"/>
    <w:rsid w:val="4F98F8D7"/>
    <w:rsid w:val="4FF71C8D"/>
    <w:rsid w:val="50342AF0"/>
    <w:rsid w:val="518F8D51"/>
    <w:rsid w:val="51A04060"/>
    <w:rsid w:val="51F2F199"/>
    <w:rsid w:val="522DF97E"/>
    <w:rsid w:val="52366A05"/>
    <w:rsid w:val="52AAD690"/>
    <w:rsid w:val="53037472"/>
    <w:rsid w:val="531DB35D"/>
    <w:rsid w:val="538EC1FA"/>
    <w:rsid w:val="53AE3708"/>
    <w:rsid w:val="54775A59"/>
    <w:rsid w:val="552A925B"/>
    <w:rsid w:val="56DB326E"/>
    <w:rsid w:val="56E5D7CA"/>
    <w:rsid w:val="56F4890F"/>
    <w:rsid w:val="57AEFB1B"/>
    <w:rsid w:val="57D65A29"/>
    <w:rsid w:val="57E2C846"/>
    <w:rsid w:val="580931B0"/>
    <w:rsid w:val="588BEE79"/>
    <w:rsid w:val="59997F51"/>
    <w:rsid w:val="5A556960"/>
    <w:rsid w:val="5A7BDB1D"/>
    <w:rsid w:val="5B01922D"/>
    <w:rsid w:val="5BBE0FC2"/>
    <w:rsid w:val="5BD0CBB8"/>
    <w:rsid w:val="5BF139C1"/>
    <w:rsid w:val="5C4884EB"/>
    <w:rsid w:val="5CA77364"/>
    <w:rsid w:val="5CAC55F4"/>
    <w:rsid w:val="5CBA04EC"/>
    <w:rsid w:val="5D8D0A22"/>
    <w:rsid w:val="5ECD83C2"/>
    <w:rsid w:val="5EEA3E67"/>
    <w:rsid w:val="5F882010"/>
    <w:rsid w:val="60985011"/>
    <w:rsid w:val="60EB1CA1"/>
    <w:rsid w:val="611DD4E6"/>
    <w:rsid w:val="6146B866"/>
    <w:rsid w:val="6154E47D"/>
    <w:rsid w:val="6243B489"/>
    <w:rsid w:val="62CF0087"/>
    <w:rsid w:val="62E2E936"/>
    <w:rsid w:val="636003C1"/>
    <w:rsid w:val="63D4A345"/>
    <w:rsid w:val="640DC6CA"/>
    <w:rsid w:val="6412FA1C"/>
    <w:rsid w:val="64C59526"/>
    <w:rsid w:val="64EAC376"/>
    <w:rsid w:val="688FBEA7"/>
    <w:rsid w:val="68D7AA4F"/>
    <w:rsid w:val="69A3901A"/>
    <w:rsid w:val="6A3B89DC"/>
    <w:rsid w:val="6A707DA4"/>
    <w:rsid w:val="6AF2B881"/>
    <w:rsid w:val="6B0F721F"/>
    <w:rsid w:val="6B32F54A"/>
    <w:rsid w:val="6B341054"/>
    <w:rsid w:val="6B3F8EC2"/>
    <w:rsid w:val="6BB7E52F"/>
    <w:rsid w:val="6BE2A68F"/>
    <w:rsid w:val="6CAFD473"/>
    <w:rsid w:val="6D1F94D1"/>
    <w:rsid w:val="6D3996B4"/>
    <w:rsid w:val="6D9EE806"/>
    <w:rsid w:val="6DAB1B72"/>
    <w:rsid w:val="6DD18D2F"/>
    <w:rsid w:val="6DD8A3CA"/>
    <w:rsid w:val="6ED65D94"/>
    <w:rsid w:val="6F0EFAFF"/>
    <w:rsid w:val="703CA130"/>
    <w:rsid w:val="708C3B96"/>
    <w:rsid w:val="71383595"/>
    <w:rsid w:val="717BC35D"/>
    <w:rsid w:val="71ADCD10"/>
    <w:rsid w:val="727A68EC"/>
    <w:rsid w:val="72A4FE52"/>
    <w:rsid w:val="72C508E7"/>
    <w:rsid w:val="73E26C22"/>
    <w:rsid w:val="7460D948"/>
    <w:rsid w:val="74B52873"/>
    <w:rsid w:val="75678EAC"/>
    <w:rsid w:val="75DC936D"/>
    <w:rsid w:val="76414C0E"/>
    <w:rsid w:val="76E3EECF"/>
    <w:rsid w:val="770F93DE"/>
    <w:rsid w:val="78566F41"/>
    <w:rsid w:val="78AB8A9B"/>
    <w:rsid w:val="78DA1A99"/>
    <w:rsid w:val="78DAA540"/>
    <w:rsid w:val="7B9629ED"/>
    <w:rsid w:val="7B9FAEE2"/>
    <w:rsid w:val="7BE09436"/>
    <w:rsid w:val="7C42F319"/>
    <w:rsid w:val="7CE16EB3"/>
    <w:rsid w:val="7D004896"/>
    <w:rsid w:val="7D86FF56"/>
    <w:rsid w:val="7DA5F707"/>
    <w:rsid w:val="7FF4F2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163569"/>
  <w15:chartTrackingRefBased/>
  <w15:docId w15:val="{B4CA760D-F169-41B2-AC57-A7C7BCE7B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E72"/>
    <w:pPr>
      <w:spacing w:after="0" w:line="360" w:lineRule="auto"/>
    </w:pPr>
    <w:rPr>
      <w:rFonts w:ascii="Times New Roman" w:hAnsi="Times New Roman"/>
    </w:rPr>
  </w:style>
  <w:style w:type="paragraph" w:styleId="Heading1">
    <w:name w:val="heading 1"/>
    <w:basedOn w:val="Normal"/>
    <w:next w:val="Normal"/>
    <w:link w:val="Heading1Char"/>
    <w:uiPriority w:val="9"/>
    <w:qFormat/>
    <w:rsid w:val="006C1300"/>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C1300"/>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35DD7"/>
    <w:pPr>
      <w:keepNext/>
      <w:keepLines/>
      <w:spacing w:before="40"/>
      <w:outlineLvl w:val="2"/>
    </w:pPr>
    <w:rPr>
      <w:rFonts w:eastAsiaTheme="majorEastAsia"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1300"/>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6C1300"/>
    <w:rPr>
      <w:rFonts w:eastAsiaTheme="majorEastAsia" w:cstheme="majorBidi"/>
      <w:b/>
      <w:color w:val="000000" w:themeColor="text1"/>
      <w:sz w:val="28"/>
      <w:szCs w:val="32"/>
    </w:rPr>
  </w:style>
  <w:style w:type="paragraph" w:customStyle="1" w:styleId="TX">
    <w:name w:val="*TX"/>
    <w:basedOn w:val="Normal"/>
    <w:qFormat/>
    <w:rsid w:val="002F05DB"/>
    <w:pPr>
      <w:spacing w:line="260" w:lineRule="exact"/>
      <w:jc w:val="both"/>
    </w:pPr>
    <w:rPr>
      <w:rFonts w:eastAsia="Times New Roman" w:cs="Times New Roman"/>
      <w:kern w:val="0"/>
      <w:szCs w:val="21"/>
      <w:lang w:eastAsia="en-US"/>
      <w14:ligatures w14:val="none"/>
    </w:rPr>
  </w:style>
  <w:style w:type="paragraph" w:customStyle="1" w:styleId="FIG">
    <w:name w:val="*FIG"/>
    <w:basedOn w:val="TX"/>
    <w:qFormat/>
    <w:rsid w:val="002F05DB"/>
    <w:pPr>
      <w:spacing w:after="480" w:line="240" w:lineRule="exact"/>
      <w:jc w:val="center"/>
    </w:pPr>
    <w:rPr>
      <w:rFonts w:ascii="Arial" w:hAnsi="Arial" w:cs="Arial"/>
      <w:b/>
      <w:sz w:val="20"/>
      <w:szCs w:val="20"/>
    </w:rPr>
  </w:style>
  <w:style w:type="paragraph" w:customStyle="1" w:styleId="equation">
    <w:name w:val="equation"/>
    <w:aliases w:val="e"/>
    <w:basedOn w:val="BodyText"/>
    <w:next w:val="Normal"/>
    <w:qFormat/>
    <w:rsid w:val="00016CC5"/>
    <w:pPr>
      <w:tabs>
        <w:tab w:val="center" w:pos="4680"/>
        <w:tab w:val="right" w:pos="9360"/>
      </w:tabs>
      <w:spacing w:before="120" w:line="240" w:lineRule="auto"/>
    </w:pPr>
    <w:rPr>
      <w:rFonts w:eastAsia="Times New Roman" w:cs="Times New Roman"/>
      <w:kern w:val="0"/>
      <w:sz w:val="24"/>
      <w:szCs w:val="24"/>
      <w:lang w:eastAsia="en-US"/>
      <w14:ligatures w14:val="none"/>
    </w:rPr>
  </w:style>
  <w:style w:type="paragraph" w:customStyle="1" w:styleId="Equation0">
    <w:name w:val="Equation"/>
    <w:basedOn w:val="Normal"/>
    <w:link w:val="EquationChar"/>
    <w:qFormat/>
    <w:rsid w:val="00016CC5"/>
    <w:pPr>
      <w:widowControl w:val="0"/>
      <w:tabs>
        <w:tab w:val="left" w:pos="144"/>
        <w:tab w:val="center" w:pos="4320"/>
      </w:tabs>
      <w:autoSpaceDE w:val="0"/>
      <w:autoSpaceDN w:val="0"/>
      <w:spacing w:line="480" w:lineRule="auto"/>
      <w:jc w:val="both"/>
    </w:pPr>
    <w:rPr>
      <w:sz w:val="24"/>
      <w14:ligatures w14:val="none"/>
    </w:rPr>
  </w:style>
  <w:style w:type="character" w:customStyle="1" w:styleId="EquationChar">
    <w:name w:val="Equation Char"/>
    <w:basedOn w:val="DefaultParagraphFont"/>
    <w:link w:val="Equation0"/>
    <w:rsid w:val="00016CC5"/>
    <w:rPr>
      <w:sz w:val="24"/>
      <w14:ligatures w14:val="none"/>
    </w:rPr>
  </w:style>
  <w:style w:type="paragraph" w:styleId="BodyText">
    <w:name w:val="Body Text"/>
    <w:basedOn w:val="Normal"/>
    <w:link w:val="BodyTextChar"/>
    <w:uiPriority w:val="99"/>
    <w:semiHidden/>
    <w:unhideWhenUsed/>
    <w:rsid w:val="00016CC5"/>
    <w:pPr>
      <w:spacing w:after="120"/>
    </w:pPr>
  </w:style>
  <w:style w:type="character" w:customStyle="1" w:styleId="BodyTextChar">
    <w:name w:val="Body Text Char"/>
    <w:basedOn w:val="DefaultParagraphFont"/>
    <w:link w:val="BodyText"/>
    <w:uiPriority w:val="99"/>
    <w:semiHidden/>
    <w:rsid w:val="00016CC5"/>
  </w:style>
  <w:style w:type="character" w:customStyle="1" w:styleId="Heading3Char">
    <w:name w:val="Heading 3 Char"/>
    <w:basedOn w:val="DefaultParagraphFont"/>
    <w:link w:val="Heading3"/>
    <w:uiPriority w:val="9"/>
    <w:rsid w:val="00835DD7"/>
    <w:rPr>
      <w:rFonts w:eastAsiaTheme="majorEastAsia" w:cstheme="majorBidi"/>
      <w:i/>
      <w:color w:val="000000" w:themeColor="text1"/>
      <w:sz w:val="24"/>
      <w:szCs w:val="24"/>
    </w:rPr>
  </w:style>
  <w:style w:type="table" w:styleId="TableGrid">
    <w:name w:val="Table Grid"/>
    <w:basedOn w:val="TableNormal"/>
    <w:uiPriority w:val="39"/>
    <w:rsid w:val="00835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35DD7"/>
    <w:pPr>
      <w:spacing w:after="200" w:line="240" w:lineRule="auto"/>
    </w:pPr>
    <w:rPr>
      <w:b/>
      <w:iCs/>
      <w:color w:val="000000" w:themeColor="text1"/>
      <w:sz w:val="20"/>
      <w:szCs w:val="18"/>
    </w:rPr>
  </w:style>
  <w:style w:type="character" w:styleId="Hyperlink">
    <w:name w:val="Hyperlink"/>
    <w:basedOn w:val="DefaultParagraphFont"/>
    <w:uiPriority w:val="99"/>
    <w:unhideWhenUsed/>
    <w:rsid w:val="00B06F48"/>
    <w:rPr>
      <w:color w:val="0563C1" w:themeColor="hyperlink"/>
      <w:u w:val="single"/>
    </w:rPr>
  </w:style>
  <w:style w:type="paragraph" w:styleId="TOC1">
    <w:name w:val="toc 1"/>
    <w:basedOn w:val="Normal"/>
    <w:next w:val="Normal"/>
    <w:autoRedefine/>
    <w:uiPriority w:val="39"/>
    <w:unhideWhenUsed/>
    <w:rsid w:val="00B06F48"/>
    <w:pPr>
      <w:spacing w:after="100"/>
    </w:pPr>
  </w:style>
  <w:style w:type="paragraph" w:styleId="TOC2">
    <w:name w:val="toc 2"/>
    <w:basedOn w:val="Normal"/>
    <w:next w:val="Normal"/>
    <w:autoRedefine/>
    <w:uiPriority w:val="39"/>
    <w:unhideWhenUsed/>
    <w:rsid w:val="00B06F48"/>
    <w:pPr>
      <w:spacing w:after="100"/>
      <w:ind w:left="220"/>
    </w:pPr>
  </w:style>
  <w:style w:type="paragraph" w:styleId="TOC3">
    <w:name w:val="toc 3"/>
    <w:basedOn w:val="Normal"/>
    <w:next w:val="Normal"/>
    <w:autoRedefine/>
    <w:uiPriority w:val="39"/>
    <w:unhideWhenUsed/>
    <w:rsid w:val="00B06F48"/>
    <w:pPr>
      <w:spacing w:after="100"/>
      <w:ind w:left="440"/>
    </w:pPr>
  </w:style>
  <w:style w:type="paragraph" w:styleId="ListParagraph">
    <w:name w:val="List Paragraph"/>
    <w:basedOn w:val="Normal"/>
    <w:uiPriority w:val="34"/>
    <w:qFormat/>
    <w:rsid w:val="000943BC"/>
    <w:pPr>
      <w:ind w:left="720"/>
      <w:contextualSpacing/>
    </w:pPr>
  </w:style>
  <w:style w:type="paragraph" w:styleId="HTMLPreformatted">
    <w:name w:val="HTML Preformatted"/>
    <w:basedOn w:val="Normal"/>
    <w:link w:val="HTMLPreformattedChar"/>
    <w:uiPriority w:val="99"/>
    <w:unhideWhenUsed/>
    <w:rsid w:val="00781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81778"/>
    <w:rPr>
      <w:rFonts w:ascii="Courier New" w:eastAsia="Times New Roman" w:hAnsi="Courier New" w:cs="Courier New"/>
      <w:kern w:val="0"/>
      <w:sz w:val="20"/>
      <w:szCs w:val="20"/>
      <w14:ligatures w14:val="none"/>
    </w:rPr>
  </w:style>
  <w:style w:type="paragraph" w:styleId="Revision">
    <w:name w:val="Revision"/>
    <w:hidden/>
    <w:uiPriority w:val="99"/>
    <w:semiHidden/>
    <w:rsid w:val="00EA557F"/>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891">
      <w:bodyDiv w:val="1"/>
      <w:marLeft w:val="0"/>
      <w:marRight w:val="0"/>
      <w:marTop w:val="0"/>
      <w:marBottom w:val="0"/>
      <w:divBdr>
        <w:top w:val="none" w:sz="0" w:space="0" w:color="auto"/>
        <w:left w:val="none" w:sz="0" w:space="0" w:color="auto"/>
        <w:bottom w:val="none" w:sz="0" w:space="0" w:color="auto"/>
        <w:right w:val="none" w:sz="0" w:space="0" w:color="auto"/>
      </w:divBdr>
    </w:div>
    <w:div w:id="84494713">
      <w:bodyDiv w:val="1"/>
      <w:marLeft w:val="0"/>
      <w:marRight w:val="0"/>
      <w:marTop w:val="0"/>
      <w:marBottom w:val="0"/>
      <w:divBdr>
        <w:top w:val="none" w:sz="0" w:space="0" w:color="auto"/>
        <w:left w:val="none" w:sz="0" w:space="0" w:color="auto"/>
        <w:bottom w:val="none" w:sz="0" w:space="0" w:color="auto"/>
        <w:right w:val="none" w:sz="0" w:space="0" w:color="auto"/>
      </w:divBdr>
    </w:div>
    <w:div w:id="154342596">
      <w:bodyDiv w:val="1"/>
      <w:marLeft w:val="0"/>
      <w:marRight w:val="0"/>
      <w:marTop w:val="0"/>
      <w:marBottom w:val="0"/>
      <w:divBdr>
        <w:top w:val="none" w:sz="0" w:space="0" w:color="auto"/>
        <w:left w:val="none" w:sz="0" w:space="0" w:color="auto"/>
        <w:bottom w:val="none" w:sz="0" w:space="0" w:color="auto"/>
        <w:right w:val="none" w:sz="0" w:space="0" w:color="auto"/>
      </w:divBdr>
    </w:div>
    <w:div w:id="185945681">
      <w:bodyDiv w:val="1"/>
      <w:marLeft w:val="0"/>
      <w:marRight w:val="0"/>
      <w:marTop w:val="0"/>
      <w:marBottom w:val="0"/>
      <w:divBdr>
        <w:top w:val="none" w:sz="0" w:space="0" w:color="auto"/>
        <w:left w:val="none" w:sz="0" w:space="0" w:color="auto"/>
        <w:bottom w:val="none" w:sz="0" w:space="0" w:color="auto"/>
        <w:right w:val="none" w:sz="0" w:space="0" w:color="auto"/>
      </w:divBdr>
    </w:div>
    <w:div w:id="348457075">
      <w:bodyDiv w:val="1"/>
      <w:marLeft w:val="0"/>
      <w:marRight w:val="0"/>
      <w:marTop w:val="0"/>
      <w:marBottom w:val="0"/>
      <w:divBdr>
        <w:top w:val="none" w:sz="0" w:space="0" w:color="auto"/>
        <w:left w:val="none" w:sz="0" w:space="0" w:color="auto"/>
        <w:bottom w:val="none" w:sz="0" w:space="0" w:color="auto"/>
        <w:right w:val="none" w:sz="0" w:space="0" w:color="auto"/>
      </w:divBdr>
    </w:div>
    <w:div w:id="358044135">
      <w:bodyDiv w:val="1"/>
      <w:marLeft w:val="0"/>
      <w:marRight w:val="0"/>
      <w:marTop w:val="0"/>
      <w:marBottom w:val="0"/>
      <w:divBdr>
        <w:top w:val="none" w:sz="0" w:space="0" w:color="auto"/>
        <w:left w:val="none" w:sz="0" w:space="0" w:color="auto"/>
        <w:bottom w:val="none" w:sz="0" w:space="0" w:color="auto"/>
        <w:right w:val="none" w:sz="0" w:space="0" w:color="auto"/>
      </w:divBdr>
    </w:div>
    <w:div w:id="392432921">
      <w:bodyDiv w:val="1"/>
      <w:marLeft w:val="0"/>
      <w:marRight w:val="0"/>
      <w:marTop w:val="0"/>
      <w:marBottom w:val="0"/>
      <w:divBdr>
        <w:top w:val="none" w:sz="0" w:space="0" w:color="auto"/>
        <w:left w:val="none" w:sz="0" w:space="0" w:color="auto"/>
        <w:bottom w:val="none" w:sz="0" w:space="0" w:color="auto"/>
        <w:right w:val="none" w:sz="0" w:space="0" w:color="auto"/>
      </w:divBdr>
    </w:div>
    <w:div w:id="605230237">
      <w:bodyDiv w:val="1"/>
      <w:marLeft w:val="0"/>
      <w:marRight w:val="0"/>
      <w:marTop w:val="0"/>
      <w:marBottom w:val="0"/>
      <w:divBdr>
        <w:top w:val="none" w:sz="0" w:space="0" w:color="auto"/>
        <w:left w:val="none" w:sz="0" w:space="0" w:color="auto"/>
        <w:bottom w:val="none" w:sz="0" w:space="0" w:color="auto"/>
        <w:right w:val="none" w:sz="0" w:space="0" w:color="auto"/>
      </w:divBdr>
    </w:div>
    <w:div w:id="678390333">
      <w:bodyDiv w:val="1"/>
      <w:marLeft w:val="0"/>
      <w:marRight w:val="0"/>
      <w:marTop w:val="0"/>
      <w:marBottom w:val="0"/>
      <w:divBdr>
        <w:top w:val="none" w:sz="0" w:space="0" w:color="auto"/>
        <w:left w:val="none" w:sz="0" w:space="0" w:color="auto"/>
        <w:bottom w:val="none" w:sz="0" w:space="0" w:color="auto"/>
        <w:right w:val="none" w:sz="0" w:space="0" w:color="auto"/>
      </w:divBdr>
    </w:div>
    <w:div w:id="681055362">
      <w:bodyDiv w:val="1"/>
      <w:marLeft w:val="0"/>
      <w:marRight w:val="0"/>
      <w:marTop w:val="0"/>
      <w:marBottom w:val="0"/>
      <w:divBdr>
        <w:top w:val="none" w:sz="0" w:space="0" w:color="auto"/>
        <w:left w:val="none" w:sz="0" w:space="0" w:color="auto"/>
        <w:bottom w:val="none" w:sz="0" w:space="0" w:color="auto"/>
        <w:right w:val="none" w:sz="0" w:space="0" w:color="auto"/>
      </w:divBdr>
    </w:div>
    <w:div w:id="729764652">
      <w:bodyDiv w:val="1"/>
      <w:marLeft w:val="0"/>
      <w:marRight w:val="0"/>
      <w:marTop w:val="0"/>
      <w:marBottom w:val="0"/>
      <w:divBdr>
        <w:top w:val="none" w:sz="0" w:space="0" w:color="auto"/>
        <w:left w:val="none" w:sz="0" w:space="0" w:color="auto"/>
        <w:bottom w:val="none" w:sz="0" w:space="0" w:color="auto"/>
        <w:right w:val="none" w:sz="0" w:space="0" w:color="auto"/>
      </w:divBdr>
    </w:div>
    <w:div w:id="911280448">
      <w:bodyDiv w:val="1"/>
      <w:marLeft w:val="0"/>
      <w:marRight w:val="0"/>
      <w:marTop w:val="0"/>
      <w:marBottom w:val="0"/>
      <w:divBdr>
        <w:top w:val="none" w:sz="0" w:space="0" w:color="auto"/>
        <w:left w:val="none" w:sz="0" w:space="0" w:color="auto"/>
        <w:bottom w:val="none" w:sz="0" w:space="0" w:color="auto"/>
        <w:right w:val="none" w:sz="0" w:space="0" w:color="auto"/>
      </w:divBdr>
    </w:div>
    <w:div w:id="927345069">
      <w:bodyDiv w:val="1"/>
      <w:marLeft w:val="0"/>
      <w:marRight w:val="0"/>
      <w:marTop w:val="0"/>
      <w:marBottom w:val="0"/>
      <w:divBdr>
        <w:top w:val="none" w:sz="0" w:space="0" w:color="auto"/>
        <w:left w:val="none" w:sz="0" w:space="0" w:color="auto"/>
        <w:bottom w:val="none" w:sz="0" w:space="0" w:color="auto"/>
        <w:right w:val="none" w:sz="0" w:space="0" w:color="auto"/>
      </w:divBdr>
    </w:div>
    <w:div w:id="936140453">
      <w:bodyDiv w:val="1"/>
      <w:marLeft w:val="0"/>
      <w:marRight w:val="0"/>
      <w:marTop w:val="0"/>
      <w:marBottom w:val="0"/>
      <w:divBdr>
        <w:top w:val="none" w:sz="0" w:space="0" w:color="auto"/>
        <w:left w:val="none" w:sz="0" w:space="0" w:color="auto"/>
        <w:bottom w:val="none" w:sz="0" w:space="0" w:color="auto"/>
        <w:right w:val="none" w:sz="0" w:space="0" w:color="auto"/>
      </w:divBdr>
    </w:div>
    <w:div w:id="967317251">
      <w:bodyDiv w:val="1"/>
      <w:marLeft w:val="0"/>
      <w:marRight w:val="0"/>
      <w:marTop w:val="0"/>
      <w:marBottom w:val="0"/>
      <w:divBdr>
        <w:top w:val="none" w:sz="0" w:space="0" w:color="auto"/>
        <w:left w:val="none" w:sz="0" w:space="0" w:color="auto"/>
        <w:bottom w:val="none" w:sz="0" w:space="0" w:color="auto"/>
        <w:right w:val="none" w:sz="0" w:space="0" w:color="auto"/>
      </w:divBdr>
    </w:div>
    <w:div w:id="1030842889">
      <w:bodyDiv w:val="1"/>
      <w:marLeft w:val="0"/>
      <w:marRight w:val="0"/>
      <w:marTop w:val="0"/>
      <w:marBottom w:val="0"/>
      <w:divBdr>
        <w:top w:val="none" w:sz="0" w:space="0" w:color="auto"/>
        <w:left w:val="none" w:sz="0" w:space="0" w:color="auto"/>
        <w:bottom w:val="none" w:sz="0" w:space="0" w:color="auto"/>
        <w:right w:val="none" w:sz="0" w:space="0" w:color="auto"/>
      </w:divBdr>
    </w:div>
    <w:div w:id="1082481968">
      <w:bodyDiv w:val="1"/>
      <w:marLeft w:val="0"/>
      <w:marRight w:val="0"/>
      <w:marTop w:val="0"/>
      <w:marBottom w:val="0"/>
      <w:divBdr>
        <w:top w:val="none" w:sz="0" w:space="0" w:color="auto"/>
        <w:left w:val="none" w:sz="0" w:space="0" w:color="auto"/>
        <w:bottom w:val="none" w:sz="0" w:space="0" w:color="auto"/>
        <w:right w:val="none" w:sz="0" w:space="0" w:color="auto"/>
      </w:divBdr>
    </w:div>
    <w:div w:id="1157110806">
      <w:bodyDiv w:val="1"/>
      <w:marLeft w:val="0"/>
      <w:marRight w:val="0"/>
      <w:marTop w:val="0"/>
      <w:marBottom w:val="0"/>
      <w:divBdr>
        <w:top w:val="none" w:sz="0" w:space="0" w:color="auto"/>
        <w:left w:val="none" w:sz="0" w:space="0" w:color="auto"/>
        <w:bottom w:val="none" w:sz="0" w:space="0" w:color="auto"/>
        <w:right w:val="none" w:sz="0" w:space="0" w:color="auto"/>
      </w:divBdr>
    </w:div>
    <w:div w:id="1158300091">
      <w:bodyDiv w:val="1"/>
      <w:marLeft w:val="0"/>
      <w:marRight w:val="0"/>
      <w:marTop w:val="0"/>
      <w:marBottom w:val="0"/>
      <w:divBdr>
        <w:top w:val="none" w:sz="0" w:space="0" w:color="auto"/>
        <w:left w:val="none" w:sz="0" w:space="0" w:color="auto"/>
        <w:bottom w:val="none" w:sz="0" w:space="0" w:color="auto"/>
        <w:right w:val="none" w:sz="0" w:space="0" w:color="auto"/>
      </w:divBdr>
    </w:div>
    <w:div w:id="1168137705">
      <w:bodyDiv w:val="1"/>
      <w:marLeft w:val="0"/>
      <w:marRight w:val="0"/>
      <w:marTop w:val="0"/>
      <w:marBottom w:val="0"/>
      <w:divBdr>
        <w:top w:val="none" w:sz="0" w:space="0" w:color="auto"/>
        <w:left w:val="none" w:sz="0" w:space="0" w:color="auto"/>
        <w:bottom w:val="none" w:sz="0" w:space="0" w:color="auto"/>
        <w:right w:val="none" w:sz="0" w:space="0" w:color="auto"/>
      </w:divBdr>
    </w:div>
    <w:div w:id="1179276730">
      <w:bodyDiv w:val="1"/>
      <w:marLeft w:val="0"/>
      <w:marRight w:val="0"/>
      <w:marTop w:val="0"/>
      <w:marBottom w:val="0"/>
      <w:divBdr>
        <w:top w:val="none" w:sz="0" w:space="0" w:color="auto"/>
        <w:left w:val="none" w:sz="0" w:space="0" w:color="auto"/>
        <w:bottom w:val="none" w:sz="0" w:space="0" w:color="auto"/>
        <w:right w:val="none" w:sz="0" w:space="0" w:color="auto"/>
      </w:divBdr>
    </w:div>
    <w:div w:id="1267155387">
      <w:bodyDiv w:val="1"/>
      <w:marLeft w:val="0"/>
      <w:marRight w:val="0"/>
      <w:marTop w:val="0"/>
      <w:marBottom w:val="0"/>
      <w:divBdr>
        <w:top w:val="none" w:sz="0" w:space="0" w:color="auto"/>
        <w:left w:val="none" w:sz="0" w:space="0" w:color="auto"/>
        <w:bottom w:val="none" w:sz="0" w:space="0" w:color="auto"/>
        <w:right w:val="none" w:sz="0" w:space="0" w:color="auto"/>
      </w:divBdr>
    </w:div>
    <w:div w:id="1315640497">
      <w:bodyDiv w:val="1"/>
      <w:marLeft w:val="0"/>
      <w:marRight w:val="0"/>
      <w:marTop w:val="0"/>
      <w:marBottom w:val="0"/>
      <w:divBdr>
        <w:top w:val="none" w:sz="0" w:space="0" w:color="auto"/>
        <w:left w:val="none" w:sz="0" w:space="0" w:color="auto"/>
        <w:bottom w:val="none" w:sz="0" w:space="0" w:color="auto"/>
        <w:right w:val="none" w:sz="0" w:space="0" w:color="auto"/>
      </w:divBdr>
    </w:div>
    <w:div w:id="1319384774">
      <w:bodyDiv w:val="1"/>
      <w:marLeft w:val="0"/>
      <w:marRight w:val="0"/>
      <w:marTop w:val="0"/>
      <w:marBottom w:val="0"/>
      <w:divBdr>
        <w:top w:val="none" w:sz="0" w:space="0" w:color="auto"/>
        <w:left w:val="none" w:sz="0" w:space="0" w:color="auto"/>
        <w:bottom w:val="none" w:sz="0" w:space="0" w:color="auto"/>
        <w:right w:val="none" w:sz="0" w:space="0" w:color="auto"/>
      </w:divBdr>
    </w:div>
    <w:div w:id="1428111237">
      <w:bodyDiv w:val="1"/>
      <w:marLeft w:val="0"/>
      <w:marRight w:val="0"/>
      <w:marTop w:val="0"/>
      <w:marBottom w:val="0"/>
      <w:divBdr>
        <w:top w:val="none" w:sz="0" w:space="0" w:color="auto"/>
        <w:left w:val="none" w:sz="0" w:space="0" w:color="auto"/>
        <w:bottom w:val="none" w:sz="0" w:space="0" w:color="auto"/>
        <w:right w:val="none" w:sz="0" w:space="0" w:color="auto"/>
      </w:divBdr>
    </w:div>
    <w:div w:id="1460227676">
      <w:bodyDiv w:val="1"/>
      <w:marLeft w:val="0"/>
      <w:marRight w:val="0"/>
      <w:marTop w:val="0"/>
      <w:marBottom w:val="0"/>
      <w:divBdr>
        <w:top w:val="none" w:sz="0" w:space="0" w:color="auto"/>
        <w:left w:val="none" w:sz="0" w:space="0" w:color="auto"/>
        <w:bottom w:val="none" w:sz="0" w:space="0" w:color="auto"/>
        <w:right w:val="none" w:sz="0" w:space="0" w:color="auto"/>
      </w:divBdr>
    </w:div>
    <w:div w:id="1613122136">
      <w:bodyDiv w:val="1"/>
      <w:marLeft w:val="0"/>
      <w:marRight w:val="0"/>
      <w:marTop w:val="0"/>
      <w:marBottom w:val="0"/>
      <w:divBdr>
        <w:top w:val="none" w:sz="0" w:space="0" w:color="auto"/>
        <w:left w:val="none" w:sz="0" w:space="0" w:color="auto"/>
        <w:bottom w:val="none" w:sz="0" w:space="0" w:color="auto"/>
        <w:right w:val="none" w:sz="0" w:space="0" w:color="auto"/>
      </w:divBdr>
    </w:div>
    <w:div w:id="1627538167">
      <w:bodyDiv w:val="1"/>
      <w:marLeft w:val="0"/>
      <w:marRight w:val="0"/>
      <w:marTop w:val="0"/>
      <w:marBottom w:val="0"/>
      <w:divBdr>
        <w:top w:val="none" w:sz="0" w:space="0" w:color="auto"/>
        <w:left w:val="none" w:sz="0" w:space="0" w:color="auto"/>
        <w:bottom w:val="none" w:sz="0" w:space="0" w:color="auto"/>
        <w:right w:val="none" w:sz="0" w:space="0" w:color="auto"/>
      </w:divBdr>
    </w:div>
    <w:div w:id="1687125173">
      <w:bodyDiv w:val="1"/>
      <w:marLeft w:val="0"/>
      <w:marRight w:val="0"/>
      <w:marTop w:val="0"/>
      <w:marBottom w:val="0"/>
      <w:divBdr>
        <w:top w:val="none" w:sz="0" w:space="0" w:color="auto"/>
        <w:left w:val="none" w:sz="0" w:space="0" w:color="auto"/>
        <w:bottom w:val="none" w:sz="0" w:space="0" w:color="auto"/>
        <w:right w:val="none" w:sz="0" w:space="0" w:color="auto"/>
      </w:divBdr>
    </w:div>
    <w:div w:id="1795369103">
      <w:bodyDiv w:val="1"/>
      <w:marLeft w:val="0"/>
      <w:marRight w:val="0"/>
      <w:marTop w:val="0"/>
      <w:marBottom w:val="0"/>
      <w:divBdr>
        <w:top w:val="none" w:sz="0" w:space="0" w:color="auto"/>
        <w:left w:val="none" w:sz="0" w:space="0" w:color="auto"/>
        <w:bottom w:val="none" w:sz="0" w:space="0" w:color="auto"/>
        <w:right w:val="none" w:sz="0" w:space="0" w:color="auto"/>
      </w:divBdr>
    </w:div>
    <w:div w:id="1810050709">
      <w:bodyDiv w:val="1"/>
      <w:marLeft w:val="0"/>
      <w:marRight w:val="0"/>
      <w:marTop w:val="0"/>
      <w:marBottom w:val="0"/>
      <w:divBdr>
        <w:top w:val="none" w:sz="0" w:space="0" w:color="auto"/>
        <w:left w:val="none" w:sz="0" w:space="0" w:color="auto"/>
        <w:bottom w:val="none" w:sz="0" w:space="0" w:color="auto"/>
        <w:right w:val="none" w:sz="0" w:space="0" w:color="auto"/>
      </w:divBdr>
    </w:div>
    <w:div w:id="1931156988">
      <w:bodyDiv w:val="1"/>
      <w:marLeft w:val="0"/>
      <w:marRight w:val="0"/>
      <w:marTop w:val="0"/>
      <w:marBottom w:val="0"/>
      <w:divBdr>
        <w:top w:val="none" w:sz="0" w:space="0" w:color="auto"/>
        <w:left w:val="none" w:sz="0" w:space="0" w:color="auto"/>
        <w:bottom w:val="none" w:sz="0" w:space="0" w:color="auto"/>
        <w:right w:val="none" w:sz="0" w:space="0" w:color="auto"/>
      </w:divBdr>
    </w:div>
    <w:div w:id="1932813908">
      <w:bodyDiv w:val="1"/>
      <w:marLeft w:val="0"/>
      <w:marRight w:val="0"/>
      <w:marTop w:val="0"/>
      <w:marBottom w:val="0"/>
      <w:divBdr>
        <w:top w:val="none" w:sz="0" w:space="0" w:color="auto"/>
        <w:left w:val="none" w:sz="0" w:space="0" w:color="auto"/>
        <w:bottom w:val="none" w:sz="0" w:space="0" w:color="auto"/>
        <w:right w:val="none" w:sz="0" w:space="0" w:color="auto"/>
      </w:divBdr>
    </w:div>
    <w:div w:id="1973175350">
      <w:bodyDiv w:val="1"/>
      <w:marLeft w:val="0"/>
      <w:marRight w:val="0"/>
      <w:marTop w:val="0"/>
      <w:marBottom w:val="0"/>
      <w:divBdr>
        <w:top w:val="none" w:sz="0" w:space="0" w:color="auto"/>
        <w:left w:val="none" w:sz="0" w:space="0" w:color="auto"/>
        <w:bottom w:val="none" w:sz="0" w:space="0" w:color="auto"/>
        <w:right w:val="none" w:sz="0" w:space="0" w:color="auto"/>
      </w:divBdr>
    </w:div>
    <w:div w:id="1984889959">
      <w:bodyDiv w:val="1"/>
      <w:marLeft w:val="0"/>
      <w:marRight w:val="0"/>
      <w:marTop w:val="0"/>
      <w:marBottom w:val="0"/>
      <w:divBdr>
        <w:top w:val="none" w:sz="0" w:space="0" w:color="auto"/>
        <w:left w:val="none" w:sz="0" w:space="0" w:color="auto"/>
        <w:bottom w:val="none" w:sz="0" w:space="0" w:color="auto"/>
        <w:right w:val="none" w:sz="0" w:space="0" w:color="auto"/>
      </w:divBdr>
    </w:div>
    <w:div w:id="2074741963">
      <w:bodyDiv w:val="1"/>
      <w:marLeft w:val="0"/>
      <w:marRight w:val="0"/>
      <w:marTop w:val="0"/>
      <w:marBottom w:val="0"/>
      <w:divBdr>
        <w:top w:val="none" w:sz="0" w:space="0" w:color="auto"/>
        <w:left w:val="none" w:sz="0" w:space="0" w:color="auto"/>
        <w:bottom w:val="none" w:sz="0" w:space="0" w:color="auto"/>
        <w:right w:val="none" w:sz="0" w:space="0" w:color="auto"/>
      </w:divBdr>
    </w:div>
    <w:div w:id="2098594804">
      <w:bodyDiv w:val="1"/>
      <w:marLeft w:val="0"/>
      <w:marRight w:val="0"/>
      <w:marTop w:val="0"/>
      <w:marBottom w:val="0"/>
      <w:divBdr>
        <w:top w:val="none" w:sz="0" w:space="0" w:color="auto"/>
        <w:left w:val="none" w:sz="0" w:space="0" w:color="auto"/>
        <w:bottom w:val="none" w:sz="0" w:space="0" w:color="auto"/>
        <w:right w:val="none" w:sz="0" w:space="0" w:color="auto"/>
      </w:divBdr>
    </w:div>
    <w:div w:id="2126533084">
      <w:bodyDiv w:val="1"/>
      <w:marLeft w:val="0"/>
      <w:marRight w:val="0"/>
      <w:marTop w:val="0"/>
      <w:marBottom w:val="0"/>
      <w:divBdr>
        <w:top w:val="none" w:sz="0" w:space="0" w:color="auto"/>
        <w:left w:val="none" w:sz="0" w:space="0" w:color="auto"/>
        <w:bottom w:val="none" w:sz="0" w:space="0" w:color="auto"/>
        <w:right w:val="none" w:sz="0" w:space="0" w:color="auto"/>
      </w:divBdr>
    </w:div>
    <w:div w:id="213386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F8068362C98E4090241F3FDCCFACE4" ma:contentTypeVersion="16" ma:contentTypeDescription="Create a new document." ma:contentTypeScope="" ma:versionID="5b1ba11d137e30639bfb1d8c6acff376">
  <xsd:schema xmlns:xsd="http://www.w3.org/2001/XMLSchema" xmlns:xs="http://www.w3.org/2001/XMLSchema" xmlns:p="http://schemas.microsoft.com/office/2006/metadata/properties" xmlns:ns3="de225f67-67ab-4522-a386-825400a5086a" xmlns:ns4="b83ac972-3b94-40a3-b5bc-0d06e3f805a2" targetNamespace="http://schemas.microsoft.com/office/2006/metadata/properties" ma:root="true" ma:fieldsID="508a11de5d195a566d89c6e3bbcc561f" ns3:_="" ns4:_="">
    <xsd:import namespace="de225f67-67ab-4522-a386-825400a5086a"/>
    <xsd:import namespace="b83ac972-3b94-40a3-b5bc-0d06e3f805a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225f67-67ab-4522-a386-825400a508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descrip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3ac972-3b94-40a3-b5bc-0d06e3f805a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e225f67-67ab-4522-a386-825400a5086a" xsi:nil="true"/>
  </documentManagement>
</p:properties>
</file>

<file path=customXml/itemProps1.xml><?xml version="1.0" encoding="utf-8"?>
<ds:datastoreItem xmlns:ds="http://schemas.openxmlformats.org/officeDocument/2006/customXml" ds:itemID="{6756B45D-A327-44E6-B376-54DF86F37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225f67-67ab-4522-a386-825400a5086a"/>
    <ds:schemaRef ds:uri="b83ac972-3b94-40a3-b5bc-0d06e3f805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44A98B-2EAD-4F9F-A647-EFC52C19972D}">
  <ds:schemaRefs>
    <ds:schemaRef ds:uri="http://schemas.openxmlformats.org/officeDocument/2006/bibliography"/>
  </ds:schemaRefs>
</ds:datastoreItem>
</file>

<file path=customXml/itemProps3.xml><?xml version="1.0" encoding="utf-8"?>
<ds:datastoreItem xmlns:ds="http://schemas.openxmlformats.org/officeDocument/2006/customXml" ds:itemID="{682635FF-F72A-4EEC-A99E-476E391F2067}">
  <ds:schemaRefs>
    <ds:schemaRef ds:uri="http://schemas.microsoft.com/sharepoint/v3/contenttype/forms"/>
  </ds:schemaRefs>
</ds:datastoreItem>
</file>

<file path=customXml/itemProps4.xml><?xml version="1.0" encoding="utf-8"?>
<ds:datastoreItem xmlns:ds="http://schemas.openxmlformats.org/officeDocument/2006/customXml" ds:itemID="{AE710450-A04D-4576-8901-26A70BF66DD0}">
  <ds:schemaRefs>
    <ds:schemaRef ds:uri="http://schemas.microsoft.com/office/2006/metadata/properties"/>
    <ds:schemaRef ds:uri="http://schemas.microsoft.com/office/infopath/2007/PartnerControls"/>
    <ds:schemaRef ds:uri="de225f67-67ab-4522-a386-825400a5086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6088</Words>
  <Characters>33673</Characters>
  <Application>Microsoft Office Word</Application>
  <DocSecurity>0</DocSecurity>
  <Lines>1772</Lines>
  <Paragraphs>1204</Paragraphs>
  <ScaleCrop>false</ScaleCrop>
  <Company/>
  <LinksUpToDate>false</LinksUpToDate>
  <CharactersWithSpaces>38557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Xue</dc:creator>
  <cp:keywords/>
  <dc:description/>
  <cp:lastModifiedBy>Yang, Xue</cp:lastModifiedBy>
  <cp:revision>2</cp:revision>
  <dcterms:created xsi:type="dcterms:W3CDTF">2023-10-17T00:29:00Z</dcterms:created>
  <dcterms:modified xsi:type="dcterms:W3CDTF">2023-10-17T00:29:00Z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83afc50e27cc427cda3b9708170918d9265b4af5f63154c3ad7ecc9b8ca4dd44</vt:lpwstr>
  </property>
  <property fmtid="{D5CDD505-2E9C-101B-9397-08002B2CF9AE}" pid="3" name="ContentTypeId">
    <vt:lpwstr>0x01010069F8068362C98E4090241F3FDCCFACE4</vt:lpwstr>
  </property>
</Properties>
</file>